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0BE28" w14:textId="77777777" w:rsidR="00361AB2" w:rsidRPr="00934FFB" w:rsidRDefault="00361AB2" w:rsidP="00361AB2">
      <w:pPr>
        <w:ind w:left="11"/>
        <w:jc w:val="center"/>
        <w:rPr>
          <w:b/>
        </w:rPr>
      </w:pPr>
      <w:bookmarkStart w:id="0" w:name="_heading=h.gjdgxs" w:colFirst="0" w:colLast="0"/>
      <w:bookmarkStart w:id="1" w:name="_Toc169331521"/>
      <w:bookmarkEnd w:id="0"/>
      <w:r w:rsidRPr="00934FFB">
        <w:rPr>
          <w:b/>
        </w:rPr>
        <w:t>BỘ TÀI NGUYÊN VÀ MÔI TRƯỜNG</w:t>
      </w:r>
    </w:p>
    <w:p w14:paraId="528BE44A" w14:textId="77777777" w:rsidR="00361AB2" w:rsidRPr="00934FFB" w:rsidRDefault="00361AB2" w:rsidP="00361AB2">
      <w:pPr>
        <w:ind w:left="11"/>
        <w:jc w:val="center"/>
        <w:rPr>
          <w:b/>
        </w:rPr>
      </w:pPr>
      <w:r w:rsidRPr="00934FFB">
        <w:rPr>
          <w:b/>
        </w:rPr>
        <w:t>CỤC KHÍ TƯỢNG THỦY VĂN VÀ BIẾN ĐỔI KHÍ HẬU</w:t>
      </w:r>
    </w:p>
    <w:p w14:paraId="5BC1C9F7" w14:textId="77777777" w:rsidR="00361AB2" w:rsidRPr="00934FFB" w:rsidRDefault="00361AB2" w:rsidP="00361AB2">
      <w:pPr>
        <w:ind w:left="11"/>
        <w:jc w:val="center"/>
        <w:rPr>
          <w:b/>
        </w:rPr>
      </w:pPr>
      <w:r w:rsidRPr="00934FFB">
        <w:rPr>
          <w:b/>
        </w:rPr>
        <w:t xml:space="preserve">Dự án: “Việt Nam: Xây dựng Báo cáo cập nhật hai năm một lần </w:t>
      </w:r>
    </w:p>
    <w:p w14:paraId="346DF5D4" w14:textId="77777777" w:rsidR="00361AB2" w:rsidRPr="00934FFB" w:rsidRDefault="00361AB2" w:rsidP="00361AB2">
      <w:pPr>
        <w:ind w:left="11"/>
        <w:jc w:val="center"/>
        <w:rPr>
          <w:b/>
        </w:rPr>
      </w:pPr>
      <w:r w:rsidRPr="00934FFB">
        <w:rPr>
          <w:b/>
        </w:rPr>
        <w:t>lần thứ ba cho UNFCCC”</w:t>
      </w:r>
    </w:p>
    <w:p w14:paraId="797C8B79" w14:textId="77777777" w:rsidR="00361AB2" w:rsidRPr="00934FFB" w:rsidRDefault="00361AB2" w:rsidP="00361AB2">
      <w:pPr>
        <w:spacing w:before="120" w:after="120"/>
        <w:ind w:firstLine="14"/>
        <w:jc w:val="center"/>
        <w:rPr>
          <w:b/>
        </w:rPr>
      </w:pPr>
      <w:r w:rsidRPr="00934FFB">
        <w:rPr>
          <w:noProof/>
        </w:rPr>
        <mc:AlternateContent>
          <mc:Choice Requires="wps">
            <w:drawing>
              <wp:anchor distT="4294967295" distB="4294967295" distL="114300" distR="114300" simplePos="0" relativeHeight="251659264" behindDoc="0" locked="0" layoutInCell="1" hidden="0" allowOverlap="1" wp14:anchorId="25BB5C10" wp14:editId="1FC79CAB">
                <wp:simplePos x="0" y="0"/>
                <wp:positionH relativeFrom="column">
                  <wp:posOffset>1727200</wp:posOffset>
                </wp:positionH>
                <wp:positionV relativeFrom="paragraph">
                  <wp:posOffset>68596</wp:posOffset>
                </wp:positionV>
                <wp:extent cx="0" cy="19050"/>
                <wp:effectExtent l="0" t="0" r="0" b="0"/>
                <wp:wrapNone/>
                <wp:docPr id="20" name="Straight Arrow Connector 20"/>
                <wp:cNvGraphicFramePr/>
                <a:graphic xmlns:a="http://schemas.openxmlformats.org/drawingml/2006/main">
                  <a:graphicData uri="http://schemas.microsoft.com/office/word/2010/wordprocessingShape">
                    <wps:wsp>
                      <wps:cNvCnPr/>
                      <wps:spPr>
                        <a:xfrm>
                          <a:off x="4317300" y="3780000"/>
                          <a:ext cx="2057400" cy="0"/>
                        </a:xfrm>
                        <a:prstGeom prst="straightConnector1">
                          <a:avLst/>
                        </a:prstGeom>
                        <a:noFill/>
                        <a:ln w="19050" cap="flat" cmpd="sng">
                          <a:solidFill>
                            <a:srgbClr val="000000"/>
                          </a:solidFill>
                          <a:prstDash val="dash"/>
                          <a:round/>
                          <a:headEnd type="none" w="med" len="med"/>
                          <a:tailEnd type="none" w="med" len="med"/>
                        </a:ln>
                      </wps:spPr>
                      <wps:bodyPr/>
                    </wps:wsp>
                  </a:graphicData>
                </a:graphic>
              </wp:anchor>
            </w:drawing>
          </mc:Choice>
          <mc:Fallback>
            <w:pict>
              <v:shapetype w14:anchorId="37167966" id="_x0000_t32" coordsize="21600,21600" o:spt="32" o:oned="t" path="m,l21600,21600e" filled="f">
                <v:path arrowok="t" fillok="f" o:connecttype="none"/>
                <o:lock v:ext="edit" shapetype="t"/>
              </v:shapetype>
              <v:shape id="Straight Arrow Connector 20" o:spid="_x0000_s1026" type="#_x0000_t32" style="position:absolute;margin-left:136pt;margin-top:5.4pt;width:0;height:1.5pt;z-index:251659264;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" strokeweight="1.5pt">
                <v:stroke dashstyle="dash"/>
              </v:shape>
            </w:pict>
          </mc:Fallback>
        </mc:AlternateContent>
      </w:r>
    </w:p>
    <w:p w14:paraId="39FF8968" w14:textId="77777777" w:rsidR="00361AB2" w:rsidRPr="00934FFB" w:rsidRDefault="00361AB2" w:rsidP="00361AB2">
      <w:pPr>
        <w:spacing w:before="120" w:after="120"/>
        <w:ind w:firstLine="14"/>
        <w:jc w:val="center"/>
        <w:rPr>
          <w:b/>
        </w:rPr>
      </w:pPr>
    </w:p>
    <w:p w14:paraId="1B473CB7" w14:textId="77777777" w:rsidR="00361AB2" w:rsidRPr="00934FFB" w:rsidRDefault="00361AB2" w:rsidP="00361AB2">
      <w:pPr>
        <w:spacing w:before="120" w:after="120"/>
        <w:ind w:firstLine="14"/>
        <w:jc w:val="center"/>
        <w:rPr>
          <w:sz w:val="32"/>
          <w:szCs w:val="32"/>
        </w:rPr>
      </w:pPr>
    </w:p>
    <w:p w14:paraId="16F0FB78" w14:textId="77777777" w:rsidR="00361AB2" w:rsidRPr="00934FFB" w:rsidRDefault="00361AB2" w:rsidP="00361AB2">
      <w:pPr>
        <w:spacing w:before="120" w:after="120"/>
        <w:ind w:firstLine="14"/>
        <w:jc w:val="center"/>
        <w:rPr>
          <w:b/>
          <w:sz w:val="48"/>
          <w:szCs w:val="48"/>
        </w:rPr>
      </w:pPr>
      <w:r w:rsidRPr="00934FFB">
        <w:rPr>
          <w:b/>
          <w:sz w:val="48"/>
          <w:szCs w:val="48"/>
        </w:rPr>
        <w:t>BÁO CÁO</w:t>
      </w:r>
    </w:p>
    <w:p w14:paraId="35EBECE8" w14:textId="77777777" w:rsidR="00361AB2" w:rsidRPr="00FB678E" w:rsidRDefault="00361AB2" w:rsidP="00361AB2">
      <w:pPr>
        <w:ind w:firstLine="14"/>
        <w:jc w:val="center"/>
        <w:rPr>
          <w:rFonts w:eastAsia="Arial"/>
          <w:b/>
          <w:sz w:val="36"/>
          <w:szCs w:val="36"/>
        </w:rPr>
      </w:pPr>
      <w:r w:rsidRPr="00FB678E">
        <w:rPr>
          <w:rFonts w:eastAsia="Arial"/>
          <w:b/>
          <w:sz w:val="36"/>
          <w:szCs w:val="36"/>
        </w:rPr>
        <w:t>KIỂM KÊ PHÁT THẢI KHÍ NHÀ KÍNH NĂM</w:t>
      </w:r>
      <w:sdt>
        <w:sdtPr>
          <w:tag w:val="goog_rdk_0"/>
          <w:id w:val="809598646"/>
        </w:sdtPr>
        <w:sdtContent>
          <w:r w:rsidRPr="00FB678E">
            <w:t xml:space="preserve"> </w:t>
          </w:r>
        </w:sdtContent>
      </w:sdt>
      <w:sdt>
        <w:sdtPr>
          <w:tag w:val="goog_rdk_1"/>
          <w:id w:val="1706289936"/>
        </w:sdtPr>
        <w:sdtContent>
          <w:r w:rsidRPr="00FB678E">
            <w:rPr>
              <w:rFonts w:eastAsia="Arial"/>
              <w:b/>
              <w:sz w:val="36"/>
              <w:szCs w:val="36"/>
            </w:rPr>
            <w:t>2018, 2020</w:t>
          </w:r>
        </w:sdtContent>
      </w:sdt>
      <w:r w:rsidRPr="00FB678E">
        <w:rPr>
          <w:rFonts w:eastAsia="Arial"/>
          <w:b/>
          <w:sz w:val="36"/>
          <w:szCs w:val="36"/>
        </w:rPr>
        <w:t xml:space="preserve"> CHO LĨNH VỰC CÁC QUÁ TRÌNH CÔNG NGHIỆP VÀ SỬ DỤNG SẢN PHẨM (IPPU) TẠI VIỆT NAM</w:t>
      </w:r>
    </w:p>
    <w:p w14:paraId="36EC509B" w14:textId="77777777" w:rsidR="00361AB2" w:rsidRPr="00934FFB" w:rsidRDefault="00361AB2" w:rsidP="00361AB2">
      <w:pPr>
        <w:spacing w:before="120" w:after="120"/>
        <w:ind w:firstLine="14"/>
        <w:rPr>
          <w:b/>
        </w:rPr>
      </w:pPr>
    </w:p>
    <w:p w14:paraId="22DD195C" w14:textId="77777777" w:rsidR="00361AB2" w:rsidRPr="00934FFB" w:rsidRDefault="00361AB2" w:rsidP="00361AB2">
      <w:pPr>
        <w:spacing w:before="120" w:after="120"/>
        <w:ind w:firstLine="14"/>
        <w:rPr>
          <w:b/>
        </w:rPr>
      </w:pPr>
    </w:p>
    <w:p w14:paraId="1722AA1A" w14:textId="77777777" w:rsidR="00361AB2" w:rsidRPr="00934FFB" w:rsidRDefault="00361AB2" w:rsidP="00361AB2">
      <w:pPr>
        <w:spacing w:before="120" w:after="120"/>
        <w:ind w:firstLine="14"/>
        <w:jc w:val="center"/>
        <w:rPr>
          <w:b/>
        </w:rPr>
      </w:pPr>
    </w:p>
    <w:p w14:paraId="27E46C75" w14:textId="77777777" w:rsidR="00361AB2" w:rsidRPr="00934FFB" w:rsidRDefault="00361AB2" w:rsidP="00361AB2">
      <w:pPr>
        <w:spacing w:before="120" w:after="120"/>
        <w:ind w:firstLine="14"/>
        <w:jc w:val="center"/>
        <w:rPr>
          <w:b/>
        </w:rPr>
      </w:pPr>
    </w:p>
    <w:p w14:paraId="01218326" w14:textId="77777777" w:rsidR="00361AB2" w:rsidRPr="00934FFB" w:rsidRDefault="00361AB2" w:rsidP="00361AB2">
      <w:pPr>
        <w:spacing w:before="120" w:after="120"/>
        <w:ind w:firstLine="14"/>
        <w:jc w:val="center"/>
        <w:rPr>
          <w:b/>
        </w:rPr>
      </w:pPr>
    </w:p>
    <w:p w14:paraId="7DB0F695" w14:textId="77777777" w:rsidR="00361AB2" w:rsidRPr="00934FFB" w:rsidRDefault="00361AB2" w:rsidP="00361AB2">
      <w:pPr>
        <w:spacing w:before="120" w:after="120"/>
        <w:ind w:firstLine="14"/>
        <w:jc w:val="center"/>
        <w:rPr>
          <w:b/>
        </w:rPr>
      </w:pPr>
    </w:p>
    <w:p w14:paraId="08F0B1A9" w14:textId="77777777" w:rsidR="00361AB2" w:rsidRPr="00934FFB" w:rsidRDefault="00361AB2" w:rsidP="00361AB2">
      <w:pPr>
        <w:spacing w:before="120" w:after="120"/>
        <w:ind w:firstLine="14"/>
        <w:jc w:val="center"/>
        <w:rPr>
          <w:b/>
        </w:rPr>
      </w:pPr>
    </w:p>
    <w:p w14:paraId="14DC6542" w14:textId="77777777" w:rsidR="00361AB2" w:rsidRDefault="00361AB2" w:rsidP="00361AB2">
      <w:pPr>
        <w:spacing w:before="120" w:after="120"/>
        <w:ind w:firstLine="14"/>
        <w:jc w:val="center"/>
        <w:rPr>
          <w:b/>
        </w:rPr>
      </w:pPr>
    </w:p>
    <w:p w14:paraId="5A6DBF81" w14:textId="77777777" w:rsidR="00063291" w:rsidRDefault="00063291" w:rsidP="00361AB2">
      <w:pPr>
        <w:spacing w:before="120" w:after="120"/>
        <w:ind w:firstLine="14"/>
        <w:jc w:val="center"/>
        <w:rPr>
          <w:b/>
        </w:rPr>
      </w:pPr>
    </w:p>
    <w:p w14:paraId="43D1D873" w14:textId="77777777" w:rsidR="00063291" w:rsidRDefault="00063291" w:rsidP="00361AB2">
      <w:pPr>
        <w:spacing w:before="120" w:after="120"/>
        <w:ind w:firstLine="14"/>
        <w:jc w:val="center"/>
        <w:rPr>
          <w:b/>
        </w:rPr>
      </w:pPr>
    </w:p>
    <w:p w14:paraId="4233C382" w14:textId="77777777" w:rsidR="00063291" w:rsidRDefault="00063291" w:rsidP="00361AB2">
      <w:pPr>
        <w:spacing w:before="120" w:after="120"/>
        <w:ind w:firstLine="14"/>
        <w:jc w:val="center"/>
        <w:rPr>
          <w:b/>
        </w:rPr>
      </w:pPr>
    </w:p>
    <w:p w14:paraId="70803FEC" w14:textId="77777777" w:rsidR="00063291" w:rsidRDefault="00063291" w:rsidP="00361AB2">
      <w:pPr>
        <w:spacing w:before="120" w:after="120"/>
        <w:ind w:firstLine="14"/>
        <w:jc w:val="center"/>
        <w:rPr>
          <w:b/>
        </w:rPr>
      </w:pPr>
    </w:p>
    <w:p w14:paraId="2DFBA68E" w14:textId="77777777" w:rsidR="00063291" w:rsidRDefault="00063291" w:rsidP="00361AB2">
      <w:pPr>
        <w:spacing w:before="120" w:after="120"/>
        <w:ind w:firstLine="14"/>
        <w:jc w:val="center"/>
        <w:rPr>
          <w:b/>
        </w:rPr>
      </w:pPr>
    </w:p>
    <w:p w14:paraId="4195DEED" w14:textId="77777777" w:rsidR="00063291" w:rsidRDefault="00063291" w:rsidP="00361AB2">
      <w:pPr>
        <w:spacing w:before="120" w:after="120"/>
        <w:ind w:firstLine="14"/>
        <w:jc w:val="center"/>
        <w:rPr>
          <w:b/>
        </w:rPr>
      </w:pPr>
    </w:p>
    <w:p w14:paraId="6D3EF595" w14:textId="77777777" w:rsidR="00063291" w:rsidRDefault="00063291" w:rsidP="00361AB2">
      <w:pPr>
        <w:spacing w:before="120" w:after="120"/>
        <w:ind w:firstLine="14"/>
        <w:jc w:val="center"/>
        <w:rPr>
          <w:b/>
        </w:rPr>
      </w:pPr>
    </w:p>
    <w:p w14:paraId="41EA2D4C" w14:textId="77777777" w:rsidR="00063291" w:rsidRDefault="00063291" w:rsidP="00361AB2">
      <w:pPr>
        <w:spacing w:before="120" w:after="120"/>
        <w:ind w:firstLine="14"/>
        <w:jc w:val="center"/>
        <w:rPr>
          <w:b/>
        </w:rPr>
      </w:pPr>
    </w:p>
    <w:p w14:paraId="04DB5127" w14:textId="77777777" w:rsidR="00063291" w:rsidRPr="00934FFB" w:rsidRDefault="00063291" w:rsidP="00695D91">
      <w:pPr>
        <w:spacing w:before="120" w:after="120"/>
        <w:rPr>
          <w:b/>
        </w:rPr>
      </w:pPr>
    </w:p>
    <w:p w14:paraId="662545AE" w14:textId="77777777" w:rsidR="00361AB2" w:rsidRPr="00934FFB" w:rsidRDefault="00361AB2" w:rsidP="00361AB2">
      <w:pPr>
        <w:spacing w:before="120" w:after="120"/>
        <w:ind w:firstLine="14"/>
        <w:jc w:val="center"/>
        <w:rPr>
          <w:b/>
        </w:rPr>
      </w:pPr>
    </w:p>
    <w:p w14:paraId="3EEF0099" w14:textId="77777777" w:rsidR="00361AB2" w:rsidRPr="00934FFB" w:rsidRDefault="00361AB2" w:rsidP="00361AB2">
      <w:pPr>
        <w:spacing w:before="120" w:after="120"/>
        <w:ind w:firstLine="14"/>
        <w:jc w:val="center"/>
        <w:rPr>
          <w:b/>
        </w:rPr>
      </w:pPr>
      <w:r w:rsidRPr="00934FFB">
        <w:rPr>
          <w:b/>
        </w:rPr>
        <w:t>Hà Nội – 2023</w:t>
      </w:r>
    </w:p>
    <w:p w14:paraId="71F6C5FF" w14:textId="37452E7A" w:rsidR="00361AB2" w:rsidRPr="00934FFB" w:rsidRDefault="00361AB2" w:rsidP="00361AB2">
      <w:pPr>
        <w:spacing w:before="120" w:after="120" w:line="288" w:lineRule="auto"/>
        <w:jc w:val="center"/>
        <w:sectPr w:rsidR="00361AB2" w:rsidRPr="00934FFB" w:rsidSect="00361AB2">
          <w:footerReference w:type="default" r:id="rId8"/>
          <w:pgSz w:w="11907" w:h="16840"/>
          <w:pgMar w:top="1418" w:right="1134" w:bottom="1134" w:left="1701" w:header="720" w:footer="720" w:gutter="0"/>
          <w:pgNumType w:start="1"/>
          <w:cols w:space="720"/>
        </w:sectPr>
      </w:pPr>
    </w:p>
    <w:p w14:paraId="2316AE5E" w14:textId="77777777" w:rsidR="00361AB2" w:rsidRPr="00934FFB" w:rsidRDefault="00361AB2" w:rsidP="00361AB2">
      <w:pPr>
        <w:spacing w:before="120" w:after="120" w:line="288" w:lineRule="auto"/>
        <w:jc w:val="center"/>
        <w:rPr>
          <w:b/>
        </w:rPr>
      </w:pPr>
      <w:r w:rsidRPr="00934FFB">
        <w:rPr>
          <w:b/>
        </w:rPr>
        <w:lastRenderedPageBreak/>
        <w:t>MỤC LỤC</w:t>
      </w:r>
    </w:p>
    <w:sdt>
      <w:sdtPr>
        <w:rPr>
          <w:rFonts w:ascii="Times New Roman" w:eastAsia="MS Mincho" w:hAnsi="Times New Roman"/>
          <w:b w:val="0"/>
          <w:bCs w:val="0"/>
          <w:color w:val="auto"/>
          <w:szCs w:val="22"/>
          <w:lang w:val="vi-VN"/>
        </w:rPr>
        <w:id w:val="-2135084226"/>
        <w:docPartObj>
          <w:docPartGallery w:val="Table of Contents"/>
          <w:docPartUnique/>
        </w:docPartObj>
      </w:sdtPr>
      <w:sdtEndPr>
        <w:rPr>
          <w:rFonts w:eastAsia="Times New Roman"/>
          <w:noProof/>
          <w:szCs w:val="24"/>
          <w:lang w:val="en-US"/>
        </w:rPr>
      </w:sdtEndPr>
      <w:sdtContent>
        <w:p w14:paraId="382C00D3" w14:textId="77777777" w:rsidR="00361AB2" w:rsidRPr="00934FFB" w:rsidRDefault="00361AB2" w:rsidP="00361AB2">
          <w:pPr>
            <w:pStyle w:val="TOCHeading"/>
          </w:pPr>
        </w:p>
        <w:p w14:paraId="0B286CBB" w14:textId="77777777" w:rsidR="00361AB2" w:rsidRDefault="00361AB2" w:rsidP="00361AB2">
          <w:pPr>
            <w:pStyle w:val="TOC1"/>
            <w:tabs>
              <w:tab w:val="clear" w:pos="9072"/>
              <w:tab w:val="right" w:leader="dot" w:pos="9062"/>
            </w:tabs>
            <w:rPr>
              <w:rFonts w:asciiTheme="minorHAnsi" w:eastAsiaTheme="minorEastAsia" w:hAnsiTheme="minorHAnsi" w:cstheme="minorBidi"/>
              <w:noProof/>
              <w:kern w:val="2"/>
              <w:sz w:val="22"/>
              <w:lang w:val="en-US"/>
              <w14:ligatures w14:val="standardContextual"/>
            </w:rPr>
          </w:pPr>
          <w:r w:rsidRPr="00934FFB">
            <w:fldChar w:fldCharType="begin"/>
          </w:r>
          <w:r w:rsidRPr="00934FFB">
            <w:instrText xml:space="preserve"> TOC \o "1-4" \h \z \u </w:instrText>
          </w:r>
          <w:r w:rsidRPr="00934FFB">
            <w:fldChar w:fldCharType="separate"/>
          </w:r>
          <w:hyperlink w:anchor="_Toc172583531" w:history="1">
            <w:r w:rsidRPr="00710961">
              <w:rPr>
                <w:rStyle w:val="Hyperlink"/>
                <w:noProof/>
                <w:lang w:val="en-US"/>
              </w:rPr>
              <w:t>DANH MỤC TỪ VIẾT TẮT</w:t>
            </w:r>
            <w:r>
              <w:rPr>
                <w:noProof/>
                <w:webHidden/>
              </w:rPr>
              <w:tab/>
            </w:r>
            <w:r>
              <w:rPr>
                <w:noProof/>
                <w:webHidden/>
              </w:rPr>
              <w:fldChar w:fldCharType="begin"/>
            </w:r>
            <w:r>
              <w:rPr>
                <w:noProof/>
                <w:webHidden/>
              </w:rPr>
              <w:instrText xml:space="preserve"> PAGEREF _Toc172583531 \h </w:instrText>
            </w:r>
            <w:r>
              <w:rPr>
                <w:noProof/>
                <w:webHidden/>
              </w:rPr>
            </w:r>
            <w:r>
              <w:rPr>
                <w:noProof/>
                <w:webHidden/>
              </w:rPr>
              <w:fldChar w:fldCharType="separate"/>
            </w:r>
            <w:r>
              <w:rPr>
                <w:noProof/>
                <w:webHidden/>
              </w:rPr>
              <w:t>iii</w:t>
            </w:r>
            <w:r>
              <w:rPr>
                <w:noProof/>
                <w:webHidden/>
              </w:rPr>
              <w:fldChar w:fldCharType="end"/>
            </w:r>
          </w:hyperlink>
        </w:p>
        <w:p w14:paraId="28DFFFC0" w14:textId="77777777" w:rsidR="00361AB2" w:rsidRDefault="00361AB2" w:rsidP="00361AB2">
          <w:pPr>
            <w:pStyle w:val="TOC1"/>
            <w:tabs>
              <w:tab w:val="clear" w:pos="9072"/>
              <w:tab w:val="right" w:leader="dot" w:pos="9062"/>
            </w:tabs>
            <w:rPr>
              <w:rFonts w:asciiTheme="minorHAnsi" w:eastAsiaTheme="minorEastAsia" w:hAnsiTheme="minorHAnsi" w:cstheme="minorBidi"/>
              <w:noProof/>
              <w:kern w:val="2"/>
              <w:sz w:val="22"/>
              <w:lang w:val="en-US"/>
              <w14:ligatures w14:val="standardContextual"/>
            </w:rPr>
          </w:pPr>
          <w:hyperlink w:anchor="_Toc172583532" w:history="1">
            <w:r w:rsidRPr="00710961">
              <w:rPr>
                <w:rStyle w:val="Hyperlink"/>
                <w:noProof/>
                <w:lang w:val="en-US"/>
              </w:rPr>
              <w:t>DANH MỤC CÔNG THỨC HÓA HỌC</w:t>
            </w:r>
            <w:r>
              <w:rPr>
                <w:noProof/>
                <w:webHidden/>
              </w:rPr>
              <w:tab/>
            </w:r>
            <w:r>
              <w:rPr>
                <w:noProof/>
                <w:webHidden/>
              </w:rPr>
              <w:fldChar w:fldCharType="begin"/>
            </w:r>
            <w:r>
              <w:rPr>
                <w:noProof/>
                <w:webHidden/>
              </w:rPr>
              <w:instrText xml:space="preserve"> PAGEREF _Toc172583532 \h </w:instrText>
            </w:r>
            <w:r>
              <w:rPr>
                <w:noProof/>
                <w:webHidden/>
              </w:rPr>
            </w:r>
            <w:r>
              <w:rPr>
                <w:noProof/>
                <w:webHidden/>
              </w:rPr>
              <w:fldChar w:fldCharType="separate"/>
            </w:r>
            <w:r>
              <w:rPr>
                <w:noProof/>
                <w:webHidden/>
              </w:rPr>
              <w:t>iv</w:t>
            </w:r>
            <w:r>
              <w:rPr>
                <w:noProof/>
                <w:webHidden/>
              </w:rPr>
              <w:fldChar w:fldCharType="end"/>
            </w:r>
          </w:hyperlink>
        </w:p>
        <w:p w14:paraId="34633CF8" w14:textId="77777777" w:rsidR="00361AB2" w:rsidRDefault="00361AB2" w:rsidP="00361AB2">
          <w:pPr>
            <w:pStyle w:val="TOC1"/>
            <w:tabs>
              <w:tab w:val="clear" w:pos="9072"/>
              <w:tab w:val="right" w:leader="dot" w:pos="9062"/>
            </w:tabs>
            <w:rPr>
              <w:rFonts w:asciiTheme="minorHAnsi" w:eastAsiaTheme="minorEastAsia" w:hAnsiTheme="minorHAnsi" w:cstheme="minorBidi"/>
              <w:noProof/>
              <w:kern w:val="2"/>
              <w:sz w:val="22"/>
              <w:lang w:val="en-US"/>
              <w14:ligatures w14:val="standardContextual"/>
            </w:rPr>
          </w:pPr>
          <w:hyperlink w:anchor="_Toc172583533" w:history="1">
            <w:r w:rsidRPr="00710961">
              <w:rPr>
                <w:rStyle w:val="Hyperlink"/>
                <w:noProof/>
              </w:rPr>
              <w:t>DANH MỤC BẢNG</w:t>
            </w:r>
            <w:r>
              <w:rPr>
                <w:noProof/>
                <w:webHidden/>
              </w:rPr>
              <w:tab/>
            </w:r>
            <w:r>
              <w:rPr>
                <w:noProof/>
                <w:webHidden/>
              </w:rPr>
              <w:fldChar w:fldCharType="begin"/>
            </w:r>
            <w:r>
              <w:rPr>
                <w:noProof/>
                <w:webHidden/>
              </w:rPr>
              <w:instrText xml:space="preserve"> PAGEREF _Toc172583533 \h </w:instrText>
            </w:r>
            <w:r>
              <w:rPr>
                <w:noProof/>
                <w:webHidden/>
              </w:rPr>
            </w:r>
            <w:r>
              <w:rPr>
                <w:noProof/>
                <w:webHidden/>
              </w:rPr>
              <w:fldChar w:fldCharType="separate"/>
            </w:r>
            <w:r>
              <w:rPr>
                <w:noProof/>
                <w:webHidden/>
              </w:rPr>
              <w:t>v</w:t>
            </w:r>
            <w:r>
              <w:rPr>
                <w:noProof/>
                <w:webHidden/>
              </w:rPr>
              <w:fldChar w:fldCharType="end"/>
            </w:r>
          </w:hyperlink>
        </w:p>
        <w:p w14:paraId="5E26D63A" w14:textId="77777777" w:rsidR="00361AB2" w:rsidRDefault="00361AB2" w:rsidP="00361AB2">
          <w:pPr>
            <w:pStyle w:val="TOC2"/>
            <w:tabs>
              <w:tab w:val="clear" w:pos="9072"/>
              <w:tab w:val="right" w:leader="dot" w:pos="9062"/>
            </w:tabs>
            <w:rPr>
              <w:rFonts w:asciiTheme="minorHAnsi" w:eastAsiaTheme="minorEastAsia" w:hAnsiTheme="minorHAnsi" w:cstheme="minorBidi"/>
              <w:noProof/>
              <w:kern w:val="2"/>
              <w:sz w:val="22"/>
              <w14:ligatures w14:val="standardContextual"/>
            </w:rPr>
          </w:pPr>
          <w:hyperlink w:anchor="_Toc172583534" w:history="1">
            <w:r w:rsidRPr="00710961">
              <w:rPr>
                <w:rStyle w:val="Hyperlink"/>
                <w:noProof/>
              </w:rPr>
              <w:t>1. Giới thiệu chung</w:t>
            </w:r>
            <w:r>
              <w:rPr>
                <w:noProof/>
                <w:webHidden/>
              </w:rPr>
              <w:tab/>
            </w:r>
            <w:r>
              <w:rPr>
                <w:noProof/>
                <w:webHidden/>
              </w:rPr>
              <w:fldChar w:fldCharType="begin"/>
            </w:r>
            <w:r>
              <w:rPr>
                <w:noProof/>
                <w:webHidden/>
              </w:rPr>
              <w:instrText xml:space="preserve"> PAGEREF _Toc172583534 \h </w:instrText>
            </w:r>
            <w:r>
              <w:rPr>
                <w:noProof/>
                <w:webHidden/>
              </w:rPr>
            </w:r>
            <w:r>
              <w:rPr>
                <w:noProof/>
                <w:webHidden/>
              </w:rPr>
              <w:fldChar w:fldCharType="separate"/>
            </w:r>
            <w:r>
              <w:rPr>
                <w:noProof/>
                <w:webHidden/>
              </w:rPr>
              <w:t>1</w:t>
            </w:r>
            <w:r>
              <w:rPr>
                <w:noProof/>
                <w:webHidden/>
              </w:rPr>
              <w:fldChar w:fldCharType="end"/>
            </w:r>
          </w:hyperlink>
        </w:p>
        <w:p w14:paraId="12F54AA3" w14:textId="77777777" w:rsidR="00361AB2" w:rsidRDefault="00361AB2" w:rsidP="00361AB2">
          <w:pPr>
            <w:pStyle w:val="TOC2"/>
            <w:tabs>
              <w:tab w:val="clear" w:pos="9072"/>
              <w:tab w:val="right" w:leader="dot" w:pos="9062"/>
            </w:tabs>
            <w:rPr>
              <w:rFonts w:asciiTheme="minorHAnsi" w:eastAsiaTheme="minorEastAsia" w:hAnsiTheme="minorHAnsi" w:cstheme="minorBidi"/>
              <w:noProof/>
              <w:kern w:val="2"/>
              <w:sz w:val="22"/>
              <w14:ligatures w14:val="standardContextual"/>
            </w:rPr>
          </w:pPr>
          <w:hyperlink w:anchor="_Toc172583535" w:history="1">
            <w:r w:rsidRPr="00710961">
              <w:rPr>
                <w:rStyle w:val="Hyperlink"/>
                <w:noProof/>
              </w:rPr>
              <w:t>2. Mô tả nguồn phát thải</w:t>
            </w:r>
            <w:r>
              <w:rPr>
                <w:noProof/>
                <w:webHidden/>
              </w:rPr>
              <w:tab/>
            </w:r>
            <w:r>
              <w:rPr>
                <w:noProof/>
                <w:webHidden/>
              </w:rPr>
              <w:fldChar w:fldCharType="begin"/>
            </w:r>
            <w:r>
              <w:rPr>
                <w:noProof/>
                <w:webHidden/>
              </w:rPr>
              <w:instrText xml:space="preserve"> PAGEREF _Toc172583535 \h </w:instrText>
            </w:r>
            <w:r>
              <w:rPr>
                <w:noProof/>
                <w:webHidden/>
              </w:rPr>
            </w:r>
            <w:r>
              <w:rPr>
                <w:noProof/>
                <w:webHidden/>
              </w:rPr>
              <w:fldChar w:fldCharType="separate"/>
            </w:r>
            <w:r>
              <w:rPr>
                <w:noProof/>
                <w:webHidden/>
              </w:rPr>
              <w:t>4</w:t>
            </w:r>
            <w:r>
              <w:rPr>
                <w:noProof/>
                <w:webHidden/>
              </w:rPr>
              <w:fldChar w:fldCharType="end"/>
            </w:r>
          </w:hyperlink>
        </w:p>
        <w:p w14:paraId="673D0157" w14:textId="77777777" w:rsidR="00361AB2" w:rsidRDefault="00361AB2" w:rsidP="00361AB2">
          <w:pPr>
            <w:pStyle w:val="TOC3"/>
            <w:tabs>
              <w:tab w:val="clear" w:pos="9072"/>
              <w:tab w:val="right" w:leader="dot" w:pos="9062"/>
            </w:tabs>
            <w:rPr>
              <w:rFonts w:asciiTheme="minorHAnsi" w:eastAsiaTheme="minorEastAsia" w:hAnsiTheme="minorHAnsi" w:cstheme="minorBidi"/>
              <w:noProof/>
              <w:kern w:val="2"/>
              <w:sz w:val="22"/>
              <w14:ligatures w14:val="standardContextual"/>
            </w:rPr>
          </w:pPr>
          <w:hyperlink w:anchor="_Toc172583536" w:history="1">
            <w:r w:rsidRPr="00710961">
              <w:rPr>
                <w:rStyle w:val="Hyperlink"/>
                <w:noProof/>
              </w:rPr>
              <w:t>2.1. Vật liệu xây dựng và khoáng sản (2A)</w:t>
            </w:r>
            <w:r>
              <w:rPr>
                <w:noProof/>
                <w:webHidden/>
              </w:rPr>
              <w:tab/>
            </w:r>
            <w:r>
              <w:rPr>
                <w:noProof/>
                <w:webHidden/>
              </w:rPr>
              <w:fldChar w:fldCharType="begin"/>
            </w:r>
            <w:r>
              <w:rPr>
                <w:noProof/>
                <w:webHidden/>
              </w:rPr>
              <w:instrText xml:space="preserve"> PAGEREF _Toc172583536 \h </w:instrText>
            </w:r>
            <w:r>
              <w:rPr>
                <w:noProof/>
                <w:webHidden/>
              </w:rPr>
            </w:r>
            <w:r>
              <w:rPr>
                <w:noProof/>
                <w:webHidden/>
              </w:rPr>
              <w:fldChar w:fldCharType="separate"/>
            </w:r>
            <w:r>
              <w:rPr>
                <w:noProof/>
                <w:webHidden/>
              </w:rPr>
              <w:t>4</w:t>
            </w:r>
            <w:r>
              <w:rPr>
                <w:noProof/>
                <w:webHidden/>
              </w:rPr>
              <w:fldChar w:fldCharType="end"/>
            </w:r>
          </w:hyperlink>
        </w:p>
        <w:p w14:paraId="2A69544D" w14:textId="77777777" w:rsidR="00361AB2" w:rsidRDefault="00361AB2" w:rsidP="00361AB2">
          <w:pPr>
            <w:pStyle w:val="TOC4"/>
            <w:rPr>
              <w:rFonts w:asciiTheme="minorHAnsi" w:eastAsiaTheme="minorEastAsia" w:hAnsiTheme="minorHAnsi" w:cstheme="minorBidi"/>
              <w:noProof/>
              <w:kern w:val="2"/>
              <w:sz w:val="22"/>
              <w14:ligatures w14:val="standardContextual"/>
            </w:rPr>
          </w:pPr>
          <w:hyperlink w:anchor="_Toc172583537" w:history="1">
            <w:r w:rsidRPr="00710961">
              <w:rPr>
                <w:rStyle w:val="Hyperlink"/>
                <w:noProof/>
              </w:rPr>
              <w:t>2.1.1. Sản xuất xi măng (Phát thải CO</w:t>
            </w:r>
            <w:r w:rsidRPr="00710961">
              <w:rPr>
                <w:rStyle w:val="Hyperlink"/>
                <w:noProof/>
                <w:vertAlign w:val="subscript"/>
              </w:rPr>
              <w:t>2</w:t>
            </w:r>
            <w:r w:rsidRPr="00710961">
              <w:rPr>
                <w:rStyle w:val="Hyperlink"/>
                <w:noProof/>
              </w:rPr>
              <w:t>) – 2A1</w:t>
            </w:r>
            <w:r>
              <w:rPr>
                <w:noProof/>
                <w:webHidden/>
              </w:rPr>
              <w:tab/>
            </w:r>
            <w:r>
              <w:rPr>
                <w:noProof/>
                <w:webHidden/>
              </w:rPr>
              <w:fldChar w:fldCharType="begin"/>
            </w:r>
            <w:r>
              <w:rPr>
                <w:noProof/>
                <w:webHidden/>
              </w:rPr>
              <w:instrText xml:space="preserve"> PAGEREF _Toc172583537 \h </w:instrText>
            </w:r>
            <w:r>
              <w:rPr>
                <w:noProof/>
                <w:webHidden/>
              </w:rPr>
            </w:r>
            <w:r>
              <w:rPr>
                <w:noProof/>
                <w:webHidden/>
              </w:rPr>
              <w:fldChar w:fldCharType="separate"/>
            </w:r>
            <w:r>
              <w:rPr>
                <w:noProof/>
                <w:webHidden/>
              </w:rPr>
              <w:t>4</w:t>
            </w:r>
            <w:r>
              <w:rPr>
                <w:noProof/>
                <w:webHidden/>
              </w:rPr>
              <w:fldChar w:fldCharType="end"/>
            </w:r>
          </w:hyperlink>
        </w:p>
        <w:p w14:paraId="25D3E4D1" w14:textId="77777777" w:rsidR="00361AB2" w:rsidRDefault="00361AB2" w:rsidP="00361AB2">
          <w:pPr>
            <w:pStyle w:val="TOC4"/>
            <w:rPr>
              <w:rFonts w:asciiTheme="minorHAnsi" w:eastAsiaTheme="minorEastAsia" w:hAnsiTheme="minorHAnsi" w:cstheme="minorBidi"/>
              <w:noProof/>
              <w:kern w:val="2"/>
              <w:sz w:val="22"/>
              <w14:ligatures w14:val="standardContextual"/>
            </w:rPr>
          </w:pPr>
          <w:hyperlink w:anchor="_Toc172583538" w:history="1">
            <w:r w:rsidRPr="00710961">
              <w:rPr>
                <w:rStyle w:val="Hyperlink"/>
                <w:noProof/>
              </w:rPr>
              <w:t>2.1.2. Sản xuất vôi (Phát thải CO</w:t>
            </w:r>
            <w:r w:rsidRPr="00710961">
              <w:rPr>
                <w:rStyle w:val="Hyperlink"/>
                <w:noProof/>
                <w:vertAlign w:val="subscript"/>
              </w:rPr>
              <w:t>2</w:t>
            </w:r>
            <w:r w:rsidRPr="00710961">
              <w:rPr>
                <w:rStyle w:val="Hyperlink"/>
                <w:noProof/>
              </w:rPr>
              <w:t>) – 2A2</w:t>
            </w:r>
            <w:r>
              <w:rPr>
                <w:noProof/>
                <w:webHidden/>
              </w:rPr>
              <w:tab/>
            </w:r>
            <w:r>
              <w:rPr>
                <w:noProof/>
                <w:webHidden/>
              </w:rPr>
              <w:fldChar w:fldCharType="begin"/>
            </w:r>
            <w:r>
              <w:rPr>
                <w:noProof/>
                <w:webHidden/>
              </w:rPr>
              <w:instrText xml:space="preserve"> PAGEREF _Toc172583538 \h </w:instrText>
            </w:r>
            <w:r>
              <w:rPr>
                <w:noProof/>
                <w:webHidden/>
              </w:rPr>
            </w:r>
            <w:r>
              <w:rPr>
                <w:noProof/>
                <w:webHidden/>
              </w:rPr>
              <w:fldChar w:fldCharType="separate"/>
            </w:r>
            <w:r>
              <w:rPr>
                <w:noProof/>
                <w:webHidden/>
              </w:rPr>
              <w:t>6</w:t>
            </w:r>
            <w:r>
              <w:rPr>
                <w:noProof/>
                <w:webHidden/>
              </w:rPr>
              <w:fldChar w:fldCharType="end"/>
            </w:r>
          </w:hyperlink>
        </w:p>
        <w:p w14:paraId="4CFDED68" w14:textId="77777777" w:rsidR="00361AB2" w:rsidRDefault="00361AB2" w:rsidP="00361AB2">
          <w:pPr>
            <w:pStyle w:val="TOC4"/>
            <w:rPr>
              <w:rFonts w:asciiTheme="minorHAnsi" w:eastAsiaTheme="minorEastAsia" w:hAnsiTheme="minorHAnsi" w:cstheme="minorBidi"/>
              <w:noProof/>
              <w:kern w:val="2"/>
              <w:sz w:val="22"/>
              <w14:ligatures w14:val="standardContextual"/>
            </w:rPr>
          </w:pPr>
          <w:hyperlink w:anchor="_Toc172583539" w:history="1">
            <w:r w:rsidRPr="00710961">
              <w:rPr>
                <w:rStyle w:val="Hyperlink"/>
                <w:noProof/>
              </w:rPr>
              <w:t>2.1.3. Sản xuất thủy tinh (Phát thải CO</w:t>
            </w:r>
            <w:r w:rsidRPr="00710961">
              <w:rPr>
                <w:rStyle w:val="Hyperlink"/>
                <w:noProof/>
                <w:vertAlign w:val="subscript"/>
              </w:rPr>
              <w:t>2</w:t>
            </w:r>
            <w:r w:rsidRPr="00710961">
              <w:rPr>
                <w:rStyle w:val="Hyperlink"/>
                <w:noProof/>
              </w:rPr>
              <w:t>)-2A3</w:t>
            </w:r>
            <w:r>
              <w:rPr>
                <w:noProof/>
                <w:webHidden/>
              </w:rPr>
              <w:tab/>
            </w:r>
            <w:r>
              <w:rPr>
                <w:noProof/>
                <w:webHidden/>
              </w:rPr>
              <w:fldChar w:fldCharType="begin"/>
            </w:r>
            <w:r>
              <w:rPr>
                <w:noProof/>
                <w:webHidden/>
              </w:rPr>
              <w:instrText xml:space="preserve"> PAGEREF _Toc172583539 \h </w:instrText>
            </w:r>
            <w:r>
              <w:rPr>
                <w:noProof/>
                <w:webHidden/>
              </w:rPr>
            </w:r>
            <w:r>
              <w:rPr>
                <w:noProof/>
                <w:webHidden/>
              </w:rPr>
              <w:fldChar w:fldCharType="separate"/>
            </w:r>
            <w:r>
              <w:rPr>
                <w:noProof/>
                <w:webHidden/>
              </w:rPr>
              <w:t>8</w:t>
            </w:r>
            <w:r>
              <w:rPr>
                <w:noProof/>
                <w:webHidden/>
              </w:rPr>
              <w:fldChar w:fldCharType="end"/>
            </w:r>
          </w:hyperlink>
        </w:p>
        <w:p w14:paraId="4489938F" w14:textId="77777777" w:rsidR="00361AB2" w:rsidRDefault="00361AB2" w:rsidP="00361AB2">
          <w:pPr>
            <w:pStyle w:val="TOC4"/>
            <w:rPr>
              <w:rFonts w:asciiTheme="minorHAnsi" w:eastAsiaTheme="minorEastAsia" w:hAnsiTheme="minorHAnsi" w:cstheme="minorBidi"/>
              <w:noProof/>
              <w:kern w:val="2"/>
              <w:sz w:val="22"/>
              <w14:ligatures w14:val="standardContextual"/>
            </w:rPr>
          </w:pPr>
          <w:hyperlink w:anchor="_Toc172583540" w:history="1">
            <w:r w:rsidRPr="00710961">
              <w:rPr>
                <w:rStyle w:val="Hyperlink"/>
                <w:noProof/>
              </w:rPr>
              <w:t>2.1.4. Các hoạt động sử dụng cacbonat khác (Phát thải CO</w:t>
            </w:r>
            <w:r w:rsidRPr="00710961">
              <w:rPr>
                <w:rStyle w:val="Hyperlink"/>
                <w:noProof/>
                <w:vertAlign w:val="subscript"/>
              </w:rPr>
              <w:t>2</w:t>
            </w:r>
            <w:r w:rsidRPr="00710961">
              <w:rPr>
                <w:rStyle w:val="Hyperlink"/>
                <w:noProof/>
              </w:rPr>
              <w:t>) – 2A4</w:t>
            </w:r>
            <w:r>
              <w:rPr>
                <w:noProof/>
                <w:webHidden/>
              </w:rPr>
              <w:tab/>
            </w:r>
            <w:r>
              <w:rPr>
                <w:noProof/>
                <w:webHidden/>
              </w:rPr>
              <w:fldChar w:fldCharType="begin"/>
            </w:r>
            <w:r>
              <w:rPr>
                <w:noProof/>
                <w:webHidden/>
              </w:rPr>
              <w:instrText xml:space="preserve"> PAGEREF _Toc172583540 \h </w:instrText>
            </w:r>
            <w:r>
              <w:rPr>
                <w:noProof/>
                <w:webHidden/>
              </w:rPr>
            </w:r>
            <w:r>
              <w:rPr>
                <w:noProof/>
                <w:webHidden/>
              </w:rPr>
              <w:fldChar w:fldCharType="separate"/>
            </w:r>
            <w:r>
              <w:rPr>
                <w:noProof/>
                <w:webHidden/>
              </w:rPr>
              <w:t>10</w:t>
            </w:r>
            <w:r>
              <w:rPr>
                <w:noProof/>
                <w:webHidden/>
              </w:rPr>
              <w:fldChar w:fldCharType="end"/>
            </w:r>
          </w:hyperlink>
        </w:p>
        <w:p w14:paraId="6CEEBA8D" w14:textId="77777777" w:rsidR="00361AB2" w:rsidRDefault="00361AB2" w:rsidP="00361AB2">
          <w:pPr>
            <w:pStyle w:val="TOC3"/>
            <w:tabs>
              <w:tab w:val="clear" w:pos="9072"/>
              <w:tab w:val="right" w:leader="dot" w:pos="9062"/>
            </w:tabs>
            <w:rPr>
              <w:rFonts w:asciiTheme="minorHAnsi" w:eastAsiaTheme="minorEastAsia" w:hAnsiTheme="minorHAnsi" w:cstheme="minorBidi"/>
              <w:noProof/>
              <w:kern w:val="2"/>
              <w:sz w:val="22"/>
              <w14:ligatures w14:val="standardContextual"/>
            </w:rPr>
          </w:pPr>
          <w:hyperlink w:anchor="_Toc172583541" w:history="1">
            <w:r w:rsidRPr="00710961">
              <w:rPr>
                <w:rStyle w:val="Hyperlink"/>
                <w:noProof/>
              </w:rPr>
              <w:t>2.2. Công nghiệp hóa chất (2B)</w:t>
            </w:r>
            <w:r>
              <w:rPr>
                <w:noProof/>
                <w:webHidden/>
              </w:rPr>
              <w:tab/>
            </w:r>
            <w:r>
              <w:rPr>
                <w:noProof/>
                <w:webHidden/>
              </w:rPr>
              <w:fldChar w:fldCharType="begin"/>
            </w:r>
            <w:r>
              <w:rPr>
                <w:noProof/>
                <w:webHidden/>
              </w:rPr>
              <w:instrText xml:space="preserve"> PAGEREF _Toc172583541 \h </w:instrText>
            </w:r>
            <w:r>
              <w:rPr>
                <w:noProof/>
                <w:webHidden/>
              </w:rPr>
            </w:r>
            <w:r>
              <w:rPr>
                <w:noProof/>
                <w:webHidden/>
              </w:rPr>
              <w:fldChar w:fldCharType="separate"/>
            </w:r>
            <w:r>
              <w:rPr>
                <w:noProof/>
                <w:webHidden/>
              </w:rPr>
              <w:t>13</w:t>
            </w:r>
            <w:r>
              <w:rPr>
                <w:noProof/>
                <w:webHidden/>
              </w:rPr>
              <w:fldChar w:fldCharType="end"/>
            </w:r>
          </w:hyperlink>
        </w:p>
        <w:p w14:paraId="1D7798C1" w14:textId="77777777" w:rsidR="00361AB2" w:rsidRDefault="00361AB2" w:rsidP="00361AB2">
          <w:pPr>
            <w:pStyle w:val="TOC4"/>
            <w:rPr>
              <w:rFonts w:asciiTheme="minorHAnsi" w:eastAsiaTheme="minorEastAsia" w:hAnsiTheme="minorHAnsi" w:cstheme="minorBidi"/>
              <w:noProof/>
              <w:kern w:val="2"/>
              <w:sz w:val="22"/>
              <w14:ligatures w14:val="standardContextual"/>
            </w:rPr>
          </w:pPr>
          <w:hyperlink w:anchor="_Toc172583542" w:history="1">
            <w:r w:rsidRPr="00710961">
              <w:rPr>
                <w:rStyle w:val="Hyperlink"/>
                <w:noProof/>
              </w:rPr>
              <w:t>2.2.1. Sản xuất Amoniac (Phát thải CO</w:t>
            </w:r>
            <w:r w:rsidRPr="00710961">
              <w:rPr>
                <w:rStyle w:val="Hyperlink"/>
                <w:noProof/>
                <w:vertAlign w:val="subscript"/>
              </w:rPr>
              <w:t>2</w:t>
            </w:r>
            <w:r w:rsidRPr="00710961">
              <w:rPr>
                <w:rStyle w:val="Hyperlink"/>
                <w:noProof/>
              </w:rPr>
              <w:t>) – 2B1</w:t>
            </w:r>
            <w:r>
              <w:rPr>
                <w:noProof/>
                <w:webHidden/>
              </w:rPr>
              <w:tab/>
            </w:r>
            <w:r>
              <w:rPr>
                <w:noProof/>
                <w:webHidden/>
              </w:rPr>
              <w:fldChar w:fldCharType="begin"/>
            </w:r>
            <w:r>
              <w:rPr>
                <w:noProof/>
                <w:webHidden/>
              </w:rPr>
              <w:instrText xml:space="preserve"> PAGEREF _Toc172583542 \h </w:instrText>
            </w:r>
            <w:r>
              <w:rPr>
                <w:noProof/>
                <w:webHidden/>
              </w:rPr>
            </w:r>
            <w:r>
              <w:rPr>
                <w:noProof/>
                <w:webHidden/>
              </w:rPr>
              <w:fldChar w:fldCharType="separate"/>
            </w:r>
            <w:r>
              <w:rPr>
                <w:noProof/>
                <w:webHidden/>
              </w:rPr>
              <w:t>13</w:t>
            </w:r>
            <w:r>
              <w:rPr>
                <w:noProof/>
                <w:webHidden/>
              </w:rPr>
              <w:fldChar w:fldCharType="end"/>
            </w:r>
          </w:hyperlink>
        </w:p>
        <w:p w14:paraId="102BDC63" w14:textId="77777777" w:rsidR="00361AB2" w:rsidRDefault="00361AB2" w:rsidP="00361AB2">
          <w:pPr>
            <w:pStyle w:val="TOC4"/>
            <w:rPr>
              <w:rFonts w:asciiTheme="minorHAnsi" w:eastAsiaTheme="minorEastAsia" w:hAnsiTheme="minorHAnsi" w:cstheme="minorBidi"/>
              <w:noProof/>
              <w:kern w:val="2"/>
              <w:sz w:val="22"/>
              <w14:ligatures w14:val="standardContextual"/>
            </w:rPr>
          </w:pPr>
          <w:hyperlink w:anchor="_Toc172583543" w:history="1">
            <w:r w:rsidRPr="00710961">
              <w:rPr>
                <w:rStyle w:val="Hyperlink"/>
                <w:noProof/>
              </w:rPr>
              <w:t>2.2.2. Sản xuất axit nitric (Phát thải N</w:t>
            </w:r>
            <w:r w:rsidRPr="00710961">
              <w:rPr>
                <w:rStyle w:val="Hyperlink"/>
                <w:noProof/>
                <w:vertAlign w:val="subscript"/>
              </w:rPr>
              <w:t>2</w:t>
            </w:r>
            <w:r w:rsidRPr="00710961">
              <w:rPr>
                <w:rStyle w:val="Hyperlink"/>
                <w:noProof/>
              </w:rPr>
              <w:t>O)- 2B2</w:t>
            </w:r>
            <w:r>
              <w:rPr>
                <w:noProof/>
                <w:webHidden/>
              </w:rPr>
              <w:tab/>
            </w:r>
            <w:r>
              <w:rPr>
                <w:noProof/>
                <w:webHidden/>
              </w:rPr>
              <w:fldChar w:fldCharType="begin"/>
            </w:r>
            <w:r>
              <w:rPr>
                <w:noProof/>
                <w:webHidden/>
              </w:rPr>
              <w:instrText xml:space="preserve"> PAGEREF _Toc172583543 \h </w:instrText>
            </w:r>
            <w:r>
              <w:rPr>
                <w:noProof/>
                <w:webHidden/>
              </w:rPr>
            </w:r>
            <w:r>
              <w:rPr>
                <w:noProof/>
                <w:webHidden/>
              </w:rPr>
              <w:fldChar w:fldCharType="separate"/>
            </w:r>
            <w:r>
              <w:rPr>
                <w:noProof/>
                <w:webHidden/>
              </w:rPr>
              <w:t>16</w:t>
            </w:r>
            <w:r>
              <w:rPr>
                <w:noProof/>
                <w:webHidden/>
              </w:rPr>
              <w:fldChar w:fldCharType="end"/>
            </w:r>
          </w:hyperlink>
        </w:p>
        <w:p w14:paraId="7DB2853F" w14:textId="77777777" w:rsidR="00361AB2" w:rsidRDefault="00361AB2" w:rsidP="00361AB2">
          <w:pPr>
            <w:pStyle w:val="TOC4"/>
            <w:rPr>
              <w:rFonts w:asciiTheme="minorHAnsi" w:eastAsiaTheme="minorEastAsia" w:hAnsiTheme="minorHAnsi" w:cstheme="minorBidi"/>
              <w:noProof/>
              <w:kern w:val="2"/>
              <w:sz w:val="22"/>
              <w14:ligatures w14:val="standardContextual"/>
            </w:rPr>
          </w:pPr>
          <w:hyperlink w:anchor="_Toc172583544" w:history="1">
            <w:r w:rsidRPr="00710961">
              <w:rPr>
                <w:rStyle w:val="Hyperlink"/>
                <w:noProof/>
              </w:rPr>
              <w:t>2.2.3. Sản xuất axit adipic (Phát thải N2O)- 2B3</w:t>
            </w:r>
            <w:r>
              <w:rPr>
                <w:noProof/>
                <w:webHidden/>
              </w:rPr>
              <w:tab/>
            </w:r>
            <w:r>
              <w:rPr>
                <w:noProof/>
                <w:webHidden/>
              </w:rPr>
              <w:fldChar w:fldCharType="begin"/>
            </w:r>
            <w:r>
              <w:rPr>
                <w:noProof/>
                <w:webHidden/>
              </w:rPr>
              <w:instrText xml:space="preserve"> PAGEREF _Toc172583544 \h </w:instrText>
            </w:r>
            <w:r>
              <w:rPr>
                <w:noProof/>
                <w:webHidden/>
              </w:rPr>
            </w:r>
            <w:r>
              <w:rPr>
                <w:noProof/>
                <w:webHidden/>
              </w:rPr>
              <w:fldChar w:fldCharType="separate"/>
            </w:r>
            <w:r>
              <w:rPr>
                <w:noProof/>
                <w:webHidden/>
              </w:rPr>
              <w:t>18</w:t>
            </w:r>
            <w:r>
              <w:rPr>
                <w:noProof/>
                <w:webHidden/>
              </w:rPr>
              <w:fldChar w:fldCharType="end"/>
            </w:r>
          </w:hyperlink>
        </w:p>
        <w:p w14:paraId="44AEC66F" w14:textId="77777777" w:rsidR="00361AB2" w:rsidRDefault="00361AB2" w:rsidP="00361AB2">
          <w:pPr>
            <w:pStyle w:val="TOC4"/>
            <w:rPr>
              <w:rFonts w:asciiTheme="minorHAnsi" w:eastAsiaTheme="minorEastAsia" w:hAnsiTheme="minorHAnsi" w:cstheme="minorBidi"/>
              <w:noProof/>
              <w:kern w:val="2"/>
              <w:sz w:val="22"/>
              <w14:ligatures w14:val="standardContextual"/>
            </w:rPr>
          </w:pPr>
          <w:hyperlink w:anchor="_Toc172583545" w:history="1">
            <w:r w:rsidRPr="00710961">
              <w:rPr>
                <w:rStyle w:val="Hyperlink"/>
                <w:noProof/>
              </w:rPr>
              <w:t>2.2.4. Sản xuất cacbua (Phát thải CO2)- 2B5: Canxi cacbua</w:t>
            </w:r>
            <w:r>
              <w:rPr>
                <w:noProof/>
                <w:webHidden/>
              </w:rPr>
              <w:tab/>
            </w:r>
            <w:r>
              <w:rPr>
                <w:noProof/>
                <w:webHidden/>
              </w:rPr>
              <w:fldChar w:fldCharType="begin"/>
            </w:r>
            <w:r>
              <w:rPr>
                <w:noProof/>
                <w:webHidden/>
              </w:rPr>
              <w:instrText xml:space="preserve"> PAGEREF _Toc172583545 \h </w:instrText>
            </w:r>
            <w:r>
              <w:rPr>
                <w:noProof/>
                <w:webHidden/>
              </w:rPr>
            </w:r>
            <w:r>
              <w:rPr>
                <w:noProof/>
                <w:webHidden/>
              </w:rPr>
              <w:fldChar w:fldCharType="separate"/>
            </w:r>
            <w:r>
              <w:rPr>
                <w:noProof/>
                <w:webHidden/>
              </w:rPr>
              <w:t>18</w:t>
            </w:r>
            <w:r>
              <w:rPr>
                <w:noProof/>
                <w:webHidden/>
              </w:rPr>
              <w:fldChar w:fldCharType="end"/>
            </w:r>
          </w:hyperlink>
        </w:p>
        <w:p w14:paraId="7FFF7699" w14:textId="77777777" w:rsidR="00361AB2" w:rsidRDefault="00361AB2" w:rsidP="00361AB2">
          <w:pPr>
            <w:pStyle w:val="TOC4"/>
            <w:rPr>
              <w:rFonts w:asciiTheme="minorHAnsi" w:eastAsiaTheme="minorEastAsia" w:hAnsiTheme="minorHAnsi" w:cstheme="minorBidi"/>
              <w:noProof/>
              <w:kern w:val="2"/>
              <w:sz w:val="22"/>
              <w14:ligatures w14:val="standardContextual"/>
            </w:rPr>
          </w:pPr>
          <w:hyperlink w:anchor="_Toc172583546" w:history="1">
            <w:r w:rsidRPr="00710961">
              <w:rPr>
                <w:rStyle w:val="Hyperlink"/>
                <w:noProof/>
              </w:rPr>
              <w:t>2.2.5. Sản xuất cacbua silic (Phát thải CO2)- 2B5: Silic cacbua</w:t>
            </w:r>
            <w:r>
              <w:rPr>
                <w:noProof/>
                <w:webHidden/>
              </w:rPr>
              <w:tab/>
            </w:r>
            <w:r>
              <w:rPr>
                <w:noProof/>
                <w:webHidden/>
              </w:rPr>
              <w:fldChar w:fldCharType="begin"/>
            </w:r>
            <w:r>
              <w:rPr>
                <w:noProof/>
                <w:webHidden/>
              </w:rPr>
              <w:instrText xml:space="preserve"> PAGEREF _Toc172583546 \h </w:instrText>
            </w:r>
            <w:r>
              <w:rPr>
                <w:noProof/>
                <w:webHidden/>
              </w:rPr>
            </w:r>
            <w:r>
              <w:rPr>
                <w:noProof/>
                <w:webHidden/>
              </w:rPr>
              <w:fldChar w:fldCharType="separate"/>
            </w:r>
            <w:r>
              <w:rPr>
                <w:noProof/>
                <w:webHidden/>
              </w:rPr>
              <w:t>19</w:t>
            </w:r>
            <w:r>
              <w:rPr>
                <w:noProof/>
                <w:webHidden/>
              </w:rPr>
              <w:fldChar w:fldCharType="end"/>
            </w:r>
          </w:hyperlink>
        </w:p>
        <w:p w14:paraId="0675C977" w14:textId="77777777" w:rsidR="00361AB2" w:rsidRDefault="00361AB2" w:rsidP="00361AB2">
          <w:pPr>
            <w:pStyle w:val="TOC3"/>
            <w:tabs>
              <w:tab w:val="clear" w:pos="9072"/>
              <w:tab w:val="right" w:leader="dot" w:pos="9062"/>
            </w:tabs>
            <w:rPr>
              <w:rFonts w:asciiTheme="minorHAnsi" w:eastAsiaTheme="minorEastAsia" w:hAnsiTheme="minorHAnsi" w:cstheme="minorBidi"/>
              <w:noProof/>
              <w:kern w:val="2"/>
              <w:sz w:val="22"/>
              <w14:ligatures w14:val="standardContextual"/>
            </w:rPr>
          </w:pPr>
          <w:hyperlink w:anchor="_Toc172583547" w:history="1">
            <w:r w:rsidRPr="00710961">
              <w:rPr>
                <w:rStyle w:val="Hyperlink"/>
                <w:noProof/>
              </w:rPr>
              <w:t>2.3. Luyện kim (2C)</w:t>
            </w:r>
            <w:r>
              <w:rPr>
                <w:noProof/>
                <w:webHidden/>
              </w:rPr>
              <w:tab/>
            </w:r>
            <w:r>
              <w:rPr>
                <w:noProof/>
                <w:webHidden/>
              </w:rPr>
              <w:fldChar w:fldCharType="begin"/>
            </w:r>
            <w:r>
              <w:rPr>
                <w:noProof/>
                <w:webHidden/>
              </w:rPr>
              <w:instrText xml:space="preserve"> PAGEREF _Toc172583547 \h </w:instrText>
            </w:r>
            <w:r>
              <w:rPr>
                <w:noProof/>
                <w:webHidden/>
              </w:rPr>
            </w:r>
            <w:r>
              <w:rPr>
                <w:noProof/>
                <w:webHidden/>
              </w:rPr>
              <w:fldChar w:fldCharType="separate"/>
            </w:r>
            <w:r>
              <w:rPr>
                <w:noProof/>
                <w:webHidden/>
              </w:rPr>
              <w:t>21</w:t>
            </w:r>
            <w:r>
              <w:rPr>
                <w:noProof/>
                <w:webHidden/>
              </w:rPr>
              <w:fldChar w:fldCharType="end"/>
            </w:r>
          </w:hyperlink>
        </w:p>
        <w:p w14:paraId="6FBE93B3" w14:textId="77777777" w:rsidR="00361AB2" w:rsidRDefault="00361AB2" w:rsidP="00361AB2">
          <w:pPr>
            <w:pStyle w:val="TOC4"/>
            <w:rPr>
              <w:rFonts w:asciiTheme="minorHAnsi" w:eastAsiaTheme="minorEastAsia" w:hAnsiTheme="minorHAnsi" w:cstheme="minorBidi"/>
              <w:noProof/>
              <w:kern w:val="2"/>
              <w:sz w:val="22"/>
              <w14:ligatures w14:val="standardContextual"/>
            </w:rPr>
          </w:pPr>
          <w:hyperlink w:anchor="_Toc172583548" w:history="1">
            <w:r w:rsidRPr="00710961">
              <w:rPr>
                <w:rStyle w:val="Hyperlink"/>
                <w:noProof/>
              </w:rPr>
              <w:t>2.3.1. Sản xuất sắt thép (Phát thải CO2) – 2C1</w:t>
            </w:r>
            <w:r>
              <w:rPr>
                <w:noProof/>
                <w:webHidden/>
              </w:rPr>
              <w:tab/>
            </w:r>
            <w:r>
              <w:rPr>
                <w:noProof/>
                <w:webHidden/>
              </w:rPr>
              <w:fldChar w:fldCharType="begin"/>
            </w:r>
            <w:r>
              <w:rPr>
                <w:noProof/>
                <w:webHidden/>
              </w:rPr>
              <w:instrText xml:space="preserve"> PAGEREF _Toc172583548 \h </w:instrText>
            </w:r>
            <w:r>
              <w:rPr>
                <w:noProof/>
                <w:webHidden/>
              </w:rPr>
            </w:r>
            <w:r>
              <w:rPr>
                <w:noProof/>
                <w:webHidden/>
              </w:rPr>
              <w:fldChar w:fldCharType="separate"/>
            </w:r>
            <w:r>
              <w:rPr>
                <w:noProof/>
                <w:webHidden/>
              </w:rPr>
              <w:t>21</w:t>
            </w:r>
            <w:r>
              <w:rPr>
                <w:noProof/>
                <w:webHidden/>
              </w:rPr>
              <w:fldChar w:fldCharType="end"/>
            </w:r>
          </w:hyperlink>
        </w:p>
        <w:p w14:paraId="7D352014" w14:textId="77777777" w:rsidR="00361AB2" w:rsidRDefault="00361AB2" w:rsidP="00361AB2">
          <w:pPr>
            <w:pStyle w:val="TOC4"/>
            <w:rPr>
              <w:rFonts w:asciiTheme="minorHAnsi" w:eastAsiaTheme="minorEastAsia" w:hAnsiTheme="minorHAnsi" w:cstheme="minorBidi"/>
              <w:noProof/>
              <w:kern w:val="2"/>
              <w:sz w:val="22"/>
              <w14:ligatures w14:val="standardContextual"/>
            </w:rPr>
          </w:pPr>
          <w:hyperlink w:anchor="_Toc172583549" w:history="1">
            <w:r w:rsidRPr="00710961">
              <w:rPr>
                <w:rStyle w:val="Hyperlink"/>
                <w:noProof/>
              </w:rPr>
              <w:t>2.3.2. Sản xuất nhôm (Phát thải CO</w:t>
            </w:r>
            <w:r w:rsidRPr="00710961">
              <w:rPr>
                <w:rStyle w:val="Hyperlink"/>
                <w:noProof/>
                <w:vertAlign w:val="subscript"/>
              </w:rPr>
              <w:t>2</w:t>
            </w:r>
            <w:r w:rsidRPr="00710961">
              <w:rPr>
                <w:rStyle w:val="Hyperlink"/>
                <w:noProof/>
              </w:rPr>
              <w:t>) – 2C3</w:t>
            </w:r>
            <w:r>
              <w:rPr>
                <w:noProof/>
                <w:webHidden/>
              </w:rPr>
              <w:tab/>
            </w:r>
            <w:r>
              <w:rPr>
                <w:noProof/>
                <w:webHidden/>
              </w:rPr>
              <w:fldChar w:fldCharType="begin"/>
            </w:r>
            <w:r>
              <w:rPr>
                <w:noProof/>
                <w:webHidden/>
              </w:rPr>
              <w:instrText xml:space="preserve"> PAGEREF _Toc172583549 \h </w:instrText>
            </w:r>
            <w:r>
              <w:rPr>
                <w:noProof/>
                <w:webHidden/>
              </w:rPr>
            </w:r>
            <w:r>
              <w:rPr>
                <w:noProof/>
                <w:webHidden/>
              </w:rPr>
              <w:fldChar w:fldCharType="separate"/>
            </w:r>
            <w:r>
              <w:rPr>
                <w:noProof/>
                <w:webHidden/>
              </w:rPr>
              <w:t>23</w:t>
            </w:r>
            <w:r>
              <w:rPr>
                <w:noProof/>
                <w:webHidden/>
              </w:rPr>
              <w:fldChar w:fldCharType="end"/>
            </w:r>
          </w:hyperlink>
        </w:p>
        <w:p w14:paraId="7A1C8863" w14:textId="77777777" w:rsidR="00361AB2" w:rsidRDefault="00361AB2" w:rsidP="00361AB2">
          <w:pPr>
            <w:pStyle w:val="TOC3"/>
            <w:tabs>
              <w:tab w:val="clear" w:pos="9072"/>
              <w:tab w:val="right" w:leader="dot" w:pos="9062"/>
            </w:tabs>
            <w:rPr>
              <w:rFonts w:asciiTheme="minorHAnsi" w:eastAsiaTheme="minorEastAsia" w:hAnsiTheme="minorHAnsi" w:cstheme="minorBidi"/>
              <w:noProof/>
              <w:kern w:val="2"/>
              <w:sz w:val="22"/>
              <w14:ligatures w14:val="standardContextual"/>
            </w:rPr>
          </w:pPr>
          <w:hyperlink w:anchor="_Toc172583550" w:history="1">
            <w:r w:rsidRPr="00710961">
              <w:rPr>
                <w:rStyle w:val="Hyperlink"/>
                <w:noProof/>
              </w:rPr>
              <w:t>2.4. Sử dụng sản phẩm thay thế cho các chất làm suy giảm tầng ô-dôn - 2F</w:t>
            </w:r>
            <w:r>
              <w:rPr>
                <w:noProof/>
                <w:webHidden/>
              </w:rPr>
              <w:tab/>
            </w:r>
            <w:r>
              <w:rPr>
                <w:noProof/>
                <w:webHidden/>
              </w:rPr>
              <w:fldChar w:fldCharType="begin"/>
            </w:r>
            <w:r>
              <w:rPr>
                <w:noProof/>
                <w:webHidden/>
              </w:rPr>
              <w:instrText xml:space="preserve"> PAGEREF _Toc172583550 \h </w:instrText>
            </w:r>
            <w:r>
              <w:rPr>
                <w:noProof/>
                <w:webHidden/>
              </w:rPr>
            </w:r>
            <w:r>
              <w:rPr>
                <w:noProof/>
                <w:webHidden/>
              </w:rPr>
              <w:fldChar w:fldCharType="separate"/>
            </w:r>
            <w:r>
              <w:rPr>
                <w:noProof/>
                <w:webHidden/>
              </w:rPr>
              <w:t>24</w:t>
            </w:r>
            <w:r>
              <w:rPr>
                <w:noProof/>
                <w:webHidden/>
              </w:rPr>
              <w:fldChar w:fldCharType="end"/>
            </w:r>
          </w:hyperlink>
        </w:p>
        <w:p w14:paraId="33A9382D" w14:textId="77777777" w:rsidR="00361AB2" w:rsidRDefault="00361AB2" w:rsidP="00361AB2">
          <w:pPr>
            <w:pStyle w:val="TOC3"/>
            <w:tabs>
              <w:tab w:val="clear" w:pos="9072"/>
              <w:tab w:val="right" w:leader="dot" w:pos="9062"/>
            </w:tabs>
            <w:rPr>
              <w:rFonts w:asciiTheme="minorHAnsi" w:eastAsiaTheme="minorEastAsia" w:hAnsiTheme="minorHAnsi" w:cstheme="minorBidi"/>
              <w:noProof/>
              <w:kern w:val="2"/>
              <w:sz w:val="22"/>
              <w14:ligatures w14:val="standardContextual"/>
            </w:rPr>
          </w:pPr>
          <w:hyperlink w:anchor="_Toc172583551" w:history="1">
            <w:r w:rsidRPr="00710961">
              <w:rPr>
                <w:rStyle w:val="Hyperlink"/>
                <w:noProof/>
              </w:rPr>
              <w:t>2.5. Phát thải từ sản xuất và sử dụng các sản phẩm khác (2D)</w:t>
            </w:r>
            <w:r>
              <w:rPr>
                <w:noProof/>
                <w:webHidden/>
              </w:rPr>
              <w:tab/>
            </w:r>
            <w:r>
              <w:rPr>
                <w:noProof/>
                <w:webHidden/>
              </w:rPr>
              <w:fldChar w:fldCharType="begin"/>
            </w:r>
            <w:r>
              <w:rPr>
                <w:noProof/>
                <w:webHidden/>
              </w:rPr>
              <w:instrText xml:space="preserve"> PAGEREF _Toc172583551 \h </w:instrText>
            </w:r>
            <w:r>
              <w:rPr>
                <w:noProof/>
                <w:webHidden/>
              </w:rPr>
            </w:r>
            <w:r>
              <w:rPr>
                <w:noProof/>
                <w:webHidden/>
              </w:rPr>
              <w:fldChar w:fldCharType="separate"/>
            </w:r>
            <w:r>
              <w:rPr>
                <w:noProof/>
                <w:webHidden/>
              </w:rPr>
              <w:t>27</w:t>
            </w:r>
            <w:r>
              <w:rPr>
                <w:noProof/>
                <w:webHidden/>
              </w:rPr>
              <w:fldChar w:fldCharType="end"/>
            </w:r>
          </w:hyperlink>
        </w:p>
        <w:p w14:paraId="7DDCD3B6" w14:textId="77777777" w:rsidR="00361AB2" w:rsidRDefault="00361AB2" w:rsidP="00361AB2">
          <w:pPr>
            <w:pStyle w:val="TOC4"/>
            <w:rPr>
              <w:rFonts w:asciiTheme="minorHAnsi" w:eastAsiaTheme="minorEastAsia" w:hAnsiTheme="minorHAnsi" w:cstheme="minorBidi"/>
              <w:noProof/>
              <w:kern w:val="2"/>
              <w:sz w:val="22"/>
              <w14:ligatures w14:val="standardContextual"/>
            </w:rPr>
          </w:pPr>
          <w:hyperlink w:anchor="_Toc172583552" w:history="1">
            <w:r w:rsidRPr="00710961">
              <w:rPr>
                <w:rStyle w:val="Hyperlink"/>
                <w:noProof/>
              </w:rPr>
              <w:t>2.5.1 Sử dụng chất bôi trơn (2D1)</w:t>
            </w:r>
            <w:r>
              <w:rPr>
                <w:noProof/>
                <w:webHidden/>
              </w:rPr>
              <w:tab/>
            </w:r>
            <w:r>
              <w:rPr>
                <w:noProof/>
                <w:webHidden/>
              </w:rPr>
              <w:fldChar w:fldCharType="begin"/>
            </w:r>
            <w:r>
              <w:rPr>
                <w:noProof/>
                <w:webHidden/>
              </w:rPr>
              <w:instrText xml:space="preserve"> PAGEREF _Toc172583552 \h </w:instrText>
            </w:r>
            <w:r>
              <w:rPr>
                <w:noProof/>
                <w:webHidden/>
              </w:rPr>
            </w:r>
            <w:r>
              <w:rPr>
                <w:noProof/>
                <w:webHidden/>
              </w:rPr>
              <w:fldChar w:fldCharType="separate"/>
            </w:r>
            <w:r>
              <w:rPr>
                <w:noProof/>
                <w:webHidden/>
              </w:rPr>
              <w:t>27</w:t>
            </w:r>
            <w:r>
              <w:rPr>
                <w:noProof/>
                <w:webHidden/>
              </w:rPr>
              <w:fldChar w:fldCharType="end"/>
            </w:r>
          </w:hyperlink>
        </w:p>
        <w:p w14:paraId="1BB2E441" w14:textId="77777777" w:rsidR="00361AB2" w:rsidRDefault="00361AB2" w:rsidP="00361AB2">
          <w:pPr>
            <w:pStyle w:val="TOC4"/>
            <w:rPr>
              <w:rFonts w:asciiTheme="minorHAnsi" w:eastAsiaTheme="minorEastAsia" w:hAnsiTheme="minorHAnsi" w:cstheme="minorBidi"/>
              <w:noProof/>
              <w:kern w:val="2"/>
              <w:sz w:val="22"/>
              <w14:ligatures w14:val="standardContextual"/>
            </w:rPr>
          </w:pPr>
          <w:hyperlink w:anchor="_Toc172583553" w:history="1">
            <w:r w:rsidRPr="00710961">
              <w:rPr>
                <w:rStyle w:val="Hyperlink"/>
                <w:noProof/>
              </w:rPr>
              <w:t>2.5.2 Sử dụng sáp paraphin (2D2)</w:t>
            </w:r>
            <w:r>
              <w:rPr>
                <w:noProof/>
                <w:webHidden/>
              </w:rPr>
              <w:tab/>
            </w:r>
            <w:r>
              <w:rPr>
                <w:noProof/>
                <w:webHidden/>
              </w:rPr>
              <w:fldChar w:fldCharType="begin"/>
            </w:r>
            <w:r>
              <w:rPr>
                <w:noProof/>
                <w:webHidden/>
              </w:rPr>
              <w:instrText xml:space="preserve"> PAGEREF _Toc172583553 \h </w:instrText>
            </w:r>
            <w:r>
              <w:rPr>
                <w:noProof/>
                <w:webHidden/>
              </w:rPr>
            </w:r>
            <w:r>
              <w:rPr>
                <w:noProof/>
                <w:webHidden/>
              </w:rPr>
              <w:fldChar w:fldCharType="separate"/>
            </w:r>
            <w:r>
              <w:rPr>
                <w:noProof/>
                <w:webHidden/>
              </w:rPr>
              <w:t>29</w:t>
            </w:r>
            <w:r>
              <w:rPr>
                <w:noProof/>
                <w:webHidden/>
              </w:rPr>
              <w:fldChar w:fldCharType="end"/>
            </w:r>
          </w:hyperlink>
        </w:p>
        <w:p w14:paraId="38EB6443" w14:textId="77777777" w:rsidR="00361AB2" w:rsidRDefault="00361AB2" w:rsidP="00361AB2">
          <w:pPr>
            <w:pStyle w:val="TOC2"/>
            <w:tabs>
              <w:tab w:val="clear" w:pos="9072"/>
              <w:tab w:val="right" w:leader="dot" w:pos="9062"/>
            </w:tabs>
            <w:rPr>
              <w:rFonts w:asciiTheme="minorHAnsi" w:eastAsiaTheme="minorEastAsia" w:hAnsiTheme="minorHAnsi" w:cstheme="minorBidi"/>
              <w:noProof/>
              <w:kern w:val="2"/>
              <w:sz w:val="22"/>
              <w14:ligatures w14:val="standardContextual"/>
            </w:rPr>
          </w:pPr>
          <w:hyperlink w:anchor="_Toc172583554" w:history="1">
            <w:r w:rsidRPr="00710961">
              <w:rPr>
                <w:rStyle w:val="Hyperlink"/>
                <w:noProof/>
              </w:rPr>
              <w:t>3. Kết luận</w:t>
            </w:r>
            <w:r>
              <w:rPr>
                <w:noProof/>
                <w:webHidden/>
              </w:rPr>
              <w:tab/>
            </w:r>
            <w:r>
              <w:rPr>
                <w:noProof/>
                <w:webHidden/>
              </w:rPr>
              <w:fldChar w:fldCharType="begin"/>
            </w:r>
            <w:r>
              <w:rPr>
                <w:noProof/>
                <w:webHidden/>
              </w:rPr>
              <w:instrText xml:space="preserve"> PAGEREF _Toc172583554 \h </w:instrText>
            </w:r>
            <w:r>
              <w:rPr>
                <w:noProof/>
                <w:webHidden/>
              </w:rPr>
            </w:r>
            <w:r>
              <w:rPr>
                <w:noProof/>
                <w:webHidden/>
              </w:rPr>
              <w:fldChar w:fldCharType="separate"/>
            </w:r>
            <w:r>
              <w:rPr>
                <w:noProof/>
                <w:webHidden/>
              </w:rPr>
              <w:t>31</w:t>
            </w:r>
            <w:r>
              <w:rPr>
                <w:noProof/>
                <w:webHidden/>
              </w:rPr>
              <w:fldChar w:fldCharType="end"/>
            </w:r>
          </w:hyperlink>
        </w:p>
        <w:p w14:paraId="39721F3A" w14:textId="77777777" w:rsidR="00361AB2" w:rsidRDefault="00361AB2" w:rsidP="00361AB2">
          <w:pPr>
            <w:pStyle w:val="TOC1"/>
            <w:tabs>
              <w:tab w:val="clear" w:pos="9072"/>
              <w:tab w:val="right" w:leader="dot" w:pos="9062"/>
            </w:tabs>
            <w:rPr>
              <w:rFonts w:asciiTheme="minorHAnsi" w:eastAsiaTheme="minorEastAsia" w:hAnsiTheme="minorHAnsi" w:cstheme="minorBidi"/>
              <w:noProof/>
              <w:kern w:val="2"/>
              <w:sz w:val="22"/>
              <w:lang w:val="en-US"/>
              <w14:ligatures w14:val="standardContextual"/>
            </w:rPr>
          </w:pPr>
          <w:hyperlink w:anchor="_Toc172583555" w:history="1">
            <w:r w:rsidRPr="00710961">
              <w:rPr>
                <w:rStyle w:val="Hyperlink"/>
                <w:noProof/>
                <w:lang w:val="en-US"/>
              </w:rPr>
              <w:t>TÀI LIỆU THAM KHẢO</w:t>
            </w:r>
            <w:r>
              <w:rPr>
                <w:noProof/>
                <w:webHidden/>
              </w:rPr>
              <w:tab/>
            </w:r>
            <w:r>
              <w:rPr>
                <w:noProof/>
                <w:webHidden/>
              </w:rPr>
              <w:fldChar w:fldCharType="begin"/>
            </w:r>
            <w:r>
              <w:rPr>
                <w:noProof/>
                <w:webHidden/>
              </w:rPr>
              <w:instrText xml:space="preserve"> PAGEREF _Toc172583555 \h </w:instrText>
            </w:r>
            <w:r>
              <w:rPr>
                <w:noProof/>
                <w:webHidden/>
              </w:rPr>
            </w:r>
            <w:r>
              <w:rPr>
                <w:noProof/>
                <w:webHidden/>
              </w:rPr>
              <w:fldChar w:fldCharType="separate"/>
            </w:r>
            <w:r>
              <w:rPr>
                <w:noProof/>
                <w:webHidden/>
              </w:rPr>
              <w:t>35</w:t>
            </w:r>
            <w:r>
              <w:rPr>
                <w:noProof/>
                <w:webHidden/>
              </w:rPr>
              <w:fldChar w:fldCharType="end"/>
            </w:r>
          </w:hyperlink>
        </w:p>
        <w:p w14:paraId="6A24D972" w14:textId="77777777" w:rsidR="00361AB2" w:rsidRPr="00934FFB" w:rsidRDefault="00361AB2" w:rsidP="00361AB2">
          <w:r w:rsidRPr="00934FFB">
            <w:fldChar w:fldCharType="end"/>
          </w:r>
        </w:p>
      </w:sdtContent>
    </w:sdt>
    <w:p w14:paraId="22B6E167" w14:textId="77777777" w:rsidR="00361AB2" w:rsidRPr="00934FFB" w:rsidRDefault="00361AB2" w:rsidP="00361AB2">
      <w:pPr>
        <w:spacing w:before="120" w:after="120" w:line="288" w:lineRule="auto"/>
      </w:pPr>
      <w:r w:rsidRPr="00934FFB">
        <w:br w:type="page"/>
      </w:r>
    </w:p>
    <w:p w14:paraId="5CF1F0FA" w14:textId="77777777" w:rsidR="00361AB2" w:rsidRPr="00B142C2" w:rsidRDefault="00361AB2" w:rsidP="00B142C2">
      <w:pPr>
        <w:pStyle w:val="Heading1"/>
        <w:ind w:firstLine="14"/>
        <w:rPr>
          <w:rFonts w:ascii="Times New Roman" w:hAnsi="Times New Roman" w:cs="Times New Roman"/>
          <w:b/>
          <w:bCs/>
          <w:color w:val="auto"/>
          <w:sz w:val="30"/>
          <w:szCs w:val="30"/>
        </w:rPr>
      </w:pPr>
      <w:bookmarkStart w:id="2" w:name="_Toc172583531"/>
      <w:r w:rsidRPr="00B142C2">
        <w:rPr>
          <w:rFonts w:ascii="Times New Roman" w:hAnsi="Times New Roman" w:cs="Times New Roman"/>
          <w:b/>
          <w:bCs/>
          <w:color w:val="auto"/>
          <w:sz w:val="30"/>
          <w:szCs w:val="30"/>
        </w:rPr>
        <w:lastRenderedPageBreak/>
        <w:t>DANH MỤC TỪ VIẾT TẮT</w:t>
      </w:r>
      <w:bookmarkEnd w:id="2"/>
    </w:p>
    <w:tbl>
      <w:tblPr>
        <w:tblStyle w:val="TableGri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5520"/>
      </w:tblGrid>
      <w:tr w:rsidR="00361AB2" w:rsidRPr="00934FFB" w14:paraId="5387F14D" w14:textId="77777777" w:rsidTr="00844C62">
        <w:trPr>
          <w:trHeight w:val="318"/>
          <w:jc w:val="center"/>
        </w:trPr>
        <w:tc>
          <w:tcPr>
            <w:tcW w:w="2835" w:type="dxa"/>
            <w:vAlign w:val="center"/>
          </w:tcPr>
          <w:p w14:paraId="48B68860" w14:textId="77777777" w:rsidR="00361AB2" w:rsidRPr="00934FFB" w:rsidRDefault="00361AB2" w:rsidP="00844C62">
            <w:pPr>
              <w:jc w:val="center"/>
            </w:pPr>
            <w:r w:rsidRPr="00934FFB">
              <w:t>BAU</w:t>
            </w:r>
          </w:p>
        </w:tc>
        <w:tc>
          <w:tcPr>
            <w:tcW w:w="5520" w:type="dxa"/>
          </w:tcPr>
          <w:p w14:paraId="1D9AB7C0" w14:textId="77777777" w:rsidR="00361AB2" w:rsidRPr="00934FFB" w:rsidRDefault="00361AB2" w:rsidP="00844C62">
            <w:r w:rsidRPr="00934FFB">
              <w:t>Kịch bản phát triển thông thường</w:t>
            </w:r>
          </w:p>
        </w:tc>
      </w:tr>
      <w:tr w:rsidR="00361AB2" w:rsidRPr="00934FFB" w14:paraId="31D018D4" w14:textId="77777777" w:rsidTr="00844C62">
        <w:trPr>
          <w:trHeight w:val="327"/>
          <w:jc w:val="center"/>
        </w:trPr>
        <w:tc>
          <w:tcPr>
            <w:tcW w:w="2835" w:type="dxa"/>
            <w:vAlign w:val="center"/>
          </w:tcPr>
          <w:p w14:paraId="21410BCA" w14:textId="77777777" w:rsidR="00361AB2" w:rsidRPr="00934FFB" w:rsidRDefault="00361AB2" w:rsidP="00844C62">
            <w:pPr>
              <w:jc w:val="center"/>
            </w:pPr>
            <w:r w:rsidRPr="00934FFB">
              <w:t>BOF</w:t>
            </w:r>
          </w:p>
        </w:tc>
        <w:tc>
          <w:tcPr>
            <w:tcW w:w="5520" w:type="dxa"/>
          </w:tcPr>
          <w:p w14:paraId="576DFEAD" w14:textId="77777777" w:rsidR="00361AB2" w:rsidRPr="00934FFB" w:rsidRDefault="00361AB2" w:rsidP="00844C62">
            <w:r w:rsidRPr="00934FFB">
              <w:t>Công nghệ lò cơ bản</w:t>
            </w:r>
          </w:p>
        </w:tc>
      </w:tr>
      <w:tr w:rsidR="00361AB2" w:rsidRPr="00934FFB" w14:paraId="2481BBE3" w14:textId="77777777" w:rsidTr="00844C62">
        <w:trPr>
          <w:trHeight w:val="318"/>
          <w:jc w:val="center"/>
        </w:trPr>
        <w:tc>
          <w:tcPr>
            <w:tcW w:w="2835" w:type="dxa"/>
            <w:vAlign w:val="center"/>
          </w:tcPr>
          <w:p w14:paraId="175538A9" w14:textId="77777777" w:rsidR="00361AB2" w:rsidRPr="00934FFB" w:rsidRDefault="00361AB2" w:rsidP="00844C62">
            <w:pPr>
              <w:jc w:val="center"/>
            </w:pPr>
            <w:r w:rsidRPr="00934FFB">
              <w:t>EAF</w:t>
            </w:r>
          </w:p>
        </w:tc>
        <w:tc>
          <w:tcPr>
            <w:tcW w:w="5520" w:type="dxa"/>
          </w:tcPr>
          <w:p w14:paraId="3B6B7559" w14:textId="77777777" w:rsidR="00361AB2" w:rsidRPr="00934FFB" w:rsidRDefault="00361AB2" w:rsidP="00844C62">
            <w:r w:rsidRPr="00934FFB">
              <w:t>Công nghệ lò hồ quang điện</w:t>
            </w:r>
          </w:p>
        </w:tc>
      </w:tr>
      <w:tr w:rsidR="00361AB2" w:rsidRPr="00934FFB" w14:paraId="4E04DE74" w14:textId="77777777" w:rsidTr="00844C62">
        <w:trPr>
          <w:trHeight w:val="318"/>
          <w:jc w:val="center"/>
        </w:trPr>
        <w:tc>
          <w:tcPr>
            <w:tcW w:w="2835" w:type="dxa"/>
            <w:vAlign w:val="center"/>
          </w:tcPr>
          <w:p w14:paraId="2011C42A" w14:textId="77777777" w:rsidR="00361AB2" w:rsidRPr="00934FFB" w:rsidRDefault="00361AB2" w:rsidP="00844C62">
            <w:pPr>
              <w:jc w:val="center"/>
            </w:pPr>
            <w:r w:rsidRPr="00934FFB">
              <w:t>EEI</w:t>
            </w:r>
          </w:p>
        </w:tc>
        <w:tc>
          <w:tcPr>
            <w:tcW w:w="5520" w:type="dxa"/>
          </w:tcPr>
          <w:p w14:paraId="649F4AC9" w14:textId="77777777" w:rsidR="00361AB2" w:rsidRPr="00934FFB" w:rsidRDefault="00361AB2" w:rsidP="00844C62">
            <w:r w:rsidRPr="00934FFB">
              <w:t>Thông tin xuất khẩu điện tử</w:t>
            </w:r>
          </w:p>
        </w:tc>
      </w:tr>
      <w:tr w:rsidR="00361AB2" w:rsidRPr="00934FFB" w14:paraId="78E46BA0" w14:textId="77777777" w:rsidTr="00844C62">
        <w:trPr>
          <w:trHeight w:val="318"/>
          <w:jc w:val="center"/>
        </w:trPr>
        <w:tc>
          <w:tcPr>
            <w:tcW w:w="2835" w:type="dxa"/>
            <w:vAlign w:val="center"/>
          </w:tcPr>
          <w:p w14:paraId="2BD6F563" w14:textId="77777777" w:rsidR="00361AB2" w:rsidRPr="00934FFB" w:rsidRDefault="00361AB2" w:rsidP="00844C62">
            <w:pPr>
              <w:jc w:val="center"/>
            </w:pPr>
            <w:r w:rsidRPr="00934FFB">
              <w:t>EF</w:t>
            </w:r>
          </w:p>
        </w:tc>
        <w:tc>
          <w:tcPr>
            <w:tcW w:w="5520" w:type="dxa"/>
          </w:tcPr>
          <w:p w14:paraId="7090AA5B" w14:textId="77777777" w:rsidR="00361AB2" w:rsidRPr="00934FFB" w:rsidRDefault="00361AB2" w:rsidP="00844C62">
            <w:r w:rsidRPr="00934FFB">
              <w:t>Hệ số phát thải</w:t>
            </w:r>
          </w:p>
        </w:tc>
      </w:tr>
      <w:tr w:rsidR="00361AB2" w:rsidRPr="00934FFB" w14:paraId="54520F17" w14:textId="77777777" w:rsidTr="00844C62">
        <w:trPr>
          <w:trHeight w:val="318"/>
          <w:jc w:val="center"/>
        </w:trPr>
        <w:tc>
          <w:tcPr>
            <w:tcW w:w="2835" w:type="dxa"/>
            <w:vAlign w:val="center"/>
          </w:tcPr>
          <w:p w14:paraId="6E01E204" w14:textId="77777777" w:rsidR="00361AB2" w:rsidRPr="00934FFB" w:rsidRDefault="00361AB2" w:rsidP="00844C62">
            <w:pPr>
              <w:jc w:val="center"/>
            </w:pPr>
            <w:r w:rsidRPr="00934FFB">
              <w:t>GWP</w:t>
            </w:r>
          </w:p>
        </w:tc>
        <w:tc>
          <w:tcPr>
            <w:tcW w:w="5520" w:type="dxa"/>
          </w:tcPr>
          <w:p w14:paraId="5948AE42" w14:textId="77777777" w:rsidR="00361AB2" w:rsidRPr="00934FFB" w:rsidRDefault="00361AB2" w:rsidP="00844C62">
            <w:r w:rsidRPr="00934FFB">
              <w:t>Tiềm năng nóng lên toàn cầu</w:t>
            </w:r>
          </w:p>
        </w:tc>
      </w:tr>
      <w:tr w:rsidR="00361AB2" w:rsidRPr="00934FFB" w14:paraId="74075090" w14:textId="77777777" w:rsidTr="00844C62">
        <w:trPr>
          <w:trHeight w:val="327"/>
          <w:jc w:val="center"/>
        </w:trPr>
        <w:tc>
          <w:tcPr>
            <w:tcW w:w="2835" w:type="dxa"/>
            <w:vAlign w:val="center"/>
          </w:tcPr>
          <w:p w14:paraId="6B19BB85" w14:textId="77777777" w:rsidR="00361AB2" w:rsidRPr="00934FFB" w:rsidRDefault="00361AB2" w:rsidP="00844C62">
            <w:pPr>
              <w:jc w:val="center"/>
            </w:pPr>
            <w:r w:rsidRPr="00934FFB">
              <w:t>IF</w:t>
            </w:r>
          </w:p>
        </w:tc>
        <w:tc>
          <w:tcPr>
            <w:tcW w:w="5520" w:type="dxa"/>
          </w:tcPr>
          <w:p w14:paraId="553BD92C" w14:textId="77777777" w:rsidR="00361AB2" w:rsidRPr="00934FFB" w:rsidRDefault="00361AB2" w:rsidP="00844C62">
            <w:r w:rsidRPr="00934FFB">
              <w:t>Công nghệ lò nung cảm ứng</w:t>
            </w:r>
          </w:p>
        </w:tc>
      </w:tr>
      <w:tr w:rsidR="00361AB2" w:rsidRPr="00934FFB" w14:paraId="3A503015" w14:textId="77777777" w:rsidTr="00844C62">
        <w:trPr>
          <w:trHeight w:val="318"/>
          <w:jc w:val="center"/>
        </w:trPr>
        <w:tc>
          <w:tcPr>
            <w:tcW w:w="2835" w:type="dxa"/>
            <w:vAlign w:val="center"/>
          </w:tcPr>
          <w:p w14:paraId="57AA8D83" w14:textId="77777777" w:rsidR="00361AB2" w:rsidRPr="00934FFB" w:rsidRDefault="00361AB2" w:rsidP="00844C62">
            <w:pPr>
              <w:jc w:val="center"/>
            </w:pPr>
            <w:r w:rsidRPr="00934FFB">
              <w:t>IPPU</w:t>
            </w:r>
          </w:p>
        </w:tc>
        <w:tc>
          <w:tcPr>
            <w:tcW w:w="5520" w:type="dxa"/>
          </w:tcPr>
          <w:p w14:paraId="4503B554" w14:textId="77777777" w:rsidR="00361AB2" w:rsidRPr="00934FFB" w:rsidRDefault="00361AB2" w:rsidP="00844C62">
            <w:r w:rsidRPr="00934FFB">
              <w:t>Quá trình công nghiệp và sử dụng sản phẩm</w:t>
            </w:r>
          </w:p>
        </w:tc>
      </w:tr>
      <w:tr w:rsidR="00361AB2" w:rsidRPr="00934FFB" w14:paraId="5A3CF6EE" w14:textId="77777777" w:rsidTr="00844C62">
        <w:trPr>
          <w:trHeight w:val="318"/>
          <w:jc w:val="center"/>
        </w:trPr>
        <w:tc>
          <w:tcPr>
            <w:tcW w:w="2835" w:type="dxa"/>
            <w:vAlign w:val="center"/>
          </w:tcPr>
          <w:p w14:paraId="315163EE" w14:textId="77777777" w:rsidR="00361AB2" w:rsidRPr="00934FFB" w:rsidRDefault="00361AB2" w:rsidP="00844C62">
            <w:pPr>
              <w:jc w:val="center"/>
            </w:pPr>
            <w:r w:rsidRPr="00934FFB">
              <w:t>KNK</w:t>
            </w:r>
          </w:p>
        </w:tc>
        <w:tc>
          <w:tcPr>
            <w:tcW w:w="5520" w:type="dxa"/>
          </w:tcPr>
          <w:p w14:paraId="1A73742F" w14:textId="77777777" w:rsidR="00361AB2" w:rsidRPr="00934FFB" w:rsidRDefault="00361AB2" w:rsidP="00844C62">
            <w:r w:rsidRPr="00934FFB">
              <w:t>Khí nhà kính</w:t>
            </w:r>
          </w:p>
        </w:tc>
      </w:tr>
      <w:tr w:rsidR="00361AB2" w:rsidRPr="00934FFB" w14:paraId="01A80796" w14:textId="77777777" w:rsidTr="00844C62">
        <w:trPr>
          <w:trHeight w:val="318"/>
          <w:jc w:val="center"/>
        </w:trPr>
        <w:tc>
          <w:tcPr>
            <w:tcW w:w="2835" w:type="dxa"/>
            <w:vAlign w:val="center"/>
          </w:tcPr>
          <w:p w14:paraId="6FD9E9B7" w14:textId="77777777" w:rsidR="00361AB2" w:rsidRPr="00934FFB" w:rsidRDefault="00361AB2" w:rsidP="00844C62">
            <w:pPr>
              <w:jc w:val="center"/>
            </w:pPr>
            <w:r w:rsidRPr="00934FFB">
              <w:t>NE</w:t>
            </w:r>
          </w:p>
        </w:tc>
        <w:tc>
          <w:tcPr>
            <w:tcW w:w="5520" w:type="dxa"/>
          </w:tcPr>
          <w:p w14:paraId="15E808D8" w14:textId="77777777" w:rsidR="00361AB2" w:rsidRPr="00934FFB" w:rsidRDefault="00361AB2" w:rsidP="00844C62">
            <w:r w:rsidRPr="00934FFB">
              <w:t>Không được tính</w:t>
            </w:r>
          </w:p>
        </w:tc>
      </w:tr>
      <w:tr w:rsidR="00361AB2" w:rsidRPr="00934FFB" w14:paraId="4C713DBB" w14:textId="77777777" w:rsidTr="00844C62">
        <w:trPr>
          <w:trHeight w:val="318"/>
          <w:jc w:val="center"/>
        </w:trPr>
        <w:tc>
          <w:tcPr>
            <w:tcW w:w="2835" w:type="dxa"/>
            <w:vAlign w:val="center"/>
          </w:tcPr>
          <w:p w14:paraId="2637B30D" w14:textId="77777777" w:rsidR="00361AB2" w:rsidRPr="00934FFB" w:rsidRDefault="00361AB2" w:rsidP="00844C62">
            <w:pPr>
              <w:jc w:val="center"/>
            </w:pPr>
            <w:r w:rsidRPr="00934FFB">
              <w:t>NMVOC</w:t>
            </w:r>
          </w:p>
        </w:tc>
        <w:tc>
          <w:tcPr>
            <w:tcW w:w="5520" w:type="dxa"/>
          </w:tcPr>
          <w:p w14:paraId="41DCBDFC" w14:textId="77777777" w:rsidR="00361AB2" w:rsidRPr="00934FFB" w:rsidRDefault="00361AB2" w:rsidP="00844C62">
            <w:r w:rsidRPr="00934FFB">
              <w:t>Các hợp chất hữu cơ dễ bay hơi không mêtan</w:t>
            </w:r>
          </w:p>
        </w:tc>
      </w:tr>
      <w:tr w:rsidR="00361AB2" w:rsidRPr="00934FFB" w14:paraId="06E88F2C" w14:textId="77777777" w:rsidTr="00844C62">
        <w:trPr>
          <w:trHeight w:val="318"/>
          <w:jc w:val="center"/>
        </w:trPr>
        <w:tc>
          <w:tcPr>
            <w:tcW w:w="2835" w:type="dxa"/>
            <w:vAlign w:val="center"/>
          </w:tcPr>
          <w:p w14:paraId="2F5A148A" w14:textId="77777777" w:rsidR="00361AB2" w:rsidRPr="00934FFB" w:rsidRDefault="00361AB2" w:rsidP="00844C62">
            <w:pPr>
              <w:jc w:val="center"/>
            </w:pPr>
            <w:r w:rsidRPr="00934FFB">
              <w:t>NO</w:t>
            </w:r>
          </w:p>
        </w:tc>
        <w:tc>
          <w:tcPr>
            <w:tcW w:w="5520" w:type="dxa"/>
          </w:tcPr>
          <w:p w14:paraId="2DD2B14C" w14:textId="77777777" w:rsidR="00361AB2" w:rsidRPr="00934FFB" w:rsidRDefault="00361AB2" w:rsidP="00844C62">
            <w:r w:rsidRPr="00934FFB">
              <w:t>Không xảy ra</w:t>
            </w:r>
          </w:p>
        </w:tc>
      </w:tr>
      <w:tr w:rsidR="00361AB2" w:rsidRPr="00934FFB" w14:paraId="7572849E" w14:textId="77777777" w:rsidTr="00844C62">
        <w:trPr>
          <w:trHeight w:val="327"/>
          <w:jc w:val="center"/>
        </w:trPr>
        <w:tc>
          <w:tcPr>
            <w:tcW w:w="2835" w:type="dxa"/>
            <w:vAlign w:val="center"/>
          </w:tcPr>
          <w:p w14:paraId="22C9474E" w14:textId="77777777" w:rsidR="00361AB2" w:rsidRPr="00934FFB" w:rsidRDefault="00361AB2" w:rsidP="00844C62">
            <w:pPr>
              <w:jc w:val="center"/>
            </w:pPr>
            <w:r w:rsidRPr="00934FFB">
              <w:t>ODS</w:t>
            </w:r>
          </w:p>
        </w:tc>
        <w:tc>
          <w:tcPr>
            <w:tcW w:w="5520" w:type="dxa"/>
          </w:tcPr>
          <w:p w14:paraId="1EC13748" w14:textId="77777777" w:rsidR="00361AB2" w:rsidRPr="00934FFB" w:rsidRDefault="00361AB2" w:rsidP="00844C62">
            <w:r w:rsidRPr="00934FFB">
              <w:t>Các chất làm suy giảm ôzôn</w:t>
            </w:r>
          </w:p>
        </w:tc>
      </w:tr>
      <w:tr w:rsidR="00361AB2" w:rsidRPr="00934FFB" w14:paraId="24E606F3" w14:textId="77777777" w:rsidTr="00844C62">
        <w:trPr>
          <w:trHeight w:val="318"/>
          <w:jc w:val="center"/>
        </w:trPr>
        <w:tc>
          <w:tcPr>
            <w:tcW w:w="2835" w:type="dxa"/>
            <w:vAlign w:val="center"/>
          </w:tcPr>
          <w:p w14:paraId="45569BD5" w14:textId="77777777" w:rsidR="00361AB2" w:rsidRPr="00934FFB" w:rsidRDefault="00361AB2" w:rsidP="00844C62">
            <w:pPr>
              <w:jc w:val="center"/>
            </w:pPr>
            <w:r w:rsidRPr="00934FFB">
              <w:t>ODU</w:t>
            </w:r>
          </w:p>
        </w:tc>
        <w:tc>
          <w:tcPr>
            <w:tcW w:w="5520" w:type="dxa"/>
          </w:tcPr>
          <w:p w14:paraId="26A50CBA" w14:textId="77777777" w:rsidR="00361AB2" w:rsidRPr="00934FFB" w:rsidRDefault="00361AB2" w:rsidP="00844C62">
            <w:r w:rsidRPr="00934FFB">
              <w:t>Hệ số oxi hóa trong quá trình sử dụng</w:t>
            </w:r>
          </w:p>
        </w:tc>
      </w:tr>
      <w:tr w:rsidR="00361AB2" w:rsidRPr="00934FFB" w14:paraId="64683784" w14:textId="77777777" w:rsidTr="00844C62">
        <w:trPr>
          <w:trHeight w:val="318"/>
          <w:jc w:val="center"/>
        </w:trPr>
        <w:tc>
          <w:tcPr>
            <w:tcW w:w="2835" w:type="dxa"/>
            <w:vAlign w:val="center"/>
          </w:tcPr>
          <w:p w14:paraId="27A567C7" w14:textId="77777777" w:rsidR="00361AB2" w:rsidRPr="00934FFB" w:rsidRDefault="00361AB2" w:rsidP="00844C62">
            <w:pPr>
              <w:jc w:val="center"/>
            </w:pPr>
            <w:r w:rsidRPr="00934FFB">
              <w:t>UNIDO</w:t>
            </w:r>
          </w:p>
        </w:tc>
        <w:tc>
          <w:tcPr>
            <w:tcW w:w="5520" w:type="dxa"/>
          </w:tcPr>
          <w:p w14:paraId="0F8B0C6C" w14:textId="77777777" w:rsidR="00361AB2" w:rsidRPr="00934FFB" w:rsidRDefault="00361AB2" w:rsidP="00844C62">
            <w:r w:rsidRPr="00934FFB">
              <w:t>Tổ chức Phát triển Công nghiệp Liên Hợp Quốc</w:t>
            </w:r>
          </w:p>
        </w:tc>
      </w:tr>
    </w:tbl>
    <w:p w14:paraId="0D26AA35" w14:textId="77777777" w:rsidR="00361AB2" w:rsidRPr="00934FFB" w:rsidRDefault="00361AB2" w:rsidP="00361AB2"/>
    <w:p w14:paraId="1F5C7245" w14:textId="77777777" w:rsidR="00361AB2" w:rsidRPr="00934FFB" w:rsidRDefault="00361AB2" w:rsidP="00361AB2">
      <w:pPr>
        <w:rPr>
          <w:rFonts w:ascii="Times New Roman Bold" w:eastAsiaTheme="majorEastAsia" w:hAnsi="Times New Roman Bold" w:cstheme="majorBidi"/>
          <w:b/>
          <w:bCs/>
          <w:szCs w:val="28"/>
        </w:rPr>
      </w:pPr>
      <w:r w:rsidRPr="00934FFB">
        <w:br w:type="page"/>
      </w:r>
    </w:p>
    <w:p w14:paraId="389891B1" w14:textId="77777777" w:rsidR="00361AB2" w:rsidRPr="00B142C2" w:rsidRDefault="00361AB2" w:rsidP="00B142C2">
      <w:pPr>
        <w:pStyle w:val="Heading1"/>
        <w:ind w:firstLine="14"/>
        <w:rPr>
          <w:rFonts w:ascii="Times New Roman" w:hAnsi="Times New Roman" w:cs="Times New Roman"/>
          <w:b/>
          <w:bCs/>
          <w:color w:val="auto"/>
          <w:sz w:val="30"/>
          <w:szCs w:val="30"/>
        </w:rPr>
      </w:pPr>
      <w:bookmarkStart w:id="3" w:name="_Toc172583532"/>
      <w:r w:rsidRPr="00B142C2">
        <w:rPr>
          <w:rFonts w:ascii="Times New Roman" w:hAnsi="Times New Roman" w:cs="Times New Roman"/>
          <w:b/>
          <w:bCs/>
          <w:color w:val="auto"/>
          <w:sz w:val="30"/>
          <w:szCs w:val="30"/>
        </w:rPr>
        <w:lastRenderedPageBreak/>
        <w:t>DANH MỤC C</w:t>
      </w:r>
      <w:r w:rsidRPr="00B142C2">
        <w:rPr>
          <w:rFonts w:ascii="Times New Roman" w:hAnsi="Times New Roman" w:cs="Times New Roman" w:hint="eastAsia"/>
          <w:b/>
          <w:bCs/>
          <w:color w:val="auto"/>
          <w:sz w:val="30"/>
          <w:szCs w:val="30"/>
        </w:rPr>
        <w:t>Ô</w:t>
      </w:r>
      <w:r w:rsidRPr="00B142C2">
        <w:rPr>
          <w:rFonts w:ascii="Times New Roman" w:hAnsi="Times New Roman" w:cs="Times New Roman"/>
          <w:b/>
          <w:bCs/>
          <w:color w:val="auto"/>
          <w:sz w:val="30"/>
          <w:szCs w:val="30"/>
        </w:rPr>
        <w:t>NG THỨC H</w:t>
      </w:r>
      <w:r w:rsidRPr="00B142C2">
        <w:rPr>
          <w:rFonts w:ascii="Times New Roman" w:hAnsi="Times New Roman" w:cs="Times New Roman" w:hint="eastAsia"/>
          <w:b/>
          <w:bCs/>
          <w:color w:val="auto"/>
          <w:sz w:val="30"/>
          <w:szCs w:val="30"/>
        </w:rPr>
        <w:t>Ó</w:t>
      </w:r>
      <w:r w:rsidRPr="00B142C2">
        <w:rPr>
          <w:rFonts w:ascii="Times New Roman" w:hAnsi="Times New Roman" w:cs="Times New Roman"/>
          <w:b/>
          <w:bCs/>
          <w:color w:val="auto"/>
          <w:sz w:val="30"/>
          <w:szCs w:val="30"/>
        </w:rPr>
        <w:t>A HỌC</w:t>
      </w:r>
      <w:bookmarkEnd w:id="3"/>
    </w:p>
    <w:tbl>
      <w:tblPr>
        <w:tblStyle w:val="TableGrid"/>
        <w:tblW w:w="8266"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5258"/>
      </w:tblGrid>
      <w:tr w:rsidR="00361AB2" w:rsidRPr="00934FFB" w14:paraId="21BAF931" w14:textId="77777777" w:rsidTr="00844C62">
        <w:trPr>
          <w:trHeight w:val="323"/>
          <w:jc w:val="center"/>
        </w:trPr>
        <w:tc>
          <w:tcPr>
            <w:tcW w:w="3008" w:type="dxa"/>
          </w:tcPr>
          <w:p w14:paraId="5019F7DC" w14:textId="77777777" w:rsidR="00361AB2" w:rsidRPr="00934FFB" w:rsidRDefault="00361AB2" w:rsidP="00844C62">
            <w:pPr>
              <w:jc w:val="center"/>
            </w:pPr>
            <w:r w:rsidRPr="00934FFB">
              <w:t>Al</w:t>
            </w:r>
            <w:r w:rsidRPr="00934FFB">
              <w:rPr>
                <w:vertAlign w:val="subscript"/>
              </w:rPr>
              <w:t>2</w:t>
            </w:r>
            <w:r w:rsidRPr="00934FFB">
              <w:t>O</w:t>
            </w:r>
            <w:r w:rsidRPr="00934FFB">
              <w:rPr>
                <w:vertAlign w:val="subscript"/>
              </w:rPr>
              <w:t>3</w:t>
            </w:r>
          </w:p>
        </w:tc>
        <w:tc>
          <w:tcPr>
            <w:tcW w:w="5258" w:type="dxa"/>
          </w:tcPr>
          <w:p w14:paraId="0F46947B" w14:textId="77777777" w:rsidR="00361AB2" w:rsidRPr="00934FFB" w:rsidRDefault="00361AB2" w:rsidP="00844C62">
            <w:r w:rsidRPr="00934FFB">
              <w:t>Nhôm oxide</w:t>
            </w:r>
          </w:p>
        </w:tc>
      </w:tr>
      <w:tr w:rsidR="00361AB2" w:rsidRPr="00934FFB" w14:paraId="682655E7" w14:textId="77777777" w:rsidTr="00844C62">
        <w:trPr>
          <w:trHeight w:val="323"/>
          <w:jc w:val="center"/>
        </w:trPr>
        <w:tc>
          <w:tcPr>
            <w:tcW w:w="3008" w:type="dxa"/>
          </w:tcPr>
          <w:p w14:paraId="1CF6A3B8" w14:textId="77777777" w:rsidR="00361AB2" w:rsidRPr="00934FFB" w:rsidRDefault="00361AB2" w:rsidP="00844C62">
            <w:pPr>
              <w:jc w:val="center"/>
            </w:pPr>
            <w:r w:rsidRPr="00934FFB">
              <w:t>BaCO</w:t>
            </w:r>
            <w:r w:rsidRPr="00934FFB">
              <w:rPr>
                <w:vertAlign w:val="subscript"/>
              </w:rPr>
              <w:t>3</w:t>
            </w:r>
          </w:p>
        </w:tc>
        <w:tc>
          <w:tcPr>
            <w:tcW w:w="5258" w:type="dxa"/>
          </w:tcPr>
          <w:p w14:paraId="3CF3984B" w14:textId="77777777" w:rsidR="00361AB2" w:rsidRPr="00934FFB" w:rsidRDefault="00361AB2" w:rsidP="00844C62">
            <w:r w:rsidRPr="00934FFB">
              <w:t>Bari cacbonat</w:t>
            </w:r>
          </w:p>
        </w:tc>
      </w:tr>
      <w:tr w:rsidR="00361AB2" w:rsidRPr="00934FFB" w14:paraId="2FF8797C" w14:textId="77777777" w:rsidTr="00844C62">
        <w:trPr>
          <w:trHeight w:val="323"/>
          <w:jc w:val="center"/>
        </w:trPr>
        <w:tc>
          <w:tcPr>
            <w:tcW w:w="3008" w:type="dxa"/>
          </w:tcPr>
          <w:p w14:paraId="21BA64E6" w14:textId="77777777" w:rsidR="00361AB2" w:rsidRPr="00934FFB" w:rsidRDefault="00361AB2" w:rsidP="00844C62">
            <w:pPr>
              <w:jc w:val="center"/>
            </w:pPr>
            <w:r w:rsidRPr="00934FFB">
              <w:t>CaCO</w:t>
            </w:r>
            <w:r w:rsidRPr="00934FFB">
              <w:rPr>
                <w:vertAlign w:val="subscript"/>
              </w:rPr>
              <w:t>3</w:t>
            </w:r>
          </w:p>
        </w:tc>
        <w:tc>
          <w:tcPr>
            <w:tcW w:w="5258" w:type="dxa"/>
          </w:tcPr>
          <w:p w14:paraId="06BD8734" w14:textId="77777777" w:rsidR="00361AB2" w:rsidRPr="00934FFB" w:rsidRDefault="00361AB2" w:rsidP="00844C62">
            <w:r w:rsidRPr="00934FFB">
              <w:t>Canxi cacbonat</w:t>
            </w:r>
          </w:p>
        </w:tc>
      </w:tr>
      <w:tr w:rsidR="00361AB2" w:rsidRPr="00934FFB" w14:paraId="56A0EF73" w14:textId="77777777" w:rsidTr="00844C62">
        <w:trPr>
          <w:trHeight w:val="334"/>
          <w:jc w:val="center"/>
        </w:trPr>
        <w:tc>
          <w:tcPr>
            <w:tcW w:w="3008" w:type="dxa"/>
          </w:tcPr>
          <w:p w14:paraId="6A59483C" w14:textId="77777777" w:rsidR="00361AB2" w:rsidRPr="00934FFB" w:rsidRDefault="00361AB2" w:rsidP="00844C62">
            <w:pPr>
              <w:jc w:val="center"/>
            </w:pPr>
            <w:r w:rsidRPr="00934FFB">
              <w:t>CaCO</w:t>
            </w:r>
            <w:r w:rsidRPr="00934FFB">
              <w:rPr>
                <w:vertAlign w:val="subscript"/>
              </w:rPr>
              <w:t>3</w:t>
            </w:r>
            <w:r w:rsidRPr="00934FFB">
              <w:t>.MgCO</w:t>
            </w:r>
            <w:r w:rsidRPr="00934FFB">
              <w:rPr>
                <w:vertAlign w:val="subscript"/>
              </w:rPr>
              <w:t>3</w:t>
            </w:r>
          </w:p>
        </w:tc>
        <w:tc>
          <w:tcPr>
            <w:tcW w:w="5258" w:type="dxa"/>
          </w:tcPr>
          <w:p w14:paraId="7E351CDB" w14:textId="77777777" w:rsidR="00361AB2" w:rsidRPr="00934FFB" w:rsidRDefault="00361AB2" w:rsidP="00844C62">
            <w:r w:rsidRPr="00934FFB">
              <w:t>Đôlômit</w:t>
            </w:r>
          </w:p>
        </w:tc>
      </w:tr>
      <w:tr w:rsidR="00361AB2" w:rsidRPr="00934FFB" w14:paraId="235BB1D5" w14:textId="77777777" w:rsidTr="00844C62">
        <w:trPr>
          <w:trHeight w:val="323"/>
          <w:jc w:val="center"/>
        </w:trPr>
        <w:tc>
          <w:tcPr>
            <w:tcW w:w="3008" w:type="dxa"/>
          </w:tcPr>
          <w:p w14:paraId="770EEC36" w14:textId="77777777" w:rsidR="00361AB2" w:rsidRPr="00934FFB" w:rsidRDefault="00361AB2" w:rsidP="00844C62">
            <w:pPr>
              <w:jc w:val="center"/>
            </w:pPr>
            <w:r w:rsidRPr="00934FFB">
              <w:t>CaO</w:t>
            </w:r>
          </w:p>
        </w:tc>
        <w:tc>
          <w:tcPr>
            <w:tcW w:w="5258" w:type="dxa"/>
          </w:tcPr>
          <w:p w14:paraId="1288C0DE" w14:textId="77777777" w:rsidR="00361AB2" w:rsidRPr="00934FFB" w:rsidRDefault="00361AB2" w:rsidP="00844C62">
            <w:r w:rsidRPr="00934FFB">
              <w:t>Vôi</w:t>
            </w:r>
          </w:p>
        </w:tc>
      </w:tr>
      <w:tr w:rsidR="00361AB2" w:rsidRPr="00934FFB" w14:paraId="5C268331" w14:textId="77777777" w:rsidTr="00844C62">
        <w:trPr>
          <w:trHeight w:val="323"/>
          <w:jc w:val="center"/>
        </w:trPr>
        <w:tc>
          <w:tcPr>
            <w:tcW w:w="3008" w:type="dxa"/>
          </w:tcPr>
          <w:p w14:paraId="0FC2002A" w14:textId="77777777" w:rsidR="00361AB2" w:rsidRPr="00934FFB" w:rsidRDefault="00361AB2" w:rsidP="00844C62">
            <w:pPr>
              <w:jc w:val="center"/>
            </w:pPr>
            <w:r w:rsidRPr="00934FFB">
              <w:t>CaO.MgO</w:t>
            </w:r>
          </w:p>
        </w:tc>
        <w:tc>
          <w:tcPr>
            <w:tcW w:w="5258" w:type="dxa"/>
          </w:tcPr>
          <w:p w14:paraId="208CFF2F" w14:textId="77777777" w:rsidR="00361AB2" w:rsidRPr="00934FFB" w:rsidRDefault="00361AB2" w:rsidP="00844C62">
            <w:r w:rsidRPr="00934FFB">
              <w:t>Vôi sống đôlômit</w:t>
            </w:r>
          </w:p>
        </w:tc>
      </w:tr>
      <w:tr w:rsidR="00361AB2" w:rsidRPr="00934FFB" w14:paraId="6B32F665" w14:textId="77777777" w:rsidTr="00844C62">
        <w:trPr>
          <w:trHeight w:val="323"/>
          <w:jc w:val="center"/>
        </w:trPr>
        <w:tc>
          <w:tcPr>
            <w:tcW w:w="3008" w:type="dxa"/>
          </w:tcPr>
          <w:p w14:paraId="4C83D5D4" w14:textId="77777777" w:rsidR="00361AB2" w:rsidRPr="00934FFB" w:rsidRDefault="00361AB2" w:rsidP="00844C62">
            <w:pPr>
              <w:jc w:val="center"/>
            </w:pPr>
            <w:r w:rsidRPr="00934FFB">
              <w:t>CH</w:t>
            </w:r>
            <w:r w:rsidRPr="00934FFB">
              <w:rPr>
                <w:vertAlign w:val="subscript"/>
              </w:rPr>
              <w:t>4</w:t>
            </w:r>
          </w:p>
        </w:tc>
        <w:tc>
          <w:tcPr>
            <w:tcW w:w="5258" w:type="dxa"/>
          </w:tcPr>
          <w:p w14:paraId="78AEF67C" w14:textId="77777777" w:rsidR="00361AB2" w:rsidRPr="00934FFB" w:rsidRDefault="00361AB2" w:rsidP="00844C62">
            <w:r w:rsidRPr="00934FFB">
              <w:t>Mêtan</w:t>
            </w:r>
          </w:p>
        </w:tc>
      </w:tr>
      <w:tr w:rsidR="00361AB2" w:rsidRPr="00934FFB" w14:paraId="32C46E21" w14:textId="77777777" w:rsidTr="00844C62">
        <w:trPr>
          <w:trHeight w:val="323"/>
          <w:jc w:val="center"/>
        </w:trPr>
        <w:tc>
          <w:tcPr>
            <w:tcW w:w="3008" w:type="dxa"/>
          </w:tcPr>
          <w:p w14:paraId="1D236A91" w14:textId="77777777" w:rsidR="00361AB2" w:rsidRPr="00934FFB" w:rsidRDefault="00361AB2" w:rsidP="00844C62">
            <w:pPr>
              <w:jc w:val="center"/>
            </w:pPr>
            <w:r w:rsidRPr="00934FFB">
              <w:t>CO</w:t>
            </w:r>
          </w:p>
        </w:tc>
        <w:tc>
          <w:tcPr>
            <w:tcW w:w="5258" w:type="dxa"/>
          </w:tcPr>
          <w:p w14:paraId="72BC0979" w14:textId="77777777" w:rsidR="00361AB2" w:rsidRPr="00934FFB" w:rsidRDefault="00361AB2" w:rsidP="00844C62">
            <w:r w:rsidRPr="00934FFB">
              <w:t>Cacbon monoxide</w:t>
            </w:r>
          </w:p>
        </w:tc>
      </w:tr>
      <w:tr w:rsidR="00361AB2" w:rsidRPr="00934FFB" w14:paraId="6A1F6A42" w14:textId="77777777" w:rsidTr="00844C62">
        <w:trPr>
          <w:trHeight w:val="323"/>
          <w:jc w:val="center"/>
        </w:trPr>
        <w:tc>
          <w:tcPr>
            <w:tcW w:w="3008" w:type="dxa"/>
          </w:tcPr>
          <w:p w14:paraId="34C1B58A" w14:textId="77777777" w:rsidR="00361AB2" w:rsidRPr="00934FFB" w:rsidRDefault="00361AB2" w:rsidP="00844C62">
            <w:pPr>
              <w:jc w:val="center"/>
            </w:pPr>
            <w:r w:rsidRPr="00934FFB">
              <w:t>CO</w:t>
            </w:r>
            <w:r w:rsidRPr="00934FFB">
              <w:rPr>
                <w:vertAlign w:val="subscript"/>
              </w:rPr>
              <w:t>2</w:t>
            </w:r>
          </w:p>
        </w:tc>
        <w:tc>
          <w:tcPr>
            <w:tcW w:w="5258" w:type="dxa"/>
          </w:tcPr>
          <w:p w14:paraId="065E48E7" w14:textId="77777777" w:rsidR="00361AB2" w:rsidRPr="00934FFB" w:rsidRDefault="00361AB2" w:rsidP="00844C62">
            <w:r w:rsidRPr="00934FFB">
              <w:t>Cacbon dioxide</w:t>
            </w:r>
          </w:p>
        </w:tc>
      </w:tr>
      <w:tr w:rsidR="00361AB2" w:rsidRPr="00934FFB" w14:paraId="2FA9399E" w14:textId="77777777" w:rsidTr="00844C62">
        <w:trPr>
          <w:trHeight w:val="323"/>
          <w:jc w:val="center"/>
        </w:trPr>
        <w:tc>
          <w:tcPr>
            <w:tcW w:w="3008" w:type="dxa"/>
            <w:vAlign w:val="center"/>
          </w:tcPr>
          <w:p w14:paraId="523C437C" w14:textId="77777777" w:rsidR="00361AB2" w:rsidRPr="00934FFB" w:rsidRDefault="00361AB2" w:rsidP="00844C62">
            <w:pPr>
              <w:jc w:val="center"/>
            </w:pPr>
            <w:r w:rsidRPr="00934FFB">
              <w:t>HFCs</w:t>
            </w:r>
          </w:p>
        </w:tc>
        <w:tc>
          <w:tcPr>
            <w:tcW w:w="5258" w:type="dxa"/>
          </w:tcPr>
          <w:p w14:paraId="6CF5E042" w14:textId="77777777" w:rsidR="00361AB2" w:rsidRPr="00934FFB" w:rsidRDefault="00361AB2" w:rsidP="00844C62">
            <w:r w:rsidRPr="00934FFB">
              <w:t>Fluorinated hydrocarbon</w:t>
            </w:r>
          </w:p>
        </w:tc>
      </w:tr>
      <w:tr w:rsidR="00361AB2" w:rsidRPr="00934FFB" w14:paraId="672E27B0" w14:textId="77777777" w:rsidTr="00844C62">
        <w:trPr>
          <w:trHeight w:val="323"/>
          <w:jc w:val="center"/>
        </w:trPr>
        <w:tc>
          <w:tcPr>
            <w:tcW w:w="3008" w:type="dxa"/>
          </w:tcPr>
          <w:p w14:paraId="0A141CC5" w14:textId="77777777" w:rsidR="00361AB2" w:rsidRPr="00934FFB" w:rsidRDefault="00361AB2" w:rsidP="00844C62">
            <w:pPr>
              <w:jc w:val="center"/>
            </w:pPr>
            <w:r w:rsidRPr="00934FFB">
              <w:t>K</w:t>
            </w:r>
            <w:r w:rsidRPr="00934FFB">
              <w:rPr>
                <w:vertAlign w:val="subscript"/>
              </w:rPr>
              <w:t>2</w:t>
            </w:r>
            <w:r w:rsidRPr="00934FFB">
              <w:t>CO</w:t>
            </w:r>
            <w:r w:rsidRPr="00934FFB">
              <w:rPr>
                <w:vertAlign w:val="subscript"/>
              </w:rPr>
              <w:t>3</w:t>
            </w:r>
          </w:p>
        </w:tc>
        <w:tc>
          <w:tcPr>
            <w:tcW w:w="5258" w:type="dxa"/>
          </w:tcPr>
          <w:p w14:paraId="40A07826" w14:textId="77777777" w:rsidR="00361AB2" w:rsidRPr="00934FFB" w:rsidRDefault="00361AB2" w:rsidP="00844C62">
            <w:r w:rsidRPr="00934FFB">
              <w:t>Kali cacbonat</w:t>
            </w:r>
          </w:p>
        </w:tc>
      </w:tr>
      <w:tr w:rsidR="00361AB2" w:rsidRPr="00934FFB" w14:paraId="3504C0D9" w14:textId="77777777" w:rsidTr="00844C62">
        <w:trPr>
          <w:trHeight w:val="334"/>
          <w:jc w:val="center"/>
        </w:trPr>
        <w:tc>
          <w:tcPr>
            <w:tcW w:w="3008" w:type="dxa"/>
          </w:tcPr>
          <w:p w14:paraId="70B57BA1" w14:textId="77777777" w:rsidR="00361AB2" w:rsidRPr="00934FFB" w:rsidRDefault="00361AB2" w:rsidP="00844C62">
            <w:pPr>
              <w:jc w:val="center"/>
            </w:pPr>
            <w:r w:rsidRPr="00934FFB">
              <w:t>N</w:t>
            </w:r>
            <w:r w:rsidRPr="00934FFB">
              <w:rPr>
                <w:vertAlign w:val="subscript"/>
              </w:rPr>
              <w:t>2</w:t>
            </w:r>
            <w:r w:rsidRPr="00934FFB">
              <w:t>O</w:t>
            </w:r>
          </w:p>
        </w:tc>
        <w:tc>
          <w:tcPr>
            <w:tcW w:w="5258" w:type="dxa"/>
          </w:tcPr>
          <w:p w14:paraId="7D54B084" w14:textId="77777777" w:rsidR="00361AB2" w:rsidRPr="00934FFB" w:rsidRDefault="00361AB2" w:rsidP="00844C62">
            <w:r w:rsidRPr="00934FFB">
              <w:t>Dinitơ monoxide</w:t>
            </w:r>
          </w:p>
        </w:tc>
      </w:tr>
      <w:tr w:rsidR="00361AB2" w:rsidRPr="00934FFB" w14:paraId="24F6D5CC" w14:textId="77777777" w:rsidTr="00844C62">
        <w:trPr>
          <w:trHeight w:val="323"/>
          <w:jc w:val="center"/>
        </w:trPr>
        <w:tc>
          <w:tcPr>
            <w:tcW w:w="3008" w:type="dxa"/>
          </w:tcPr>
          <w:p w14:paraId="12671948" w14:textId="77777777" w:rsidR="00361AB2" w:rsidRPr="00934FFB" w:rsidRDefault="00361AB2" w:rsidP="00844C62">
            <w:pPr>
              <w:jc w:val="center"/>
            </w:pPr>
            <w:r w:rsidRPr="00934FFB">
              <w:t>Na</w:t>
            </w:r>
            <w:r w:rsidRPr="00934FFB">
              <w:rPr>
                <w:vertAlign w:val="subscript"/>
              </w:rPr>
              <w:t>2</w:t>
            </w:r>
            <w:r w:rsidRPr="00934FFB">
              <w:t>CO</w:t>
            </w:r>
            <w:r w:rsidRPr="00934FFB">
              <w:rPr>
                <w:vertAlign w:val="subscript"/>
              </w:rPr>
              <w:t>3</w:t>
            </w:r>
          </w:p>
        </w:tc>
        <w:tc>
          <w:tcPr>
            <w:tcW w:w="5258" w:type="dxa"/>
          </w:tcPr>
          <w:p w14:paraId="18418778" w14:textId="77777777" w:rsidR="00361AB2" w:rsidRPr="00934FFB" w:rsidRDefault="00361AB2" w:rsidP="00844C62">
            <w:r w:rsidRPr="00934FFB">
              <w:t>Tro</w:t>
            </w:r>
          </w:p>
        </w:tc>
      </w:tr>
      <w:tr w:rsidR="00361AB2" w:rsidRPr="00934FFB" w14:paraId="497ED8FA" w14:textId="77777777" w:rsidTr="00844C62">
        <w:trPr>
          <w:trHeight w:val="323"/>
          <w:jc w:val="center"/>
        </w:trPr>
        <w:tc>
          <w:tcPr>
            <w:tcW w:w="3008" w:type="dxa"/>
          </w:tcPr>
          <w:p w14:paraId="2C74A65D" w14:textId="77777777" w:rsidR="00361AB2" w:rsidRPr="00934FFB" w:rsidRDefault="00361AB2" w:rsidP="00844C62">
            <w:pPr>
              <w:jc w:val="center"/>
            </w:pPr>
            <w:r w:rsidRPr="00934FFB">
              <w:t>NMVOCs</w:t>
            </w:r>
          </w:p>
        </w:tc>
        <w:tc>
          <w:tcPr>
            <w:tcW w:w="5258" w:type="dxa"/>
          </w:tcPr>
          <w:p w14:paraId="121EFA8E" w14:textId="77777777" w:rsidR="00361AB2" w:rsidRPr="00934FFB" w:rsidRDefault="00361AB2" w:rsidP="00844C62">
            <w:r w:rsidRPr="00934FFB">
              <w:t>Các hợp chất hữu cơ dễ bay hơi không mêtan</w:t>
            </w:r>
          </w:p>
        </w:tc>
      </w:tr>
      <w:tr w:rsidR="00361AB2" w:rsidRPr="00934FFB" w14:paraId="26718D28" w14:textId="77777777" w:rsidTr="00844C62">
        <w:trPr>
          <w:trHeight w:val="334"/>
          <w:jc w:val="center"/>
        </w:trPr>
        <w:tc>
          <w:tcPr>
            <w:tcW w:w="3008" w:type="dxa"/>
          </w:tcPr>
          <w:p w14:paraId="2256BBEC" w14:textId="77777777" w:rsidR="00361AB2" w:rsidRPr="00934FFB" w:rsidRDefault="00361AB2" w:rsidP="00844C62">
            <w:pPr>
              <w:jc w:val="center"/>
            </w:pPr>
            <w:r w:rsidRPr="00934FFB">
              <w:t>NO</w:t>
            </w:r>
            <w:r w:rsidRPr="00934FFB">
              <w:rPr>
                <w:vertAlign w:val="subscript"/>
              </w:rPr>
              <w:t>x</w:t>
            </w:r>
          </w:p>
        </w:tc>
        <w:tc>
          <w:tcPr>
            <w:tcW w:w="5258" w:type="dxa"/>
          </w:tcPr>
          <w:p w14:paraId="7474230D" w14:textId="77777777" w:rsidR="00361AB2" w:rsidRPr="00934FFB" w:rsidRDefault="00361AB2" w:rsidP="00844C62">
            <w:r w:rsidRPr="00934FFB">
              <w:t>Các hợp chất oxit nitơ</w:t>
            </w:r>
          </w:p>
        </w:tc>
      </w:tr>
      <w:tr w:rsidR="00361AB2" w:rsidRPr="00934FFB" w14:paraId="094BD169" w14:textId="77777777" w:rsidTr="00844C62">
        <w:trPr>
          <w:trHeight w:val="323"/>
          <w:jc w:val="center"/>
        </w:trPr>
        <w:tc>
          <w:tcPr>
            <w:tcW w:w="3008" w:type="dxa"/>
          </w:tcPr>
          <w:p w14:paraId="6D40EC81" w14:textId="77777777" w:rsidR="00361AB2" w:rsidRPr="00934FFB" w:rsidRDefault="00361AB2" w:rsidP="00844C62">
            <w:pPr>
              <w:jc w:val="center"/>
            </w:pPr>
            <w:r w:rsidRPr="00934FFB">
              <w:t>PFCs</w:t>
            </w:r>
          </w:p>
        </w:tc>
        <w:tc>
          <w:tcPr>
            <w:tcW w:w="5258" w:type="dxa"/>
          </w:tcPr>
          <w:p w14:paraId="6EBDFACF" w14:textId="77777777" w:rsidR="00361AB2" w:rsidRPr="00934FFB" w:rsidRDefault="00361AB2" w:rsidP="00844C62">
            <w:r w:rsidRPr="00934FFB">
              <w:t>Perfluorinated hydrocarbon</w:t>
            </w:r>
          </w:p>
        </w:tc>
      </w:tr>
      <w:tr w:rsidR="00361AB2" w:rsidRPr="00934FFB" w14:paraId="09434249" w14:textId="77777777" w:rsidTr="00844C62">
        <w:trPr>
          <w:trHeight w:val="323"/>
          <w:jc w:val="center"/>
        </w:trPr>
        <w:tc>
          <w:tcPr>
            <w:tcW w:w="3008" w:type="dxa"/>
          </w:tcPr>
          <w:p w14:paraId="3CAD6683" w14:textId="77777777" w:rsidR="00361AB2" w:rsidRPr="00934FFB" w:rsidRDefault="00361AB2" w:rsidP="00844C62">
            <w:pPr>
              <w:jc w:val="center"/>
            </w:pPr>
            <w:r w:rsidRPr="00934FFB">
              <w:t>SF</w:t>
            </w:r>
            <w:r w:rsidRPr="00934FFB">
              <w:rPr>
                <w:vertAlign w:val="subscript"/>
              </w:rPr>
              <w:t>6</w:t>
            </w:r>
          </w:p>
        </w:tc>
        <w:tc>
          <w:tcPr>
            <w:tcW w:w="5258" w:type="dxa"/>
          </w:tcPr>
          <w:p w14:paraId="6342805C" w14:textId="77777777" w:rsidR="00361AB2" w:rsidRPr="00934FFB" w:rsidRDefault="00361AB2" w:rsidP="00844C62">
            <w:r w:rsidRPr="00934FFB">
              <w:t>Sulphur hexafluoride</w:t>
            </w:r>
          </w:p>
        </w:tc>
      </w:tr>
      <w:tr w:rsidR="00361AB2" w:rsidRPr="00934FFB" w14:paraId="01ABF7EF" w14:textId="77777777" w:rsidTr="00844C62">
        <w:trPr>
          <w:trHeight w:val="323"/>
          <w:jc w:val="center"/>
        </w:trPr>
        <w:tc>
          <w:tcPr>
            <w:tcW w:w="3008" w:type="dxa"/>
          </w:tcPr>
          <w:p w14:paraId="74529D78" w14:textId="77777777" w:rsidR="00361AB2" w:rsidRPr="00934FFB" w:rsidRDefault="00361AB2" w:rsidP="00844C62">
            <w:pPr>
              <w:jc w:val="center"/>
            </w:pPr>
            <w:r w:rsidRPr="00934FFB">
              <w:t>SO</w:t>
            </w:r>
            <w:r w:rsidRPr="00934FFB">
              <w:rPr>
                <w:vertAlign w:val="subscript"/>
              </w:rPr>
              <w:t>2</w:t>
            </w:r>
          </w:p>
        </w:tc>
        <w:tc>
          <w:tcPr>
            <w:tcW w:w="5258" w:type="dxa"/>
          </w:tcPr>
          <w:p w14:paraId="206FF237" w14:textId="77777777" w:rsidR="00361AB2" w:rsidRPr="00934FFB" w:rsidRDefault="00361AB2" w:rsidP="00844C62">
            <w:r w:rsidRPr="00934FFB">
              <w:t>Lưu huỳnh dioxide</w:t>
            </w:r>
          </w:p>
        </w:tc>
      </w:tr>
      <w:tr w:rsidR="00361AB2" w:rsidRPr="00934FFB" w14:paraId="64B210F0" w14:textId="77777777" w:rsidTr="00844C62">
        <w:trPr>
          <w:trHeight w:val="334"/>
          <w:jc w:val="center"/>
        </w:trPr>
        <w:tc>
          <w:tcPr>
            <w:tcW w:w="3008" w:type="dxa"/>
          </w:tcPr>
          <w:p w14:paraId="3D533808" w14:textId="77777777" w:rsidR="00361AB2" w:rsidRPr="00934FFB" w:rsidRDefault="00361AB2" w:rsidP="00844C62">
            <w:pPr>
              <w:jc w:val="center"/>
            </w:pPr>
            <w:r w:rsidRPr="00934FFB">
              <w:t>SrCO</w:t>
            </w:r>
            <w:r w:rsidRPr="00934FFB">
              <w:rPr>
                <w:vertAlign w:val="subscript"/>
              </w:rPr>
              <w:t>3</w:t>
            </w:r>
          </w:p>
        </w:tc>
        <w:tc>
          <w:tcPr>
            <w:tcW w:w="5258" w:type="dxa"/>
          </w:tcPr>
          <w:p w14:paraId="3C996B31" w14:textId="77777777" w:rsidR="00361AB2" w:rsidRPr="00934FFB" w:rsidRDefault="00361AB2" w:rsidP="00844C62">
            <w:r w:rsidRPr="00934FFB">
              <w:t>Stronti cacbonat</w:t>
            </w:r>
          </w:p>
        </w:tc>
      </w:tr>
    </w:tbl>
    <w:p w14:paraId="1E40B4BC" w14:textId="77777777" w:rsidR="00361AB2" w:rsidRPr="00934FFB" w:rsidRDefault="00361AB2" w:rsidP="00361AB2">
      <w:r w:rsidRPr="00934FFB">
        <w:br w:type="page"/>
      </w:r>
    </w:p>
    <w:p w14:paraId="33625934" w14:textId="77777777" w:rsidR="00361AB2" w:rsidRPr="00B142C2" w:rsidRDefault="00361AB2" w:rsidP="00361AB2">
      <w:pPr>
        <w:pStyle w:val="Heading1"/>
        <w:ind w:firstLine="14"/>
        <w:rPr>
          <w:rFonts w:ascii="Times New Roman" w:hAnsi="Times New Roman" w:cs="Times New Roman"/>
          <w:b/>
          <w:bCs/>
          <w:color w:val="auto"/>
          <w:sz w:val="30"/>
          <w:szCs w:val="30"/>
        </w:rPr>
      </w:pPr>
      <w:bookmarkStart w:id="4" w:name="_Toc172583533"/>
      <w:r w:rsidRPr="00B142C2">
        <w:rPr>
          <w:rFonts w:ascii="Times New Roman" w:hAnsi="Times New Roman" w:cs="Times New Roman"/>
          <w:b/>
          <w:bCs/>
          <w:color w:val="auto"/>
          <w:sz w:val="30"/>
          <w:szCs w:val="30"/>
        </w:rPr>
        <w:lastRenderedPageBreak/>
        <w:t>DANH MỤC BẢNG</w:t>
      </w:r>
      <w:bookmarkEnd w:id="4"/>
    </w:p>
    <w:sdt>
      <w:sdtPr>
        <w:rPr>
          <w:rFonts w:eastAsia="Times New Roman" w:cs="Times New Roman"/>
          <w:bCs w:val="0"/>
          <w:i w:val="0"/>
          <w:szCs w:val="24"/>
        </w:rPr>
        <w:id w:val="726726390"/>
        <w:docPartObj>
          <w:docPartGallery w:val="Table of Contents"/>
          <w:docPartUnique/>
        </w:docPartObj>
      </w:sdtPr>
      <w:sdtContent>
        <w:p w14:paraId="68F8A11B" w14:textId="33332FDD"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r>
            <w:rPr>
              <w:rFonts w:asciiTheme="majorHAnsi" w:eastAsiaTheme="majorEastAsia" w:hAnsiTheme="majorHAnsi" w:cstheme="majorBidi"/>
              <w:bCs w:val="0"/>
              <w:i w:val="0"/>
              <w:color w:val="2F5496" w:themeColor="accent1" w:themeShade="BF"/>
              <w:sz w:val="32"/>
              <w:szCs w:val="32"/>
            </w:rPr>
            <w:fldChar w:fldCharType="begin"/>
          </w:r>
          <w:r>
            <w:rPr>
              <w:rFonts w:asciiTheme="majorHAnsi" w:eastAsiaTheme="majorEastAsia" w:hAnsiTheme="majorHAnsi" w:cstheme="majorBidi"/>
              <w:bCs w:val="0"/>
              <w:i w:val="0"/>
              <w:color w:val="2F5496" w:themeColor="accent1" w:themeShade="BF"/>
              <w:sz w:val="32"/>
              <w:szCs w:val="32"/>
            </w:rPr>
            <w:instrText xml:space="preserve"> TOC \h \z \c "Bảng 4." </w:instrText>
          </w:r>
          <w:r>
            <w:rPr>
              <w:rFonts w:asciiTheme="majorHAnsi" w:eastAsiaTheme="majorEastAsia" w:hAnsiTheme="majorHAnsi" w:cstheme="majorBidi"/>
              <w:bCs w:val="0"/>
              <w:i w:val="0"/>
              <w:color w:val="2F5496" w:themeColor="accent1" w:themeShade="BF"/>
              <w:sz w:val="32"/>
              <w:szCs w:val="32"/>
            </w:rPr>
            <w:fldChar w:fldCharType="separate"/>
          </w:r>
          <w:hyperlink w:anchor="_Toc213536581" w:history="1">
            <w:r w:rsidRPr="007F2EBE">
              <w:rPr>
                <w:rStyle w:val="Hyperlink"/>
                <w:noProof/>
              </w:rPr>
              <w:t>Bảng 4. 1. Kết quả phát thải khí nhà kính năm 2021 trong lĩnh vực IPPU</w:t>
            </w:r>
            <w:r>
              <w:rPr>
                <w:noProof/>
                <w:webHidden/>
              </w:rPr>
              <w:tab/>
            </w:r>
            <w:r>
              <w:rPr>
                <w:noProof/>
                <w:webHidden/>
              </w:rPr>
              <w:fldChar w:fldCharType="begin"/>
            </w:r>
            <w:r>
              <w:rPr>
                <w:noProof/>
                <w:webHidden/>
              </w:rPr>
              <w:instrText xml:space="preserve"> PAGEREF _Toc213536581 \h </w:instrText>
            </w:r>
            <w:r>
              <w:rPr>
                <w:noProof/>
                <w:webHidden/>
              </w:rPr>
            </w:r>
            <w:r>
              <w:rPr>
                <w:noProof/>
                <w:webHidden/>
              </w:rPr>
              <w:fldChar w:fldCharType="separate"/>
            </w:r>
            <w:r>
              <w:rPr>
                <w:noProof/>
                <w:webHidden/>
              </w:rPr>
              <w:t>7</w:t>
            </w:r>
            <w:r>
              <w:rPr>
                <w:noProof/>
                <w:webHidden/>
              </w:rPr>
              <w:fldChar w:fldCharType="end"/>
            </w:r>
          </w:hyperlink>
        </w:p>
        <w:p w14:paraId="254986EA" w14:textId="5741ACCB"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582" w:history="1">
            <w:r w:rsidRPr="007F2EBE">
              <w:rPr>
                <w:rStyle w:val="Hyperlink"/>
                <w:noProof/>
              </w:rPr>
              <w:t>Bảng 4. 2. Kết quả phát thải khí nhà kính năm 2022 trong lĩnh vực IPPU</w:t>
            </w:r>
            <w:r>
              <w:rPr>
                <w:noProof/>
                <w:webHidden/>
              </w:rPr>
              <w:tab/>
            </w:r>
            <w:r>
              <w:rPr>
                <w:noProof/>
                <w:webHidden/>
              </w:rPr>
              <w:fldChar w:fldCharType="begin"/>
            </w:r>
            <w:r>
              <w:rPr>
                <w:noProof/>
                <w:webHidden/>
              </w:rPr>
              <w:instrText xml:space="preserve"> PAGEREF _Toc213536582 \h </w:instrText>
            </w:r>
            <w:r>
              <w:rPr>
                <w:noProof/>
                <w:webHidden/>
              </w:rPr>
            </w:r>
            <w:r>
              <w:rPr>
                <w:noProof/>
                <w:webHidden/>
              </w:rPr>
              <w:fldChar w:fldCharType="separate"/>
            </w:r>
            <w:r>
              <w:rPr>
                <w:noProof/>
                <w:webHidden/>
              </w:rPr>
              <w:t>10</w:t>
            </w:r>
            <w:r>
              <w:rPr>
                <w:noProof/>
                <w:webHidden/>
              </w:rPr>
              <w:fldChar w:fldCharType="end"/>
            </w:r>
          </w:hyperlink>
        </w:p>
        <w:p w14:paraId="10C98D63" w14:textId="3A34F730"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583" w:history="1">
            <w:r w:rsidRPr="007F2EBE">
              <w:rPr>
                <w:rStyle w:val="Hyperlink"/>
                <w:noProof/>
              </w:rPr>
              <w:t>Bảng 4.3. Số liệu xi măng sản xuất</w:t>
            </w:r>
            <w:r>
              <w:rPr>
                <w:noProof/>
                <w:webHidden/>
              </w:rPr>
              <w:tab/>
            </w:r>
            <w:r>
              <w:rPr>
                <w:noProof/>
                <w:webHidden/>
              </w:rPr>
              <w:fldChar w:fldCharType="begin"/>
            </w:r>
            <w:r>
              <w:rPr>
                <w:noProof/>
                <w:webHidden/>
              </w:rPr>
              <w:instrText xml:space="preserve"> PAGEREF _Toc213536583 \h </w:instrText>
            </w:r>
            <w:r>
              <w:rPr>
                <w:noProof/>
                <w:webHidden/>
              </w:rPr>
            </w:r>
            <w:r>
              <w:rPr>
                <w:noProof/>
                <w:webHidden/>
              </w:rPr>
              <w:fldChar w:fldCharType="separate"/>
            </w:r>
            <w:r>
              <w:rPr>
                <w:noProof/>
                <w:webHidden/>
              </w:rPr>
              <w:t>14</w:t>
            </w:r>
            <w:r>
              <w:rPr>
                <w:noProof/>
                <w:webHidden/>
              </w:rPr>
              <w:fldChar w:fldCharType="end"/>
            </w:r>
          </w:hyperlink>
        </w:p>
        <w:p w14:paraId="1F41C24B" w14:textId="0245BFB8"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584" w:history="1">
            <w:r w:rsidRPr="007F2EBE">
              <w:rPr>
                <w:rStyle w:val="Hyperlink"/>
                <w:noProof/>
              </w:rPr>
              <w:t>Bảng 4. 4: Số liệu clinker sản xuất</w:t>
            </w:r>
            <w:r>
              <w:rPr>
                <w:noProof/>
                <w:webHidden/>
              </w:rPr>
              <w:tab/>
            </w:r>
            <w:r>
              <w:rPr>
                <w:noProof/>
                <w:webHidden/>
              </w:rPr>
              <w:fldChar w:fldCharType="begin"/>
            </w:r>
            <w:r>
              <w:rPr>
                <w:noProof/>
                <w:webHidden/>
              </w:rPr>
              <w:instrText xml:space="preserve"> PAGEREF _Toc213536584 \h </w:instrText>
            </w:r>
            <w:r>
              <w:rPr>
                <w:noProof/>
                <w:webHidden/>
              </w:rPr>
            </w:r>
            <w:r>
              <w:rPr>
                <w:noProof/>
                <w:webHidden/>
              </w:rPr>
              <w:fldChar w:fldCharType="separate"/>
            </w:r>
            <w:r>
              <w:rPr>
                <w:noProof/>
                <w:webHidden/>
              </w:rPr>
              <w:t>14</w:t>
            </w:r>
            <w:r>
              <w:rPr>
                <w:noProof/>
                <w:webHidden/>
              </w:rPr>
              <w:fldChar w:fldCharType="end"/>
            </w:r>
          </w:hyperlink>
        </w:p>
        <w:p w14:paraId="38C77AFB" w14:textId="3A29A8DF"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585" w:history="1">
            <w:r w:rsidRPr="007F2EBE">
              <w:rPr>
                <w:rStyle w:val="Hyperlink"/>
                <w:noProof/>
              </w:rPr>
              <w:t>Bảng 4.5. Hệ số phát thải mặc định của quá trình sản xuất xi măng</w:t>
            </w:r>
            <w:r>
              <w:rPr>
                <w:noProof/>
                <w:webHidden/>
              </w:rPr>
              <w:tab/>
            </w:r>
            <w:r>
              <w:rPr>
                <w:noProof/>
                <w:webHidden/>
              </w:rPr>
              <w:fldChar w:fldCharType="begin"/>
            </w:r>
            <w:r>
              <w:rPr>
                <w:noProof/>
                <w:webHidden/>
              </w:rPr>
              <w:instrText xml:space="preserve"> PAGEREF _Toc213536585 \h </w:instrText>
            </w:r>
            <w:r>
              <w:rPr>
                <w:noProof/>
                <w:webHidden/>
              </w:rPr>
            </w:r>
            <w:r>
              <w:rPr>
                <w:noProof/>
                <w:webHidden/>
              </w:rPr>
              <w:fldChar w:fldCharType="separate"/>
            </w:r>
            <w:r>
              <w:rPr>
                <w:noProof/>
                <w:webHidden/>
              </w:rPr>
              <w:t>14</w:t>
            </w:r>
            <w:r>
              <w:rPr>
                <w:noProof/>
                <w:webHidden/>
              </w:rPr>
              <w:fldChar w:fldCharType="end"/>
            </w:r>
          </w:hyperlink>
        </w:p>
        <w:p w14:paraId="57C5D0D0" w14:textId="1A58B552"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586" w:history="1">
            <w:r w:rsidRPr="007F2EBE">
              <w:rPr>
                <w:rStyle w:val="Hyperlink"/>
                <w:noProof/>
              </w:rPr>
              <w:t>Bảng 4.6. Sản lượng vôi năm 2021, 2022</w:t>
            </w:r>
            <w:r>
              <w:rPr>
                <w:noProof/>
                <w:webHidden/>
              </w:rPr>
              <w:tab/>
            </w:r>
            <w:r>
              <w:rPr>
                <w:noProof/>
                <w:webHidden/>
              </w:rPr>
              <w:fldChar w:fldCharType="begin"/>
            </w:r>
            <w:r>
              <w:rPr>
                <w:noProof/>
                <w:webHidden/>
              </w:rPr>
              <w:instrText xml:space="preserve"> PAGEREF _Toc213536586 \h </w:instrText>
            </w:r>
            <w:r>
              <w:rPr>
                <w:noProof/>
                <w:webHidden/>
              </w:rPr>
            </w:r>
            <w:r>
              <w:rPr>
                <w:noProof/>
                <w:webHidden/>
              </w:rPr>
              <w:fldChar w:fldCharType="separate"/>
            </w:r>
            <w:r>
              <w:rPr>
                <w:noProof/>
                <w:webHidden/>
              </w:rPr>
              <w:t>16</w:t>
            </w:r>
            <w:r>
              <w:rPr>
                <w:noProof/>
                <w:webHidden/>
              </w:rPr>
              <w:fldChar w:fldCharType="end"/>
            </w:r>
          </w:hyperlink>
        </w:p>
        <w:p w14:paraId="5AE8AF66" w14:textId="6497DEFD"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587" w:history="1">
            <w:r w:rsidRPr="007F2EBE">
              <w:rPr>
                <w:rStyle w:val="Hyperlink"/>
                <w:noProof/>
              </w:rPr>
              <w:t>Bảng 4. 7. Thống kê sản lượng thủy tinh năm 2021, 2022</w:t>
            </w:r>
            <w:r>
              <w:rPr>
                <w:noProof/>
                <w:webHidden/>
              </w:rPr>
              <w:tab/>
            </w:r>
            <w:r>
              <w:rPr>
                <w:noProof/>
                <w:webHidden/>
              </w:rPr>
              <w:fldChar w:fldCharType="begin"/>
            </w:r>
            <w:r>
              <w:rPr>
                <w:noProof/>
                <w:webHidden/>
              </w:rPr>
              <w:instrText xml:space="preserve"> PAGEREF _Toc213536587 \h </w:instrText>
            </w:r>
            <w:r>
              <w:rPr>
                <w:noProof/>
                <w:webHidden/>
              </w:rPr>
            </w:r>
            <w:r>
              <w:rPr>
                <w:noProof/>
                <w:webHidden/>
              </w:rPr>
              <w:fldChar w:fldCharType="separate"/>
            </w:r>
            <w:r>
              <w:rPr>
                <w:noProof/>
                <w:webHidden/>
              </w:rPr>
              <w:t>17</w:t>
            </w:r>
            <w:r>
              <w:rPr>
                <w:noProof/>
                <w:webHidden/>
              </w:rPr>
              <w:fldChar w:fldCharType="end"/>
            </w:r>
          </w:hyperlink>
        </w:p>
        <w:p w14:paraId="2B9DD537" w14:textId="453653D0"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588" w:history="1">
            <w:r w:rsidRPr="007F2EBE">
              <w:rPr>
                <w:rStyle w:val="Hyperlink"/>
                <w:noProof/>
              </w:rPr>
              <w:t>Bảng 4. 8. Sản lượng gạch gốm ốp lát năm 2021 và 2022</w:t>
            </w:r>
            <w:r>
              <w:rPr>
                <w:noProof/>
                <w:webHidden/>
              </w:rPr>
              <w:tab/>
            </w:r>
            <w:r>
              <w:rPr>
                <w:noProof/>
                <w:webHidden/>
              </w:rPr>
              <w:fldChar w:fldCharType="begin"/>
            </w:r>
            <w:r>
              <w:rPr>
                <w:noProof/>
                <w:webHidden/>
              </w:rPr>
              <w:instrText xml:space="preserve"> PAGEREF _Toc213536588 \h </w:instrText>
            </w:r>
            <w:r>
              <w:rPr>
                <w:noProof/>
                <w:webHidden/>
              </w:rPr>
            </w:r>
            <w:r>
              <w:rPr>
                <w:noProof/>
                <w:webHidden/>
              </w:rPr>
              <w:fldChar w:fldCharType="separate"/>
            </w:r>
            <w:r>
              <w:rPr>
                <w:noProof/>
                <w:webHidden/>
              </w:rPr>
              <w:t>19</w:t>
            </w:r>
            <w:r>
              <w:rPr>
                <w:noProof/>
                <w:webHidden/>
              </w:rPr>
              <w:fldChar w:fldCharType="end"/>
            </w:r>
          </w:hyperlink>
        </w:p>
        <w:p w14:paraId="61096DCE" w14:textId="6441AC04"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589" w:history="1">
            <w:r w:rsidRPr="007F2EBE">
              <w:rPr>
                <w:rStyle w:val="Hyperlink"/>
                <w:noProof/>
              </w:rPr>
              <w:t>Bảng 4. 9. Khối lượng đất sét sử dụng cho sản xuất gạch gốm ốp lát năm 2021 và 2022</w:t>
            </w:r>
            <w:r>
              <w:rPr>
                <w:noProof/>
                <w:webHidden/>
              </w:rPr>
              <w:tab/>
            </w:r>
            <w:r>
              <w:rPr>
                <w:noProof/>
                <w:webHidden/>
              </w:rPr>
              <w:fldChar w:fldCharType="begin"/>
            </w:r>
            <w:r>
              <w:rPr>
                <w:noProof/>
                <w:webHidden/>
              </w:rPr>
              <w:instrText xml:space="preserve"> PAGEREF _Toc213536589 \h </w:instrText>
            </w:r>
            <w:r>
              <w:rPr>
                <w:noProof/>
                <w:webHidden/>
              </w:rPr>
            </w:r>
            <w:r>
              <w:rPr>
                <w:noProof/>
                <w:webHidden/>
              </w:rPr>
              <w:fldChar w:fldCharType="separate"/>
            </w:r>
            <w:r>
              <w:rPr>
                <w:noProof/>
                <w:webHidden/>
              </w:rPr>
              <w:t>19</w:t>
            </w:r>
            <w:r>
              <w:rPr>
                <w:noProof/>
                <w:webHidden/>
              </w:rPr>
              <w:fldChar w:fldCharType="end"/>
            </w:r>
          </w:hyperlink>
        </w:p>
        <w:p w14:paraId="41C654F9" w14:textId="7A3EEC60"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590" w:history="1">
            <w:r w:rsidRPr="007F2EBE">
              <w:rPr>
                <w:rStyle w:val="Hyperlink"/>
                <w:noProof/>
              </w:rPr>
              <w:t>Bảng 4.10. Sản lượng gạch nung sản xuất năm 2021 và năm 2022</w:t>
            </w:r>
            <w:r>
              <w:rPr>
                <w:noProof/>
                <w:webHidden/>
              </w:rPr>
              <w:tab/>
            </w:r>
            <w:r>
              <w:rPr>
                <w:noProof/>
                <w:webHidden/>
              </w:rPr>
              <w:fldChar w:fldCharType="begin"/>
            </w:r>
            <w:r>
              <w:rPr>
                <w:noProof/>
                <w:webHidden/>
              </w:rPr>
              <w:instrText xml:space="preserve"> PAGEREF _Toc213536590 \h </w:instrText>
            </w:r>
            <w:r>
              <w:rPr>
                <w:noProof/>
                <w:webHidden/>
              </w:rPr>
            </w:r>
            <w:r>
              <w:rPr>
                <w:noProof/>
                <w:webHidden/>
              </w:rPr>
              <w:fldChar w:fldCharType="separate"/>
            </w:r>
            <w:r>
              <w:rPr>
                <w:noProof/>
                <w:webHidden/>
              </w:rPr>
              <w:t>21</w:t>
            </w:r>
            <w:r>
              <w:rPr>
                <w:noProof/>
                <w:webHidden/>
              </w:rPr>
              <w:fldChar w:fldCharType="end"/>
            </w:r>
          </w:hyperlink>
        </w:p>
        <w:p w14:paraId="70B6A5D4" w14:textId="058F3417"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591" w:history="1">
            <w:r w:rsidRPr="007F2EBE">
              <w:rPr>
                <w:rStyle w:val="Hyperlink"/>
                <w:noProof/>
              </w:rPr>
              <w:t>Bảng 4.11. Khối lượng đất sét sử dụng cho sản xuất gạch nung</w:t>
            </w:r>
            <w:r>
              <w:rPr>
                <w:noProof/>
                <w:webHidden/>
              </w:rPr>
              <w:tab/>
            </w:r>
            <w:r>
              <w:rPr>
                <w:noProof/>
                <w:webHidden/>
              </w:rPr>
              <w:fldChar w:fldCharType="begin"/>
            </w:r>
            <w:r>
              <w:rPr>
                <w:noProof/>
                <w:webHidden/>
              </w:rPr>
              <w:instrText xml:space="preserve"> PAGEREF _Toc213536591 \h </w:instrText>
            </w:r>
            <w:r>
              <w:rPr>
                <w:noProof/>
                <w:webHidden/>
              </w:rPr>
            </w:r>
            <w:r>
              <w:rPr>
                <w:noProof/>
                <w:webHidden/>
              </w:rPr>
              <w:fldChar w:fldCharType="separate"/>
            </w:r>
            <w:r>
              <w:rPr>
                <w:noProof/>
                <w:webHidden/>
              </w:rPr>
              <w:t>21</w:t>
            </w:r>
            <w:r>
              <w:rPr>
                <w:noProof/>
                <w:webHidden/>
              </w:rPr>
              <w:fldChar w:fldCharType="end"/>
            </w:r>
          </w:hyperlink>
        </w:p>
        <w:p w14:paraId="2A0499E6" w14:textId="37452E99"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592" w:history="1">
            <w:r w:rsidRPr="007F2EBE">
              <w:rPr>
                <w:rStyle w:val="Hyperlink"/>
                <w:noProof/>
              </w:rPr>
              <w:t>Bảng 4.12. Sản lượng Amoniac năm 2021 và 2022</w:t>
            </w:r>
            <w:r>
              <w:rPr>
                <w:noProof/>
                <w:webHidden/>
              </w:rPr>
              <w:tab/>
            </w:r>
            <w:r>
              <w:rPr>
                <w:noProof/>
                <w:webHidden/>
              </w:rPr>
              <w:fldChar w:fldCharType="begin"/>
            </w:r>
            <w:r>
              <w:rPr>
                <w:noProof/>
                <w:webHidden/>
              </w:rPr>
              <w:instrText xml:space="preserve"> PAGEREF _Toc213536592 \h </w:instrText>
            </w:r>
            <w:r>
              <w:rPr>
                <w:noProof/>
                <w:webHidden/>
              </w:rPr>
            </w:r>
            <w:r>
              <w:rPr>
                <w:noProof/>
                <w:webHidden/>
              </w:rPr>
              <w:fldChar w:fldCharType="separate"/>
            </w:r>
            <w:r>
              <w:rPr>
                <w:noProof/>
                <w:webHidden/>
              </w:rPr>
              <w:t>22</w:t>
            </w:r>
            <w:r>
              <w:rPr>
                <w:noProof/>
                <w:webHidden/>
              </w:rPr>
              <w:fldChar w:fldCharType="end"/>
            </w:r>
          </w:hyperlink>
        </w:p>
        <w:p w14:paraId="0D90C4FB" w14:textId="0D867118"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593" w:history="1">
            <w:r w:rsidRPr="007F2EBE">
              <w:rPr>
                <w:rStyle w:val="Hyperlink"/>
                <w:noProof/>
              </w:rPr>
              <w:t>Bảng 4.13. Sản lượng U-rê sản xuất năm 2021, 2022</w:t>
            </w:r>
            <w:r>
              <w:rPr>
                <w:noProof/>
                <w:webHidden/>
              </w:rPr>
              <w:tab/>
            </w:r>
            <w:r>
              <w:rPr>
                <w:noProof/>
                <w:webHidden/>
              </w:rPr>
              <w:fldChar w:fldCharType="begin"/>
            </w:r>
            <w:r>
              <w:rPr>
                <w:noProof/>
                <w:webHidden/>
              </w:rPr>
              <w:instrText xml:space="preserve"> PAGEREF _Toc213536593 \h </w:instrText>
            </w:r>
            <w:r>
              <w:rPr>
                <w:noProof/>
                <w:webHidden/>
              </w:rPr>
            </w:r>
            <w:r>
              <w:rPr>
                <w:noProof/>
                <w:webHidden/>
              </w:rPr>
              <w:fldChar w:fldCharType="separate"/>
            </w:r>
            <w:r>
              <w:rPr>
                <w:noProof/>
                <w:webHidden/>
              </w:rPr>
              <w:t>22</w:t>
            </w:r>
            <w:r>
              <w:rPr>
                <w:noProof/>
                <w:webHidden/>
              </w:rPr>
              <w:fldChar w:fldCharType="end"/>
            </w:r>
          </w:hyperlink>
        </w:p>
        <w:p w14:paraId="05E17C0C" w14:textId="0D5D0125"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594" w:history="1">
            <w:r w:rsidRPr="007F2EBE">
              <w:rPr>
                <w:rStyle w:val="Hyperlink"/>
                <w:noProof/>
              </w:rPr>
              <w:t>Bảng 4.14. Sản lượng Amoniac và U-rê theo loại nhiên liệu năm 2021 và 2022</w:t>
            </w:r>
            <w:r>
              <w:rPr>
                <w:noProof/>
                <w:webHidden/>
              </w:rPr>
              <w:tab/>
            </w:r>
            <w:r>
              <w:rPr>
                <w:noProof/>
                <w:webHidden/>
              </w:rPr>
              <w:fldChar w:fldCharType="begin"/>
            </w:r>
            <w:r>
              <w:rPr>
                <w:noProof/>
                <w:webHidden/>
              </w:rPr>
              <w:instrText xml:space="preserve"> PAGEREF _Toc213536594 \h </w:instrText>
            </w:r>
            <w:r>
              <w:rPr>
                <w:noProof/>
                <w:webHidden/>
              </w:rPr>
            </w:r>
            <w:r>
              <w:rPr>
                <w:noProof/>
                <w:webHidden/>
              </w:rPr>
              <w:fldChar w:fldCharType="separate"/>
            </w:r>
            <w:r>
              <w:rPr>
                <w:noProof/>
                <w:webHidden/>
              </w:rPr>
              <w:t>22</w:t>
            </w:r>
            <w:r>
              <w:rPr>
                <w:noProof/>
                <w:webHidden/>
              </w:rPr>
              <w:fldChar w:fldCharType="end"/>
            </w:r>
          </w:hyperlink>
        </w:p>
        <w:p w14:paraId="366087F1" w14:textId="0EC14149"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595" w:history="1">
            <w:r w:rsidRPr="007F2EBE">
              <w:rPr>
                <w:rStyle w:val="Hyperlink"/>
                <w:noProof/>
              </w:rPr>
              <w:t>Bảng 4.15. Hệ số tiêu thụ nhiên liệu theo từng loại công nghệ sản xuất NH</w:t>
            </w:r>
            <w:r w:rsidRPr="007F2EBE">
              <w:rPr>
                <w:rStyle w:val="Hyperlink"/>
                <w:noProof/>
                <w:vertAlign w:val="subscript"/>
              </w:rPr>
              <w:t>3</w:t>
            </w:r>
            <w:r>
              <w:rPr>
                <w:noProof/>
                <w:webHidden/>
              </w:rPr>
              <w:tab/>
            </w:r>
            <w:r>
              <w:rPr>
                <w:noProof/>
                <w:webHidden/>
              </w:rPr>
              <w:fldChar w:fldCharType="begin"/>
            </w:r>
            <w:r>
              <w:rPr>
                <w:noProof/>
                <w:webHidden/>
              </w:rPr>
              <w:instrText xml:space="preserve"> PAGEREF _Toc213536595 \h </w:instrText>
            </w:r>
            <w:r>
              <w:rPr>
                <w:noProof/>
                <w:webHidden/>
              </w:rPr>
            </w:r>
            <w:r>
              <w:rPr>
                <w:noProof/>
                <w:webHidden/>
              </w:rPr>
              <w:fldChar w:fldCharType="separate"/>
            </w:r>
            <w:r>
              <w:rPr>
                <w:noProof/>
                <w:webHidden/>
              </w:rPr>
              <w:t>22</w:t>
            </w:r>
            <w:r>
              <w:rPr>
                <w:noProof/>
                <w:webHidden/>
              </w:rPr>
              <w:fldChar w:fldCharType="end"/>
            </w:r>
          </w:hyperlink>
        </w:p>
        <w:p w14:paraId="304BE924" w14:textId="372D02E1"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596" w:history="1">
            <w:r w:rsidRPr="007F2EBE">
              <w:rPr>
                <w:rStyle w:val="Hyperlink"/>
                <w:noProof/>
              </w:rPr>
              <w:t>Bảng 4.16. Hệ số hàm lượng các-bon trong nhiên liệu</w:t>
            </w:r>
            <w:r>
              <w:rPr>
                <w:noProof/>
                <w:webHidden/>
              </w:rPr>
              <w:tab/>
            </w:r>
            <w:r>
              <w:rPr>
                <w:noProof/>
                <w:webHidden/>
              </w:rPr>
              <w:fldChar w:fldCharType="begin"/>
            </w:r>
            <w:r>
              <w:rPr>
                <w:noProof/>
                <w:webHidden/>
              </w:rPr>
              <w:instrText xml:space="preserve"> PAGEREF _Toc213536596 \h </w:instrText>
            </w:r>
            <w:r>
              <w:rPr>
                <w:noProof/>
                <w:webHidden/>
              </w:rPr>
            </w:r>
            <w:r>
              <w:rPr>
                <w:noProof/>
                <w:webHidden/>
              </w:rPr>
              <w:fldChar w:fldCharType="separate"/>
            </w:r>
            <w:r>
              <w:rPr>
                <w:noProof/>
                <w:webHidden/>
              </w:rPr>
              <w:t>23</w:t>
            </w:r>
            <w:r>
              <w:rPr>
                <w:noProof/>
                <w:webHidden/>
              </w:rPr>
              <w:fldChar w:fldCharType="end"/>
            </w:r>
          </w:hyperlink>
        </w:p>
        <w:p w14:paraId="6B3BD395" w14:textId="6C61E118"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597" w:history="1">
            <w:r w:rsidRPr="007F2EBE">
              <w:rPr>
                <w:rStyle w:val="Hyperlink"/>
                <w:noProof/>
              </w:rPr>
              <w:t>Bảng 4.17. Hệ số phát thải các tiền khí nhà kính từ hoạt động sản xuất NH</w:t>
            </w:r>
            <w:r w:rsidRPr="007F2EBE">
              <w:rPr>
                <w:rStyle w:val="Hyperlink"/>
                <w:noProof/>
                <w:vertAlign w:val="subscript"/>
              </w:rPr>
              <w:t>3</w:t>
            </w:r>
            <w:r>
              <w:rPr>
                <w:noProof/>
                <w:webHidden/>
              </w:rPr>
              <w:tab/>
            </w:r>
            <w:r>
              <w:rPr>
                <w:noProof/>
                <w:webHidden/>
              </w:rPr>
              <w:fldChar w:fldCharType="begin"/>
            </w:r>
            <w:r>
              <w:rPr>
                <w:noProof/>
                <w:webHidden/>
              </w:rPr>
              <w:instrText xml:space="preserve"> PAGEREF _Toc213536597 \h </w:instrText>
            </w:r>
            <w:r>
              <w:rPr>
                <w:noProof/>
                <w:webHidden/>
              </w:rPr>
            </w:r>
            <w:r>
              <w:rPr>
                <w:noProof/>
                <w:webHidden/>
              </w:rPr>
              <w:fldChar w:fldCharType="separate"/>
            </w:r>
            <w:r>
              <w:rPr>
                <w:noProof/>
                <w:webHidden/>
              </w:rPr>
              <w:t>23</w:t>
            </w:r>
            <w:r>
              <w:rPr>
                <w:noProof/>
                <w:webHidden/>
              </w:rPr>
              <w:fldChar w:fldCharType="end"/>
            </w:r>
          </w:hyperlink>
        </w:p>
        <w:p w14:paraId="7130DC3C" w14:textId="20765F3A"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598" w:history="1">
            <w:r w:rsidRPr="007F2EBE">
              <w:rPr>
                <w:rStyle w:val="Hyperlink"/>
                <w:noProof/>
              </w:rPr>
              <w:t>Bảng 4.18. Lượng CO</w:t>
            </w:r>
            <w:r w:rsidRPr="007F2EBE">
              <w:rPr>
                <w:rStyle w:val="Hyperlink"/>
                <w:noProof/>
                <w:vertAlign w:val="subscript"/>
              </w:rPr>
              <w:t>2</w:t>
            </w:r>
            <w:r w:rsidRPr="007F2EBE">
              <w:rPr>
                <w:rStyle w:val="Hyperlink"/>
                <w:noProof/>
              </w:rPr>
              <w:t xml:space="preserve"> phát sinh từ sản xuất Amoniac năm 2021 và 2022</w:t>
            </w:r>
            <w:r>
              <w:rPr>
                <w:noProof/>
                <w:webHidden/>
              </w:rPr>
              <w:tab/>
            </w:r>
            <w:r>
              <w:rPr>
                <w:noProof/>
                <w:webHidden/>
              </w:rPr>
              <w:fldChar w:fldCharType="begin"/>
            </w:r>
            <w:r>
              <w:rPr>
                <w:noProof/>
                <w:webHidden/>
              </w:rPr>
              <w:instrText xml:space="preserve"> PAGEREF _Toc213536598 \h </w:instrText>
            </w:r>
            <w:r>
              <w:rPr>
                <w:noProof/>
                <w:webHidden/>
              </w:rPr>
            </w:r>
            <w:r>
              <w:rPr>
                <w:noProof/>
                <w:webHidden/>
              </w:rPr>
              <w:fldChar w:fldCharType="separate"/>
            </w:r>
            <w:r>
              <w:rPr>
                <w:noProof/>
                <w:webHidden/>
              </w:rPr>
              <w:t>23</w:t>
            </w:r>
            <w:r>
              <w:rPr>
                <w:noProof/>
                <w:webHidden/>
              </w:rPr>
              <w:fldChar w:fldCharType="end"/>
            </w:r>
          </w:hyperlink>
        </w:p>
        <w:p w14:paraId="7A7DD338" w14:textId="633712FC"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599" w:history="1">
            <w:r w:rsidRPr="007F2EBE">
              <w:rPr>
                <w:rStyle w:val="Hyperlink"/>
                <w:noProof/>
              </w:rPr>
              <w:t>Bảng 4.19. Tổng phát thải từ quá trình sản xuất Amoniac năm 2021 và 2022</w:t>
            </w:r>
            <w:r>
              <w:rPr>
                <w:noProof/>
                <w:webHidden/>
              </w:rPr>
              <w:tab/>
            </w:r>
            <w:r>
              <w:rPr>
                <w:noProof/>
                <w:webHidden/>
              </w:rPr>
              <w:fldChar w:fldCharType="begin"/>
            </w:r>
            <w:r>
              <w:rPr>
                <w:noProof/>
                <w:webHidden/>
              </w:rPr>
              <w:instrText xml:space="preserve"> PAGEREF _Toc213536599 \h </w:instrText>
            </w:r>
            <w:r>
              <w:rPr>
                <w:noProof/>
                <w:webHidden/>
              </w:rPr>
            </w:r>
            <w:r>
              <w:rPr>
                <w:noProof/>
                <w:webHidden/>
              </w:rPr>
              <w:fldChar w:fldCharType="separate"/>
            </w:r>
            <w:r>
              <w:rPr>
                <w:noProof/>
                <w:webHidden/>
              </w:rPr>
              <w:t>24</w:t>
            </w:r>
            <w:r>
              <w:rPr>
                <w:noProof/>
                <w:webHidden/>
              </w:rPr>
              <w:fldChar w:fldCharType="end"/>
            </w:r>
          </w:hyperlink>
        </w:p>
        <w:p w14:paraId="481CFB10" w14:textId="015B98B4"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600" w:history="1">
            <w:r w:rsidRPr="007F2EBE">
              <w:rPr>
                <w:rStyle w:val="Hyperlink"/>
                <w:noProof/>
              </w:rPr>
              <w:t>Bảng 4.20. Phát thải CO</w:t>
            </w:r>
            <w:r w:rsidRPr="007F2EBE">
              <w:rPr>
                <w:rStyle w:val="Hyperlink"/>
                <w:noProof/>
                <w:vertAlign w:val="subscript"/>
              </w:rPr>
              <w:t>2</w:t>
            </w:r>
            <w:r w:rsidRPr="007F2EBE">
              <w:rPr>
                <w:rStyle w:val="Hyperlink"/>
                <w:noProof/>
              </w:rPr>
              <w:t xml:space="preserve"> ra khí quyển của hoạt động sản xuất Amoniac năm 2021 và 2022</w:t>
            </w:r>
            <w:r>
              <w:rPr>
                <w:noProof/>
                <w:webHidden/>
              </w:rPr>
              <w:tab/>
            </w:r>
            <w:r>
              <w:rPr>
                <w:noProof/>
                <w:webHidden/>
              </w:rPr>
              <w:fldChar w:fldCharType="begin"/>
            </w:r>
            <w:r>
              <w:rPr>
                <w:noProof/>
                <w:webHidden/>
              </w:rPr>
              <w:instrText xml:space="preserve"> PAGEREF _Toc213536600 \h </w:instrText>
            </w:r>
            <w:r>
              <w:rPr>
                <w:noProof/>
                <w:webHidden/>
              </w:rPr>
            </w:r>
            <w:r>
              <w:rPr>
                <w:noProof/>
                <w:webHidden/>
              </w:rPr>
              <w:fldChar w:fldCharType="separate"/>
            </w:r>
            <w:r>
              <w:rPr>
                <w:noProof/>
                <w:webHidden/>
              </w:rPr>
              <w:t>24</w:t>
            </w:r>
            <w:r>
              <w:rPr>
                <w:noProof/>
                <w:webHidden/>
              </w:rPr>
              <w:fldChar w:fldCharType="end"/>
            </w:r>
          </w:hyperlink>
        </w:p>
        <w:p w14:paraId="1AD8680F" w14:textId="7378B35F"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601" w:history="1">
            <w:r w:rsidRPr="007F2EBE">
              <w:rPr>
                <w:rStyle w:val="Hyperlink"/>
                <w:noProof/>
              </w:rPr>
              <w:t>Bảng 4.21. Phát thải tiền khí nhà kính ra khí quyển của hoạt động sản xuất Amoniac năm 2021 và 2022</w:t>
            </w:r>
            <w:r>
              <w:rPr>
                <w:noProof/>
                <w:webHidden/>
              </w:rPr>
              <w:tab/>
            </w:r>
            <w:r>
              <w:rPr>
                <w:noProof/>
                <w:webHidden/>
              </w:rPr>
              <w:fldChar w:fldCharType="begin"/>
            </w:r>
            <w:r>
              <w:rPr>
                <w:noProof/>
                <w:webHidden/>
              </w:rPr>
              <w:instrText xml:space="preserve"> PAGEREF _Toc213536601 \h </w:instrText>
            </w:r>
            <w:r>
              <w:rPr>
                <w:noProof/>
                <w:webHidden/>
              </w:rPr>
            </w:r>
            <w:r>
              <w:rPr>
                <w:noProof/>
                <w:webHidden/>
              </w:rPr>
              <w:fldChar w:fldCharType="separate"/>
            </w:r>
            <w:r>
              <w:rPr>
                <w:noProof/>
                <w:webHidden/>
              </w:rPr>
              <w:t>25</w:t>
            </w:r>
            <w:r>
              <w:rPr>
                <w:noProof/>
                <w:webHidden/>
              </w:rPr>
              <w:fldChar w:fldCharType="end"/>
            </w:r>
          </w:hyperlink>
        </w:p>
        <w:p w14:paraId="7B1CD9B8" w14:textId="50C57201"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602" w:history="1">
            <w:r w:rsidRPr="007F2EBE">
              <w:rPr>
                <w:rStyle w:val="Hyperlink"/>
                <w:noProof/>
                <w:highlight w:val="yellow"/>
              </w:rPr>
              <w:t>Bảng 4.22. Sản lượng axit nitric giai đoạn 2012 – 2020</w:t>
            </w:r>
            <w:r>
              <w:rPr>
                <w:noProof/>
                <w:webHidden/>
              </w:rPr>
              <w:tab/>
            </w:r>
            <w:r>
              <w:rPr>
                <w:noProof/>
                <w:webHidden/>
              </w:rPr>
              <w:fldChar w:fldCharType="begin"/>
            </w:r>
            <w:r>
              <w:rPr>
                <w:noProof/>
                <w:webHidden/>
              </w:rPr>
              <w:instrText xml:space="preserve"> PAGEREF _Toc213536602 \h </w:instrText>
            </w:r>
            <w:r>
              <w:rPr>
                <w:noProof/>
                <w:webHidden/>
              </w:rPr>
            </w:r>
            <w:r>
              <w:rPr>
                <w:noProof/>
                <w:webHidden/>
              </w:rPr>
              <w:fldChar w:fldCharType="separate"/>
            </w:r>
            <w:r>
              <w:rPr>
                <w:noProof/>
                <w:webHidden/>
              </w:rPr>
              <w:t>25</w:t>
            </w:r>
            <w:r>
              <w:rPr>
                <w:noProof/>
                <w:webHidden/>
              </w:rPr>
              <w:fldChar w:fldCharType="end"/>
            </w:r>
          </w:hyperlink>
        </w:p>
        <w:p w14:paraId="1CD9529E" w14:textId="1A1828E9"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603" w:history="1">
            <w:r w:rsidRPr="007F2EBE">
              <w:rPr>
                <w:rStyle w:val="Hyperlink"/>
                <w:noProof/>
              </w:rPr>
              <w:t>Bảng 4.23. Hệ số phát thải từ quá trình sản xuất cacbua silic</w:t>
            </w:r>
            <w:r>
              <w:rPr>
                <w:noProof/>
                <w:webHidden/>
              </w:rPr>
              <w:tab/>
            </w:r>
            <w:r>
              <w:rPr>
                <w:noProof/>
                <w:webHidden/>
              </w:rPr>
              <w:fldChar w:fldCharType="begin"/>
            </w:r>
            <w:r>
              <w:rPr>
                <w:noProof/>
                <w:webHidden/>
              </w:rPr>
              <w:instrText xml:space="preserve"> PAGEREF _Toc213536603 \h </w:instrText>
            </w:r>
            <w:r>
              <w:rPr>
                <w:noProof/>
                <w:webHidden/>
              </w:rPr>
            </w:r>
            <w:r>
              <w:rPr>
                <w:noProof/>
                <w:webHidden/>
              </w:rPr>
              <w:fldChar w:fldCharType="separate"/>
            </w:r>
            <w:r>
              <w:rPr>
                <w:noProof/>
                <w:webHidden/>
              </w:rPr>
              <w:t>28</w:t>
            </w:r>
            <w:r>
              <w:rPr>
                <w:noProof/>
                <w:webHidden/>
              </w:rPr>
              <w:fldChar w:fldCharType="end"/>
            </w:r>
          </w:hyperlink>
        </w:p>
        <w:p w14:paraId="58434B18" w14:textId="3AA9DE65"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604" w:history="1">
            <w:r w:rsidRPr="007F2EBE">
              <w:rPr>
                <w:rStyle w:val="Hyperlink"/>
                <w:noProof/>
              </w:rPr>
              <w:t>Bảng 4.24. Kết quả phát thải KNK từ quá trình sản xuất cacbua silic năm 2021, 2022</w:t>
            </w:r>
            <w:r>
              <w:rPr>
                <w:noProof/>
                <w:webHidden/>
              </w:rPr>
              <w:tab/>
            </w:r>
            <w:r>
              <w:rPr>
                <w:noProof/>
                <w:webHidden/>
              </w:rPr>
              <w:fldChar w:fldCharType="begin"/>
            </w:r>
            <w:r>
              <w:rPr>
                <w:noProof/>
                <w:webHidden/>
              </w:rPr>
              <w:instrText xml:space="preserve"> PAGEREF _Toc213536604 \h </w:instrText>
            </w:r>
            <w:r>
              <w:rPr>
                <w:noProof/>
                <w:webHidden/>
              </w:rPr>
            </w:r>
            <w:r>
              <w:rPr>
                <w:noProof/>
                <w:webHidden/>
              </w:rPr>
              <w:fldChar w:fldCharType="separate"/>
            </w:r>
            <w:r>
              <w:rPr>
                <w:noProof/>
                <w:webHidden/>
              </w:rPr>
              <w:t>28</w:t>
            </w:r>
            <w:r>
              <w:rPr>
                <w:noProof/>
                <w:webHidden/>
              </w:rPr>
              <w:fldChar w:fldCharType="end"/>
            </w:r>
          </w:hyperlink>
        </w:p>
        <w:p w14:paraId="28A4AD70" w14:textId="35D68EA2"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605" w:history="1">
            <w:r w:rsidRPr="007F2EBE">
              <w:rPr>
                <w:rStyle w:val="Hyperlink"/>
                <w:noProof/>
              </w:rPr>
              <w:t>Bảng 4.25. Sản lượng thép thô theo công nghệ năm 2021, 2022</w:t>
            </w:r>
            <w:r>
              <w:rPr>
                <w:noProof/>
                <w:webHidden/>
              </w:rPr>
              <w:tab/>
            </w:r>
            <w:r>
              <w:rPr>
                <w:noProof/>
                <w:webHidden/>
              </w:rPr>
              <w:fldChar w:fldCharType="begin"/>
            </w:r>
            <w:r>
              <w:rPr>
                <w:noProof/>
                <w:webHidden/>
              </w:rPr>
              <w:instrText xml:space="preserve"> PAGEREF _Toc213536605 \h </w:instrText>
            </w:r>
            <w:r>
              <w:rPr>
                <w:noProof/>
                <w:webHidden/>
              </w:rPr>
            </w:r>
            <w:r>
              <w:rPr>
                <w:noProof/>
                <w:webHidden/>
              </w:rPr>
              <w:fldChar w:fldCharType="separate"/>
            </w:r>
            <w:r>
              <w:rPr>
                <w:noProof/>
                <w:webHidden/>
              </w:rPr>
              <w:t>29</w:t>
            </w:r>
            <w:r>
              <w:rPr>
                <w:noProof/>
                <w:webHidden/>
              </w:rPr>
              <w:fldChar w:fldCharType="end"/>
            </w:r>
          </w:hyperlink>
        </w:p>
        <w:p w14:paraId="509E73BC" w14:textId="1487E5D3"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606" w:history="1">
            <w:r w:rsidRPr="007F2EBE">
              <w:rPr>
                <w:rStyle w:val="Hyperlink"/>
                <w:noProof/>
              </w:rPr>
              <w:t>Bảng 4.26. Hệ số phát thải của quá trình sản xuất sắt thép</w:t>
            </w:r>
            <w:r>
              <w:rPr>
                <w:noProof/>
                <w:webHidden/>
              </w:rPr>
              <w:tab/>
            </w:r>
            <w:r>
              <w:rPr>
                <w:noProof/>
                <w:webHidden/>
              </w:rPr>
              <w:fldChar w:fldCharType="begin"/>
            </w:r>
            <w:r>
              <w:rPr>
                <w:noProof/>
                <w:webHidden/>
              </w:rPr>
              <w:instrText xml:space="preserve"> PAGEREF _Toc213536606 \h </w:instrText>
            </w:r>
            <w:r>
              <w:rPr>
                <w:noProof/>
                <w:webHidden/>
              </w:rPr>
            </w:r>
            <w:r>
              <w:rPr>
                <w:noProof/>
                <w:webHidden/>
              </w:rPr>
              <w:fldChar w:fldCharType="separate"/>
            </w:r>
            <w:r>
              <w:rPr>
                <w:noProof/>
                <w:webHidden/>
              </w:rPr>
              <w:t>30</w:t>
            </w:r>
            <w:r>
              <w:rPr>
                <w:noProof/>
                <w:webHidden/>
              </w:rPr>
              <w:fldChar w:fldCharType="end"/>
            </w:r>
          </w:hyperlink>
        </w:p>
        <w:p w14:paraId="69CAC92A" w14:textId="60544109"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607" w:history="1">
            <w:r w:rsidRPr="007F2EBE">
              <w:rPr>
                <w:rStyle w:val="Hyperlink"/>
                <w:noProof/>
              </w:rPr>
              <w:t>Bảng 4.27. Kết quả phát thải  từ quá trình sản xuất sắt, thép năm 2021 và 2022</w:t>
            </w:r>
            <w:r>
              <w:rPr>
                <w:noProof/>
                <w:webHidden/>
              </w:rPr>
              <w:tab/>
            </w:r>
            <w:r>
              <w:rPr>
                <w:noProof/>
                <w:webHidden/>
              </w:rPr>
              <w:fldChar w:fldCharType="begin"/>
            </w:r>
            <w:r>
              <w:rPr>
                <w:noProof/>
                <w:webHidden/>
              </w:rPr>
              <w:instrText xml:space="preserve"> PAGEREF _Toc213536607 \h </w:instrText>
            </w:r>
            <w:r>
              <w:rPr>
                <w:noProof/>
                <w:webHidden/>
              </w:rPr>
            </w:r>
            <w:r>
              <w:rPr>
                <w:noProof/>
                <w:webHidden/>
              </w:rPr>
              <w:fldChar w:fldCharType="separate"/>
            </w:r>
            <w:r>
              <w:rPr>
                <w:noProof/>
                <w:webHidden/>
              </w:rPr>
              <w:t>30</w:t>
            </w:r>
            <w:r>
              <w:rPr>
                <w:noProof/>
                <w:webHidden/>
              </w:rPr>
              <w:fldChar w:fldCharType="end"/>
            </w:r>
          </w:hyperlink>
        </w:p>
        <w:p w14:paraId="2394303E" w14:textId="62035BEB"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608" w:history="1">
            <w:r w:rsidRPr="007F2EBE">
              <w:rPr>
                <w:rStyle w:val="Hyperlink"/>
                <w:noProof/>
              </w:rPr>
              <w:t>Bảng 4.28. Số liệu về tiêu thụ dầu nhờn</w:t>
            </w:r>
            <w:r>
              <w:rPr>
                <w:noProof/>
                <w:webHidden/>
              </w:rPr>
              <w:tab/>
            </w:r>
            <w:r>
              <w:rPr>
                <w:noProof/>
                <w:webHidden/>
              </w:rPr>
              <w:fldChar w:fldCharType="begin"/>
            </w:r>
            <w:r>
              <w:rPr>
                <w:noProof/>
                <w:webHidden/>
              </w:rPr>
              <w:instrText xml:space="preserve"> PAGEREF _Toc213536608 \h </w:instrText>
            </w:r>
            <w:r>
              <w:rPr>
                <w:noProof/>
                <w:webHidden/>
              </w:rPr>
            </w:r>
            <w:r>
              <w:rPr>
                <w:noProof/>
                <w:webHidden/>
              </w:rPr>
              <w:fldChar w:fldCharType="separate"/>
            </w:r>
            <w:r>
              <w:rPr>
                <w:noProof/>
                <w:webHidden/>
              </w:rPr>
              <w:t>31</w:t>
            </w:r>
            <w:r>
              <w:rPr>
                <w:noProof/>
                <w:webHidden/>
              </w:rPr>
              <w:fldChar w:fldCharType="end"/>
            </w:r>
          </w:hyperlink>
        </w:p>
        <w:p w14:paraId="070B8827" w14:textId="728C21A8"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609" w:history="1">
            <w:r w:rsidRPr="007F2EBE">
              <w:rPr>
                <w:rStyle w:val="Hyperlink"/>
                <w:noProof/>
              </w:rPr>
              <w:t>Bảng 4.29. Kết quả phát thải CO</w:t>
            </w:r>
            <w:r w:rsidRPr="007F2EBE">
              <w:rPr>
                <w:rStyle w:val="Hyperlink"/>
                <w:noProof/>
                <w:vertAlign w:val="subscript"/>
              </w:rPr>
              <w:t>2</w:t>
            </w:r>
            <w:r w:rsidRPr="007F2EBE">
              <w:rPr>
                <w:rStyle w:val="Hyperlink"/>
                <w:noProof/>
              </w:rPr>
              <w:t xml:space="preserve"> của quá trình sử dụng dầu nhờn năm 2021 và 2022</w:t>
            </w:r>
            <w:r>
              <w:rPr>
                <w:noProof/>
                <w:webHidden/>
              </w:rPr>
              <w:tab/>
            </w:r>
            <w:r>
              <w:rPr>
                <w:noProof/>
                <w:webHidden/>
              </w:rPr>
              <w:fldChar w:fldCharType="begin"/>
            </w:r>
            <w:r>
              <w:rPr>
                <w:noProof/>
                <w:webHidden/>
              </w:rPr>
              <w:instrText xml:space="preserve"> PAGEREF _Toc213536609 \h </w:instrText>
            </w:r>
            <w:r>
              <w:rPr>
                <w:noProof/>
                <w:webHidden/>
              </w:rPr>
            </w:r>
            <w:r>
              <w:rPr>
                <w:noProof/>
                <w:webHidden/>
              </w:rPr>
              <w:fldChar w:fldCharType="separate"/>
            </w:r>
            <w:r>
              <w:rPr>
                <w:noProof/>
                <w:webHidden/>
              </w:rPr>
              <w:t>32</w:t>
            </w:r>
            <w:r>
              <w:rPr>
                <w:noProof/>
                <w:webHidden/>
              </w:rPr>
              <w:fldChar w:fldCharType="end"/>
            </w:r>
          </w:hyperlink>
        </w:p>
        <w:p w14:paraId="6072FA89" w14:textId="2402889F"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610" w:history="1">
            <w:r w:rsidRPr="007F2EBE">
              <w:rPr>
                <w:rStyle w:val="Hyperlink"/>
                <w:noProof/>
              </w:rPr>
              <w:t>Bảng 4.30. Số liệu về sử dụng Parafin</w:t>
            </w:r>
            <w:r>
              <w:rPr>
                <w:noProof/>
                <w:webHidden/>
              </w:rPr>
              <w:tab/>
            </w:r>
            <w:r>
              <w:rPr>
                <w:noProof/>
                <w:webHidden/>
              </w:rPr>
              <w:fldChar w:fldCharType="begin"/>
            </w:r>
            <w:r>
              <w:rPr>
                <w:noProof/>
                <w:webHidden/>
              </w:rPr>
              <w:instrText xml:space="preserve"> PAGEREF _Toc213536610 \h </w:instrText>
            </w:r>
            <w:r>
              <w:rPr>
                <w:noProof/>
                <w:webHidden/>
              </w:rPr>
            </w:r>
            <w:r>
              <w:rPr>
                <w:noProof/>
                <w:webHidden/>
              </w:rPr>
              <w:fldChar w:fldCharType="separate"/>
            </w:r>
            <w:r>
              <w:rPr>
                <w:noProof/>
                <w:webHidden/>
              </w:rPr>
              <w:t>33</w:t>
            </w:r>
            <w:r>
              <w:rPr>
                <w:noProof/>
                <w:webHidden/>
              </w:rPr>
              <w:fldChar w:fldCharType="end"/>
            </w:r>
          </w:hyperlink>
        </w:p>
        <w:p w14:paraId="360246B7" w14:textId="0108DA7B"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611" w:history="1">
            <w:r w:rsidRPr="007F2EBE">
              <w:rPr>
                <w:rStyle w:val="Hyperlink"/>
                <w:noProof/>
              </w:rPr>
              <w:t>Bảng 4.31. Phát thải do sử dụng paraffin</w:t>
            </w:r>
            <w:r>
              <w:rPr>
                <w:noProof/>
                <w:webHidden/>
              </w:rPr>
              <w:tab/>
            </w:r>
            <w:r>
              <w:rPr>
                <w:noProof/>
                <w:webHidden/>
              </w:rPr>
              <w:fldChar w:fldCharType="begin"/>
            </w:r>
            <w:r>
              <w:rPr>
                <w:noProof/>
                <w:webHidden/>
              </w:rPr>
              <w:instrText xml:space="preserve"> PAGEREF _Toc213536611 \h </w:instrText>
            </w:r>
            <w:r>
              <w:rPr>
                <w:noProof/>
                <w:webHidden/>
              </w:rPr>
            </w:r>
            <w:r>
              <w:rPr>
                <w:noProof/>
                <w:webHidden/>
              </w:rPr>
              <w:fldChar w:fldCharType="separate"/>
            </w:r>
            <w:r>
              <w:rPr>
                <w:noProof/>
                <w:webHidden/>
              </w:rPr>
              <w:t>33</w:t>
            </w:r>
            <w:r>
              <w:rPr>
                <w:noProof/>
                <w:webHidden/>
              </w:rPr>
              <w:fldChar w:fldCharType="end"/>
            </w:r>
          </w:hyperlink>
        </w:p>
        <w:p w14:paraId="105FB85E" w14:textId="13B2564E"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612" w:history="1">
            <w:r w:rsidRPr="007F2EBE">
              <w:rPr>
                <w:rStyle w:val="Hyperlink"/>
                <w:noProof/>
              </w:rPr>
              <w:t>Bảng 4.32. Lượng HFC tiêu thụ trong năm (tấn)</w:t>
            </w:r>
            <w:r>
              <w:rPr>
                <w:noProof/>
                <w:webHidden/>
              </w:rPr>
              <w:tab/>
            </w:r>
            <w:r>
              <w:rPr>
                <w:noProof/>
                <w:webHidden/>
              </w:rPr>
              <w:fldChar w:fldCharType="begin"/>
            </w:r>
            <w:r>
              <w:rPr>
                <w:noProof/>
                <w:webHidden/>
              </w:rPr>
              <w:instrText xml:space="preserve"> PAGEREF _Toc213536612 \h </w:instrText>
            </w:r>
            <w:r>
              <w:rPr>
                <w:noProof/>
                <w:webHidden/>
              </w:rPr>
            </w:r>
            <w:r>
              <w:rPr>
                <w:noProof/>
                <w:webHidden/>
              </w:rPr>
              <w:fldChar w:fldCharType="separate"/>
            </w:r>
            <w:r>
              <w:rPr>
                <w:noProof/>
                <w:webHidden/>
              </w:rPr>
              <w:t>35</w:t>
            </w:r>
            <w:r>
              <w:rPr>
                <w:noProof/>
                <w:webHidden/>
              </w:rPr>
              <w:fldChar w:fldCharType="end"/>
            </w:r>
          </w:hyperlink>
        </w:p>
        <w:p w14:paraId="4330B87A" w14:textId="5AC20B4E"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613" w:history="1">
            <w:r w:rsidRPr="007F2EBE">
              <w:rPr>
                <w:rStyle w:val="Hyperlink"/>
                <w:noProof/>
              </w:rPr>
              <w:t>Bảng 4.33. Hệ số GWP</w:t>
            </w:r>
            <w:r w:rsidRPr="007F2EBE">
              <w:rPr>
                <w:rStyle w:val="Hyperlink"/>
                <w:noProof/>
                <w:vertAlign w:val="subscript"/>
              </w:rPr>
              <w:t>100</w:t>
            </w:r>
            <w:r w:rsidRPr="007F2EBE">
              <w:rPr>
                <w:rStyle w:val="Hyperlink"/>
                <w:noProof/>
              </w:rPr>
              <w:t xml:space="preserve"> của các chất HFC</w:t>
            </w:r>
            <w:r>
              <w:rPr>
                <w:noProof/>
                <w:webHidden/>
              </w:rPr>
              <w:tab/>
            </w:r>
            <w:r>
              <w:rPr>
                <w:noProof/>
                <w:webHidden/>
              </w:rPr>
              <w:fldChar w:fldCharType="begin"/>
            </w:r>
            <w:r>
              <w:rPr>
                <w:noProof/>
                <w:webHidden/>
              </w:rPr>
              <w:instrText xml:space="preserve"> PAGEREF _Toc213536613 \h </w:instrText>
            </w:r>
            <w:r>
              <w:rPr>
                <w:noProof/>
                <w:webHidden/>
              </w:rPr>
            </w:r>
            <w:r>
              <w:rPr>
                <w:noProof/>
                <w:webHidden/>
              </w:rPr>
              <w:fldChar w:fldCharType="separate"/>
            </w:r>
            <w:r>
              <w:rPr>
                <w:noProof/>
                <w:webHidden/>
              </w:rPr>
              <w:t>35</w:t>
            </w:r>
            <w:r>
              <w:rPr>
                <w:noProof/>
                <w:webHidden/>
              </w:rPr>
              <w:fldChar w:fldCharType="end"/>
            </w:r>
          </w:hyperlink>
        </w:p>
        <w:p w14:paraId="3F22015A" w14:textId="51EA89E6" w:rsidR="00665A11" w:rsidRDefault="00665A11">
          <w:pPr>
            <w:pStyle w:val="TableofFigures"/>
            <w:tabs>
              <w:tab w:val="right" w:leader="dot" w:pos="9350"/>
            </w:tabs>
            <w:rPr>
              <w:rFonts w:asciiTheme="minorHAnsi" w:eastAsiaTheme="minorEastAsia" w:hAnsiTheme="minorHAnsi" w:cstheme="minorBidi"/>
              <w:bCs w:val="0"/>
              <w:i w:val="0"/>
              <w:noProof/>
              <w:kern w:val="2"/>
              <w:sz w:val="24"/>
              <w:szCs w:val="24"/>
              <w14:ligatures w14:val="standardContextual"/>
            </w:rPr>
          </w:pPr>
          <w:hyperlink w:anchor="_Toc213536614" w:history="1">
            <w:r w:rsidRPr="007F2EBE">
              <w:rPr>
                <w:rStyle w:val="Hyperlink"/>
                <w:noProof/>
              </w:rPr>
              <w:t>Bảng 4.34. Kết quả phát thải ước tính cho sử dụng HFC (nghìn tấn CO</w:t>
            </w:r>
            <w:r w:rsidRPr="007F2EBE">
              <w:rPr>
                <w:rStyle w:val="Hyperlink"/>
                <w:noProof/>
                <w:vertAlign w:val="subscript"/>
              </w:rPr>
              <w:t>2</w:t>
            </w:r>
            <w:r w:rsidRPr="007F2EBE">
              <w:rPr>
                <w:rStyle w:val="Hyperlink"/>
                <w:noProof/>
              </w:rPr>
              <w:t>tđ)</w:t>
            </w:r>
            <w:r>
              <w:rPr>
                <w:noProof/>
                <w:webHidden/>
              </w:rPr>
              <w:tab/>
            </w:r>
            <w:r>
              <w:rPr>
                <w:noProof/>
                <w:webHidden/>
              </w:rPr>
              <w:fldChar w:fldCharType="begin"/>
            </w:r>
            <w:r>
              <w:rPr>
                <w:noProof/>
                <w:webHidden/>
              </w:rPr>
              <w:instrText xml:space="preserve"> PAGEREF _Toc213536614 \h </w:instrText>
            </w:r>
            <w:r>
              <w:rPr>
                <w:noProof/>
                <w:webHidden/>
              </w:rPr>
            </w:r>
            <w:r>
              <w:rPr>
                <w:noProof/>
                <w:webHidden/>
              </w:rPr>
              <w:fldChar w:fldCharType="separate"/>
            </w:r>
            <w:r>
              <w:rPr>
                <w:noProof/>
                <w:webHidden/>
              </w:rPr>
              <w:t>36</w:t>
            </w:r>
            <w:r>
              <w:rPr>
                <w:noProof/>
                <w:webHidden/>
              </w:rPr>
              <w:fldChar w:fldCharType="end"/>
            </w:r>
          </w:hyperlink>
        </w:p>
        <w:p w14:paraId="1C784FE8" w14:textId="169ABC27" w:rsidR="00361AB2" w:rsidRPr="00934FFB" w:rsidRDefault="00665A11" w:rsidP="00361AB2">
          <w:pPr>
            <w:pStyle w:val="TOC3"/>
            <w:ind w:left="446"/>
          </w:pPr>
          <w:r>
            <w:rPr>
              <w:rFonts w:asciiTheme="majorHAnsi" w:eastAsiaTheme="majorEastAsia" w:hAnsiTheme="majorHAnsi" w:cstheme="majorBidi"/>
              <w:bCs/>
              <w:i/>
              <w:color w:val="2F5496" w:themeColor="accent1" w:themeShade="BF"/>
              <w:sz w:val="32"/>
              <w:szCs w:val="32"/>
            </w:rPr>
            <w:fldChar w:fldCharType="end"/>
          </w:r>
        </w:p>
        <w:p w14:paraId="6C77082C" w14:textId="4E9E309A" w:rsidR="00361AB2" w:rsidRDefault="00000000" w:rsidP="00361AB2">
          <w:pPr>
            <w:spacing w:after="160" w:line="278" w:lineRule="auto"/>
            <w:rPr>
              <w:rFonts w:asciiTheme="majorHAnsi" w:eastAsiaTheme="majorEastAsia" w:hAnsiTheme="majorHAnsi" w:cstheme="majorBidi"/>
              <w:color w:val="2F5496" w:themeColor="accent1" w:themeShade="BF"/>
              <w:sz w:val="32"/>
              <w:szCs w:val="32"/>
            </w:rPr>
          </w:pPr>
        </w:p>
      </w:sdtContent>
    </w:sdt>
    <w:p w14:paraId="57633F60" w14:textId="77777777" w:rsidR="00361AB2" w:rsidRDefault="00361AB2">
      <w:pPr>
        <w:spacing w:after="160" w:line="278" w:lineRule="auto"/>
        <w:rPr>
          <w:rFonts w:asciiTheme="majorHAnsi" w:eastAsiaTheme="majorEastAsia" w:hAnsiTheme="majorHAnsi" w:cstheme="majorBidi"/>
          <w:color w:val="2F5496" w:themeColor="accent1" w:themeShade="BF"/>
          <w:sz w:val="32"/>
          <w:szCs w:val="32"/>
        </w:rPr>
      </w:pPr>
      <w:r>
        <w:br w:type="page"/>
      </w:r>
    </w:p>
    <w:p w14:paraId="49A04820" w14:textId="187A6991" w:rsidR="00865289" w:rsidRPr="00361AB2" w:rsidRDefault="00865289" w:rsidP="00B142C2">
      <w:pPr>
        <w:pStyle w:val="Heading2"/>
        <w:numPr>
          <w:ilvl w:val="0"/>
          <w:numId w:val="36"/>
        </w:numPr>
        <w:spacing w:before="120" w:after="120" w:line="276" w:lineRule="auto"/>
        <w:jc w:val="both"/>
        <w:rPr>
          <w:rFonts w:ascii="Times New Roman" w:hAnsi="Times New Roman"/>
          <w:b/>
          <w:bCs/>
          <w:color w:val="auto"/>
          <w:sz w:val="28"/>
          <w:szCs w:val="22"/>
          <w:lang w:val="vi-VN"/>
        </w:rPr>
      </w:pPr>
      <w:r w:rsidRPr="00361AB2">
        <w:rPr>
          <w:rFonts w:ascii="Times New Roman" w:hAnsi="Times New Roman"/>
          <w:b/>
          <w:bCs/>
          <w:color w:val="auto"/>
          <w:sz w:val="28"/>
          <w:szCs w:val="22"/>
          <w:lang w:val="vi-VN"/>
        </w:rPr>
        <w:lastRenderedPageBreak/>
        <w:t>Giới thiệu chung</w:t>
      </w:r>
      <w:bookmarkEnd w:id="1"/>
      <w:r w:rsidRPr="00361AB2">
        <w:rPr>
          <w:rFonts w:ascii="Times New Roman" w:hAnsi="Times New Roman"/>
          <w:b/>
          <w:bCs/>
          <w:color w:val="auto"/>
          <w:sz w:val="28"/>
          <w:szCs w:val="22"/>
          <w:lang w:val="vi-VN"/>
        </w:rPr>
        <w:t xml:space="preserve"> </w:t>
      </w:r>
    </w:p>
    <w:p w14:paraId="24FBBD0F" w14:textId="77777777" w:rsidR="00865289" w:rsidRPr="00D97841" w:rsidRDefault="00865289" w:rsidP="00865289">
      <w:pPr>
        <w:pStyle w:val="Hue"/>
      </w:pPr>
      <w:r w:rsidRPr="00D97841">
        <w:t xml:space="preserve">Phát thải khí nhà kính (KNK) trong lĩnh vực các quá trình công nghiệp được đánh giá từ các hoạt động </w:t>
      </w:r>
      <w:r w:rsidRPr="00D97841">
        <w:rPr>
          <w:lang w:val="en-US"/>
        </w:rPr>
        <w:t xml:space="preserve">sản xuất </w:t>
      </w:r>
      <w:r w:rsidRPr="00D97841">
        <w:t xml:space="preserve">công nghiệp không </w:t>
      </w:r>
      <w:r w:rsidRPr="00D97841">
        <w:rPr>
          <w:lang w:val="en-US"/>
        </w:rPr>
        <w:t>bao gồm</w:t>
      </w:r>
      <w:r w:rsidRPr="00D97841">
        <w:t xml:space="preserve"> </w:t>
      </w:r>
      <w:r w:rsidRPr="00D97841">
        <w:rPr>
          <w:lang w:val="en-US"/>
        </w:rPr>
        <w:t>quá trình sử dụng</w:t>
      </w:r>
      <w:r w:rsidRPr="00D97841">
        <w:t xml:space="preserve"> </w:t>
      </w:r>
      <w:r w:rsidRPr="00D97841">
        <w:rPr>
          <w:lang w:val="en-US"/>
        </w:rPr>
        <w:t>n</w:t>
      </w:r>
      <w:r w:rsidRPr="00D97841">
        <w:t xml:space="preserve">ăng lượng. Các nguồn phát thải chính trong lĩnh vực này được tạo ra từ các quá trình sản xuất công nghiệp, cụ thể là </w:t>
      </w:r>
      <w:r w:rsidRPr="00D97841">
        <w:rPr>
          <w:b/>
          <w:i/>
        </w:rPr>
        <w:t>quá trình chuyển đổi về hóa học hay vật lý của các loại nguyên liệu thô</w:t>
      </w:r>
      <w:r w:rsidRPr="00D97841">
        <w:t>.</w:t>
      </w:r>
      <w:r w:rsidRPr="00D97841">
        <w:rPr>
          <w:lang w:val="en-US"/>
        </w:rPr>
        <w:t xml:space="preserve"> </w:t>
      </w:r>
    </w:p>
    <w:p w14:paraId="68909C39" w14:textId="3A500D17" w:rsidR="00865289" w:rsidRDefault="00865289" w:rsidP="00865289">
      <w:pPr>
        <w:ind w:firstLine="720"/>
        <w:jc w:val="both"/>
      </w:pPr>
      <w:r w:rsidRPr="00D97841">
        <w:t>Trong báo cáo kiểm kê khí nhà kính quốc gia năm 2</w:t>
      </w:r>
      <w:r>
        <w:t>0</w:t>
      </w:r>
      <w:r w:rsidR="00063291">
        <w:t>21</w:t>
      </w:r>
      <w:r>
        <w:t>, 202</w:t>
      </w:r>
      <w:r w:rsidR="00063291">
        <w:t>2</w:t>
      </w:r>
      <w:r>
        <w:t xml:space="preserve"> </w:t>
      </w:r>
      <w:r w:rsidRPr="00D97841">
        <w:t xml:space="preserve"> phát thải khí nhà kính trong lĩnh vực các quá trình công nghiệp được tính toán cho</w:t>
      </w:r>
      <w:r>
        <w:t xml:space="preserve"> các </w:t>
      </w:r>
      <w:r w:rsidRPr="00D97841">
        <w:t xml:space="preserve"> </w:t>
      </w:r>
      <w:r w:rsidRPr="00D97841">
        <w:rPr>
          <w:b/>
        </w:rPr>
        <w:t>hoạt động</w:t>
      </w:r>
      <w:r w:rsidRPr="00D97841">
        <w:t xml:space="preserve">: </w:t>
      </w:r>
    </w:p>
    <w:p w14:paraId="0EC62441" w14:textId="7C02A010" w:rsidR="00865289" w:rsidRDefault="00865289" w:rsidP="00B142C2">
      <w:pPr>
        <w:pStyle w:val="ListParagraph"/>
        <w:numPr>
          <w:ilvl w:val="0"/>
          <w:numId w:val="35"/>
        </w:numPr>
        <w:spacing w:after="0" w:line="360" w:lineRule="auto"/>
        <w:jc w:val="both"/>
      </w:pPr>
      <w:r>
        <w:t xml:space="preserve">Lĩnh vực sản xuất vật liệu xây dựng bao gồm: </w:t>
      </w:r>
      <w:r w:rsidRPr="00D97841">
        <w:t>sản xuất xi măng (CO</w:t>
      </w:r>
      <w:r w:rsidRPr="00C5160D">
        <w:rPr>
          <w:vertAlign w:val="subscript"/>
        </w:rPr>
        <w:t>2</w:t>
      </w:r>
      <w:r w:rsidRPr="00D97841">
        <w:t>), sản xuất vôi (CO</w:t>
      </w:r>
      <w:r w:rsidRPr="00C5160D">
        <w:rPr>
          <w:vertAlign w:val="subscript"/>
        </w:rPr>
        <w:t>2</w:t>
      </w:r>
      <w:r w:rsidRPr="00D97841">
        <w:t>),</w:t>
      </w:r>
      <w:r>
        <w:t xml:space="preserve"> sản xuất thủy tinh</w:t>
      </w:r>
      <w:r w:rsidR="0061100A">
        <w:t>, c</w:t>
      </w:r>
      <w:r w:rsidR="0061100A" w:rsidRPr="0061100A">
        <w:t>ác hoạt động sử dụng cacbonat khác</w:t>
      </w:r>
    </w:p>
    <w:p w14:paraId="62699A84" w14:textId="2F0433A0" w:rsidR="00865289" w:rsidRPr="00C5160D" w:rsidRDefault="00865289" w:rsidP="00B142C2">
      <w:pPr>
        <w:pStyle w:val="ListParagraph"/>
        <w:numPr>
          <w:ilvl w:val="0"/>
          <w:numId w:val="35"/>
        </w:numPr>
        <w:spacing w:after="0" w:line="360" w:lineRule="auto"/>
        <w:jc w:val="both"/>
      </w:pPr>
      <w:r>
        <w:t xml:space="preserve">Lĩnh vực công nghiệp hóa chất bao gồm: </w:t>
      </w:r>
      <w:r w:rsidRPr="00D97841">
        <w:t>sản xuất amoniac (CO</w:t>
      </w:r>
      <w:r w:rsidRPr="00C5160D">
        <w:rPr>
          <w:vertAlign w:val="subscript"/>
        </w:rPr>
        <w:t>2</w:t>
      </w:r>
      <w:r w:rsidRPr="00D97841">
        <w:t>)</w:t>
      </w:r>
      <w:r w:rsidR="0061100A">
        <w:t xml:space="preserve">, </w:t>
      </w:r>
      <w:r w:rsidRPr="00D97841">
        <w:t>sản xuất</w:t>
      </w:r>
      <w:r>
        <w:t xml:space="preserve"> axit nitric</w:t>
      </w:r>
      <w:r w:rsidR="0061100A">
        <w:t xml:space="preserve"> và s</w:t>
      </w:r>
      <w:r w:rsidR="0061100A" w:rsidRPr="0061100A">
        <w:t>ản xuất Silic cacbua</w:t>
      </w:r>
    </w:p>
    <w:p w14:paraId="0859B00B" w14:textId="77777777" w:rsidR="00865289" w:rsidRPr="00C5160D" w:rsidRDefault="00865289" w:rsidP="00B142C2">
      <w:pPr>
        <w:pStyle w:val="ListParagraph"/>
        <w:numPr>
          <w:ilvl w:val="0"/>
          <w:numId w:val="35"/>
        </w:numPr>
        <w:spacing w:after="0" w:line="360" w:lineRule="auto"/>
        <w:jc w:val="both"/>
      </w:pPr>
      <w:r>
        <w:t xml:space="preserve">Lĩnh vực luyện kim bao gồm: sản xuất thép </w:t>
      </w:r>
    </w:p>
    <w:p w14:paraId="73C353A9" w14:textId="77777777" w:rsidR="00865289" w:rsidRPr="00C5160D" w:rsidRDefault="00865289" w:rsidP="00B142C2">
      <w:pPr>
        <w:pStyle w:val="ListParagraph"/>
        <w:numPr>
          <w:ilvl w:val="0"/>
          <w:numId w:val="35"/>
        </w:numPr>
        <w:spacing w:after="0" w:line="360" w:lineRule="auto"/>
        <w:jc w:val="both"/>
      </w:pPr>
      <w:r>
        <w:t>Lĩnh vực sử dụng các sản phẩm thay thế cho các chất làm suy giảm tầng ô-dôn</w:t>
      </w:r>
    </w:p>
    <w:p w14:paraId="276D670B" w14:textId="77777777" w:rsidR="00865289" w:rsidRPr="00D97841" w:rsidRDefault="00865289" w:rsidP="00B142C2">
      <w:pPr>
        <w:pStyle w:val="ListParagraph"/>
        <w:numPr>
          <w:ilvl w:val="0"/>
          <w:numId w:val="35"/>
        </w:numPr>
        <w:spacing w:after="0" w:line="360" w:lineRule="auto"/>
        <w:jc w:val="both"/>
      </w:pPr>
      <w:r>
        <w:t>Phát thải từ sản xuất và sử dụng các sản phẩm khác bao gồm sử dụng chất bôi trơn và sử dụng sáp paraphin.</w:t>
      </w:r>
    </w:p>
    <w:p w14:paraId="2B16D329" w14:textId="576D5EFC" w:rsidR="00865289" w:rsidRPr="00D753C4" w:rsidRDefault="00865289" w:rsidP="00865289">
      <w:pPr>
        <w:ind w:firstLine="720"/>
        <w:jc w:val="both"/>
      </w:pPr>
      <w:r w:rsidRPr="001612B8">
        <w:t>Năm 20</w:t>
      </w:r>
      <w:r w:rsidR="00063291">
        <w:t>21</w:t>
      </w:r>
      <w:r w:rsidRPr="001612B8">
        <w:t xml:space="preserve"> tổng lượng phát thải KNK từ lĩnh vực các quá trình công nghiệp</w:t>
      </w:r>
      <w:r>
        <w:t xml:space="preserve"> đạt </w:t>
      </w:r>
      <w:r w:rsidRPr="00665A11">
        <w:rPr>
          <w:highlight w:val="yellow"/>
        </w:rPr>
        <w:t>nghìn tấn CO2</w:t>
      </w:r>
      <w:r w:rsidRPr="00665A11">
        <w:rPr>
          <w:highlight w:val="yellow"/>
          <w:vertAlign w:val="subscript"/>
        </w:rPr>
        <w:t>tđ</w:t>
      </w:r>
      <w:r w:rsidRPr="001612B8" w:rsidDel="001612B8">
        <w:t xml:space="preserve"> </w:t>
      </w:r>
      <w:r w:rsidRPr="00D753C4">
        <w:t>. Trong đó,</w:t>
      </w:r>
      <w:r>
        <w:t xml:space="preserve"> năm 20</w:t>
      </w:r>
      <w:r w:rsidR="00063291">
        <w:t>21</w:t>
      </w:r>
      <w:r w:rsidRPr="00D753C4">
        <w:t xml:space="preserve"> phát thải lớn nhất từ sản xuất </w:t>
      </w:r>
      <w:r>
        <w:t>xi măng</w:t>
      </w:r>
      <w:r w:rsidRPr="00D753C4">
        <w:t xml:space="preserve"> là </w:t>
      </w:r>
      <w:r w:rsidR="00665A11" w:rsidRPr="00665A11">
        <w:rPr>
          <w:highlight w:val="yellow"/>
        </w:rPr>
        <w:t>43</w:t>
      </w:r>
      <w:r w:rsidR="00665A11" w:rsidRPr="00665A11">
        <w:rPr>
          <w:highlight w:val="yellow"/>
        </w:rPr>
        <w:t>.</w:t>
      </w:r>
      <w:r w:rsidR="00665A11" w:rsidRPr="00665A11">
        <w:rPr>
          <w:highlight w:val="yellow"/>
        </w:rPr>
        <w:t>674</w:t>
      </w:r>
      <w:r w:rsidR="00665A11" w:rsidRPr="00665A11">
        <w:rPr>
          <w:highlight w:val="yellow"/>
        </w:rPr>
        <w:t>,</w:t>
      </w:r>
      <w:r w:rsidR="00665A11" w:rsidRPr="00665A11">
        <w:rPr>
          <w:highlight w:val="yellow"/>
        </w:rPr>
        <w:t>17</w:t>
      </w:r>
      <w:r w:rsidR="00665A11" w:rsidRPr="00665A11">
        <w:t xml:space="preserve"> </w:t>
      </w:r>
      <w:r w:rsidRPr="00D753C4">
        <w:t>nghìn tấn CO</w:t>
      </w:r>
      <w:r w:rsidRPr="00844C62">
        <w:t>2</w:t>
      </w:r>
      <w:r w:rsidRPr="00844C62">
        <w:rPr>
          <w:vertAlign w:val="subscript"/>
        </w:rPr>
        <w:t>tđ</w:t>
      </w:r>
      <w:r w:rsidRPr="00D753C4">
        <w:t xml:space="preserve">, chiếm </w:t>
      </w:r>
      <w:r w:rsidRPr="00063291">
        <w:rPr>
          <w:highlight w:val="yellow"/>
        </w:rPr>
        <w:t>%,</w:t>
      </w:r>
      <w:r w:rsidRPr="00D753C4">
        <w:t xml:space="preserve"> </w:t>
      </w:r>
      <w:r>
        <w:t>kết</w:t>
      </w:r>
      <w:r w:rsidRPr="00844C62">
        <w:t xml:space="preserve"> quả</w:t>
      </w:r>
      <w:r>
        <w:t xml:space="preserve"> trình bày</w:t>
      </w:r>
      <w:r w:rsidRPr="00D753C4">
        <w:t xml:space="preserve"> </w:t>
      </w:r>
      <w:r>
        <w:t>trong</w:t>
      </w:r>
      <w:r w:rsidRPr="00D753C4">
        <w:t xml:space="preserve"> Bảng 4.1</w:t>
      </w:r>
      <w:r>
        <w:t>,</w:t>
      </w:r>
      <w:r w:rsidRPr="00844C62">
        <w:t xml:space="preserve"> </w:t>
      </w:r>
      <w:r>
        <w:t xml:space="preserve">Hình 4.1, </w:t>
      </w:r>
      <w:r w:rsidRPr="00844C62">
        <w:t>chi tiết trong Phụ lục 2-2</w:t>
      </w:r>
      <w:r w:rsidRPr="00D753C4">
        <w:t>.</w:t>
      </w:r>
    </w:p>
    <w:p w14:paraId="25AF8E48" w14:textId="55F70393" w:rsidR="00865289" w:rsidRDefault="00130352" w:rsidP="00130352">
      <w:pPr>
        <w:pStyle w:val="Caption"/>
      </w:pPr>
      <w:bookmarkStart w:id="5" w:name="_Toc169713672"/>
      <w:bookmarkStart w:id="6" w:name="_Toc213536581"/>
      <w:r>
        <w:t xml:space="preserve">Bảng 4. </w:t>
      </w:r>
      <w:r>
        <w:fldChar w:fldCharType="begin"/>
      </w:r>
      <w:r>
        <w:instrText xml:space="preserve"> SEQ Bảng_4. \* ARABIC </w:instrText>
      </w:r>
      <w:r>
        <w:fldChar w:fldCharType="separate"/>
      </w:r>
      <w:r w:rsidR="00F56855">
        <w:rPr>
          <w:noProof/>
        </w:rPr>
        <w:t>1</w:t>
      </w:r>
      <w:r>
        <w:fldChar w:fldCharType="end"/>
      </w:r>
      <w:r w:rsidR="00865289">
        <w:t xml:space="preserve">. </w:t>
      </w:r>
      <w:r w:rsidR="00865289" w:rsidRPr="00826D02">
        <w:t xml:space="preserve">Kết quả phát thải </w:t>
      </w:r>
      <w:r w:rsidR="00865289">
        <w:t>khí nhà kính</w:t>
      </w:r>
      <w:r w:rsidR="00865289" w:rsidRPr="00826D02">
        <w:t xml:space="preserve"> năm 20</w:t>
      </w:r>
      <w:r w:rsidR="0053131B">
        <w:rPr>
          <w:lang w:val="en-US"/>
        </w:rPr>
        <w:t>21</w:t>
      </w:r>
      <w:r w:rsidR="00865289" w:rsidRPr="00826D02">
        <w:t xml:space="preserve"> trong lĩnh vực IPPU</w:t>
      </w:r>
      <w:bookmarkEnd w:id="5"/>
      <w:bookmarkEnd w:id="6"/>
    </w:p>
    <w:tbl>
      <w:tblPr>
        <w:tblW w:w="5000" w:type="pct"/>
        <w:tblLook w:val="04A0" w:firstRow="1" w:lastRow="0" w:firstColumn="1" w:lastColumn="0" w:noHBand="0" w:noVBand="1"/>
      </w:tblPr>
      <w:tblGrid>
        <w:gridCol w:w="804"/>
        <w:gridCol w:w="1890"/>
        <w:gridCol w:w="1177"/>
        <w:gridCol w:w="1072"/>
        <w:gridCol w:w="1072"/>
        <w:gridCol w:w="1074"/>
        <w:gridCol w:w="1177"/>
        <w:gridCol w:w="1074"/>
      </w:tblGrid>
      <w:tr w:rsidR="0061100A" w:rsidRPr="00665A11" w14:paraId="0A412F5A" w14:textId="77777777" w:rsidTr="0061100A">
        <w:trPr>
          <w:trHeight w:val="370"/>
          <w:tblHeader/>
        </w:trPr>
        <w:tc>
          <w:tcPr>
            <w:tcW w:w="430" w:type="pct"/>
            <w:vMerge w:val="restart"/>
            <w:tcBorders>
              <w:top w:val="single" w:sz="8" w:space="0" w:color="auto"/>
              <w:left w:val="single" w:sz="8" w:space="0" w:color="auto"/>
              <w:bottom w:val="single" w:sz="8" w:space="0" w:color="000000"/>
              <w:right w:val="single" w:sz="8" w:space="0" w:color="auto"/>
            </w:tcBorders>
            <w:shd w:val="clear" w:color="000000" w:fill="E2EFD9"/>
            <w:vAlign w:val="center"/>
            <w:hideMark/>
          </w:tcPr>
          <w:p w14:paraId="4ED0FC82" w14:textId="77777777" w:rsidR="00665A11" w:rsidRPr="00665A11" w:rsidRDefault="00665A11" w:rsidP="00665A11">
            <w:pPr>
              <w:spacing w:after="0"/>
              <w:jc w:val="center"/>
              <w:rPr>
                <w:b/>
                <w:bCs/>
                <w:color w:val="000000"/>
                <w:sz w:val="24"/>
              </w:rPr>
            </w:pPr>
            <w:r w:rsidRPr="00665A11">
              <w:rPr>
                <w:b/>
                <w:bCs/>
                <w:color w:val="000000"/>
                <w:sz w:val="24"/>
              </w:rPr>
              <w:t>Mã IPCC</w:t>
            </w:r>
          </w:p>
        </w:tc>
        <w:tc>
          <w:tcPr>
            <w:tcW w:w="1012" w:type="pct"/>
            <w:vMerge w:val="restart"/>
            <w:tcBorders>
              <w:top w:val="single" w:sz="8" w:space="0" w:color="auto"/>
              <w:left w:val="single" w:sz="8" w:space="0" w:color="auto"/>
              <w:bottom w:val="single" w:sz="8" w:space="0" w:color="000000"/>
              <w:right w:val="single" w:sz="8" w:space="0" w:color="auto"/>
            </w:tcBorders>
            <w:shd w:val="clear" w:color="000000" w:fill="E2EFD9"/>
            <w:vAlign w:val="center"/>
            <w:hideMark/>
          </w:tcPr>
          <w:p w14:paraId="4273F572" w14:textId="77777777" w:rsidR="00665A11" w:rsidRPr="00665A11" w:rsidRDefault="00665A11" w:rsidP="00665A11">
            <w:pPr>
              <w:spacing w:after="0"/>
              <w:jc w:val="center"/>
              <w:rPr>
                <w:b/>
                <w:bCs/>
                <w:color w:val="000000"/>
                <w:sz w:val="24"/>
              </w:rPr>
            </w:pPr>
            <w:r w:rsidRPr="00665A11">
              <w:rPr>
                <w:b/>
                <w:bCs/>
                <w:color w:val="000000"/>
                <w:sz w:val="24"/>
              </w:rPr>
              <w:t>Nguồn phát thải</w:t>
            </w:r>
          </w:p>
        </w:tc>
        <w:tc>
          <w:tcPr>
            <w:tcW w:w="630" w:type="pct"/>
            <w:tcBorders>
              <w:top w:val="single" w:sz="8" w:space="0" w:color="auto"/>
              <w:left w:val="nil"/>
              <w:bottom w:val="single" w:sz="8" w:space="0" w:color="auto"/>
              <w:right w:val="single" w:sz="8" w:space="0" w:color="auto"/>
            </w:tcBorders>
            <w:shd w:val="clear" w:color="000000" w:fill="E2EFD9"/>
            <w:vAlign w:val="center"/>
            <w:hideMark/>
          </w:tcPr>
          <w:p w14:paraId="759BF7AB" w14:textId="77777777" w:rsidR="00665A11" w:rsidRPr="00665A11" w:rsidRDefault="00665A11" w:rsidP="00665A11">
            <w:pPr>
              <w:spacing w:after="0"/>
              <w:jc w:val="center"/>
              <w:rPr>
                <w:b/>
                <w:bCs/>
                <w:color w:val="000000"/>
                <w:sz w:val="24"/>
              </w:rPr>
            </w:pPr>
            <w:r w:rsidRPr="00665A11">
              <w:rPr>
                <w:b/>
                <w:bCs/>
                <w:color w:val="000000"/>
                <w:sz w:val="24"/>
              </w:rPr>
              <w:t xml:space="preserve"> CO2 </w:t>
            </w:r>
          </w:p>
        </w:tc>
        <w:tc>
          <w:tcPr>
            <w:tcW w:w="574" w:type="pct"/>
            <w:tcBorders>
              <w:top w:val="single" w:sz="8" w:space="0" w:color="auto"/>
              <w:left w:val="nil"/>
              <w:bottom w:val="single" w:sz="8" w:space="0" w:color="auto"/>
              <w:right w:val="single" w:sz="8" w:space="0" w:color="auto"/>
            </w:tcBorders>
            <w:shd w:val="clear" w:color="000000" w:fill="E2EFD9"/>
            <w:vAlign w:val="center"/>
            <w:hideMark/>
          </w:tcPr>
          <w:p w14:paraId="7B79527B" w14:textId="77777777" w:rsidR="00665A11" w:rsidRPr="00665A11" w:rsidRDefault="00665A11" w:rsidP="00665A11">
            <w:pPr>
              <w:spacing w:after="0"/>
              <w:jc w:val="center"/>
              <w:rPr>
                <w:b/>
                <w:bCs/>
                <w:color w:val="000000"/>
                <w:sz w:val="24"/>
              </w:rPr>
            </w:pPr>
            <w:r w:rsidRPr="00665A11">
              <w:rPr>
                <w:b/>
                <w:bCs/>
                <w:color w:val="000000"/>
                <w:sz w:val="24"/>
              </w:rPr>
              <w:t>CH</w:t>
            </w:r>
            <w:r w:rsidRPr="00665A11">
              <w:rPr>
                <w:b/>
                <w:bCs/>
                <w:color w:val="000000"/>
                <w:sz w:val="24"/>
                <w:vertAlign w:val="subscript"/>
              </w:rPr>
              <w:t>4</w:t>
            </w:r>
          </w:p>
        </w:tc>
        <w:tc>
          <w:tcPr>
            <w:tcW w:w="574" w:type="pct"/>
            <w:tcBorders>
              <w:top w:val="single" w:sz="8" w:space="0" w:color="auto"/>
              <w:left w:val="nil"/>
              <w:bottom w:val="single" w:sz="8" w:space="0" w:color="auto"/>
              <w:right w:val="single" w:sz="8" w:space="0" w:color="auto"/>
            </w:tcBorders>
            <w:shd w:val="clear" w:color="000000" w:fill="E2EFD9"/>
            <w:vAlign w:val="center"/>
            <w:hideMark/>
          </w:tcPr>
          <w:p w14:paraId="785E2028" w14:textId="77777777" w:rsidR="00665A11" w:rsidRPr="00665A11" w:rsidRDefault="00665A11" w:rsidP="00665A11">
            <w:pPr>
              <w:spacing w:after="0"/>
              <w:jc w:val="center"/>
              <w:rPr>
                <w:b/>
                <w:bCs/>
                <w:color w:val="000000"/>
                <w:sz w:val="24"/>
              </w:rPr>
            </w:pPr>
            <w:r w:rsidRPr="00665A11">
              <w:rPr>
                <w:b/>
                <w:bCs/>
                <w:color w:val="000000"/>
                <w:sz w:val="24"/>
              </w:rPr>
              <w:t>N</w:t>
            </w:r>
            <w:r w:rsidRPr="00665A11">
              <w:rPr>
                <w:b/>
                <w:bCs/>
                <w:color w:val="000000"/>
                <w:sz w:val="24"/>
                <w:vertAlign w:val="subscript"/>
              </w:rPr>
              <w:t>2</w:t>
            </w:r>
            <w:r w:rsidRPr="00665A11">
              <w:rPr>
                <w:b/>
                <w:bCs/>
                <w:color w:val="000000"/>
                <w:sz w:val="24"/>
              </w:rPr>
              <w:t>O</w:t>
            </w:r>
          </w:p>
        </w:tc>
        <w:tc>
          <w:tcPr>
            <w:tcW w:w="575" w:type="pct"/>
            <w:tcBorders>
              <w:top w:val="single" w:sz="8" w:space="0" w:color="auto"/>
              <w:left w:val="nil"/>
              <w:bottom w:val="single" w:sz="8" w:space="0" w:color="auto"/>
              <w:right w:val="single" w:sz="8" w:space="0" w:color="auto"/>
            </w:tcBorders>
            <w:shd w:val="clear" w:color="000000" w:fill="E2EFD9"/>
            <w:vAlign w:val="center"/>
            <w:hideMark/>
          </w:tcPr>
          <w:p w14:paraId="4E0498E3" w14:textId="77777777" w:rsidR="00665A11" w:rsidRPr="00665A11" w:rsidRDefault="00665A11" w:rsidP="00665A11">
            <w:pPr>
              <w:spacing w:after="0"/>
              <w:jc w:val="center"/>
              <w:rPr>
                <w:b/>
                <w:bCs/>
                <w:color w:val="000000"/>
                <w:sz w:val="24"/>
              </w:rPr>
            </w:pPr>
            <w:r w:rsidRPr="00665A11">
              <w:rPr>
                <w:b/>
                <w:bCs/>
                <w:color w:val="000000"/>
                <w:sz w:val="24"/>
              </w:rPr>
              <w:t>HFCs</w:t>
            </w:r>
          </w:p>
        </w:tc>
        <w:tc>
          <w:tcPr>
            <w:tcW w:w="630" w:type="pct"/>
            <w:tcBorders>
              <w:top w:val="single" w:sz="8" w:space="0" w:color="auto"/>
              <w:left w:val="nil"/>
              <w:bottom w:val="single" w:sz="8" w:space="0" w:color="auto"/>
              <w:right w:val="single" w:sz="8" w:space="0" w:color="auto"/>
            </w:tcBorders>
            <w:shd w:val="clear" w:color="000000" w:fill="E2EFD9"/>
            <w:vAlign w:val="center"/>
            <w:hideMark/>
          </w:tcPr>
          <w:p w14:paraId="216A2E22" w14:textId="77777777" w:rsidR="00665A11" w:rsidRPr="00665A11" w:rsidRDefault="00665A11" w:rsidP="00665A11">
            <w:pPr>
              <w:spacing w:after="0"/>
              <w:jc w:val="center"/>
              <w:rPr>
                <w:b/>
                <w:bCs/>
                <w:color w:val="000000"/>
                <w:sz w:val="24"/>
              </w:rPr>
            </w:pPr>
            <w:r w:rsidRPr="00665A11">
              <w:rPr>
                <w:b/>
                <w:bCs/>
                <w:color w:val="000000"/>
                <w:sz w:val="24"/>
              </w:rPr>
              <w:t xml:space="preserve"> Tổng </w:t>
            </w:r>
          </w:p>
        </w:tc>
        <w:tc>
          <w:tcPr>
            <w:tcW w:w="575" w:type="pct"/>
            <w:tcBorders>
              <w:top w:val="single" w:sz="8" w:space="0" w:color="auto"/>
              <w:left w:val="nil"/>
              <w:bottom w:val="single" w:sz="8" w:space="0" w:color="auto"/>
              <w:right w:val="single" w:sz="8" w:space="0" w:color="auto"/>
            </w:tcBorders>
            <w:shd w:val="clear" w:color="000000" w:fill="E2EFD9"/>
            <w:vAlign w:val="center"/>
            <w:hideMark/>
          </w:tcPr>
          <w:p w14:paraId="017896E3" w14:textId="77777777" w:rsidR="00665A11" w:rsidRPr="00665A11" w:rsidRDefault="00665A11" w:rsidP="00665A11">
            <w:pPr>
              <w:spacing w:after="0"/>
              <w:jc w:val="center"/>
              <w:rPr>
                <w:b/>
                <w:bCs/>
                <w:color w:val="000000"/>
                <w:sz w:val="24"/>
              </w:rPr>
            </w:pPr>
            <w:r w:rsidRPr="00665A11">
              <w:rPr>
                <w:b/>
                <w:bCs/>
                <w:color w:val="000000"/>
                <w:sz w:val="24"/>
              </w:rPr>
              <w:t xml:space="preserve">  Tỷ trọng  </w:t>
            </w:r>
          </w:p>
        </w:tc>
      </w:tr>
      <w:tr w:rsidR="00665A11" w:rsidRPr="00665A11" w14:paraId="74B370C5" w14:textId="77777777" w:rsidTr="0061100A">
        <w:trPr>
          <w:trHeight w:val="320"/>
          <w:tblHeader/>
        </w:trPr>
        <w:tc>
          <w:tcPr>
            <w:tcW w:w="430" w:type="pct"/>
            <w:vMerge/>
            <w:tcBorders>
              <w:top w:val="single" w:sz="8" w:space="0" w:color="auto"/>
              <w:left w:val="single" w:sz="8" w:space="0" w:color="auto"/>
              <w:bottom w:val="single" w:sz="8" w:space="0" w:color="000000"/>
              <w:right w:val="single" w:sz="8" w:space="0" w:color="auto"/>
            </w:tcBorders>
            <w:vAlign w:val="center"/>
            <w:hideMark/>
          </w:tcPr>
          <w:p w14:paraId="01C23B9C" w14:textId="77777777" w:rsidR="00665A11" w:rsidRPr="00665A11" w:rsidRDefault="00665A11" w:rsidP="00665A11">
            <w:pPr>
              <w:spacing w:after="0"/>
              <w:rPr>
                <w:b/>
                <w:bCs/>
                <w:color w:val="000000"/>
                <w:sz w:val="24"/>
              </w:rPr>
            </w:pPr>
          </w:p>
        </w:tc>
        <w:tc>
          <w:tcPr>
            <w:tcW w:w="1012" w:type="pct"/>
            <w:vMerge/>
            <w:tcBorders>
              <w:top w:val="single" w:sz="8" w:space="0" w:color="auto"/>
              <w:left w:val="single" w:sz="8" w:space="0" w:color="auto"/>
              <w:bottom w:val="single" w:sz="8" w:space="0" w:color="000000"/>
              <w:right w:val="single" w:sz="8" w:space="0" w:color="auto"/>
            </w:tcBorders>
            <w:vAlign w:val="center"/>
            <w:hideMark/>
          </w:tcPr>
          <w:p w14:paraId="13757939" w14:textId="77777777" w:rsidR="00665A11" w:rsidRPr="00665A11" w:rsidRDefault="00665A11" w:rsidP="00665A11">
            <w:pPr>
              <w:spacing w:after="0"/>
              <w:rPr>
                <w:b/>
                <w:bCs/>
                <w:color w:val="000000"/>
                <w:sz w:val="24"/>
              </w:rPr>
            </w:pPr>
          </w:p>
        </w:tc>
        <w:tc>
          <w:tcPr>
            <w:tcW w:w="2983" w:type="pct"/>
            <w:gridSpan w:val="5"/>
            <w:tcBorders>
              <w:top w:val="single" w:sz="8" w:space="0" w:color="auto"/>
              <w:left w:val="nil"/>
              <w:bottom w:val="single" w:sz="8" w:space="0" w:color="auto"/>
              <w:right w:val="single" w:sz="8" w:space="0" w:color="000000"/>
            </w:tcBorders>
            <w:shd w:val="clear" w:color="000000" w:fill="E2EFD9"/>
            <w:vAlign w:val="center"/>
            <w:hideMark/>
          </w:tcPr>
          <w:p w14:paraId="1CB83B9E" w14:textId="77777777" w:rsidR="00665A11" w:rsidRPr="00665A11" w:rsidRDefault="00665A11" w:rsidP="00665A11">
            <w:pPr>
              <w:spacing w:after="0"/>
              <w:jc w:val="center"/>
              <w:rPr>
                <w:i/>
                <w:iCs/>
                <w:color w:val="000000"/>
                <w:sz w:val="24"/>
              </w:rPr>
            </w:pPr>
            <w:r w:rsidRPr="00665A11">
              <w:rPr>
                <w:i/>
                <w:iCs/>
                <w:color w:val="000000"/>
                <w:sz w:val="24"/>
              </w:rPr>
              <w:t>Nghìn tấn CO</w:t>
            </w:r>
            <w:r w:rsidRPr="00665A11">
              <w:rPr>
                <w:i/>
                <w:iCs/>
                <w:color w:val="000000"/>
                <w:sz w:val="24"/>
                <w:vertAlign w:val="subscript"/>
              </w:rPr>
              <w:t>2</w:t>
            </w:r>
            <w:r w:rsidRPr="00665A11">
              <w:rPr>
                <w:i/>
                <w:iCs/>
                <w:color w:val="000000"/>
                <w:sz w:val="24"/>
              </w:rPr>
              <w:t>tđ</w:t>
            </w:r>
          </w:p>
        </w:tc>
        <w:tc>
          <w:tcPr>
            <w:tcW w:w="575" w:type="pct"/>
            <w:tcBorders>
              <w:top w:val="nil"/>
              <w:left w:val="nil"/>
              <w:bottom w:val="single" w:sz="8" w:space="0" w:color="auto"/>
              <w:right w:val="single" w:sz="8" w:space="0" w:color="auto"/>
            </w:tcBorders>
            <w:shd w:val="clear" w:color="000000" w:fill="E2EFD9"/>
            <w:vAlign w:val="center"/>
            <w:hideMark/>
          </w:tcPr>
          <w:p w14:paraId="62D3DC33" w14:textId="77777777" w:rsidR="00665A11" w:rsidRPr="00665A11" w:rsidRDefault="00665A11" w:rsidP="00665A11">
            <w:pPr>
              <w:spacing w:after="0"/>
              <w:jc w:val="center"/>
              <w:rPr>
                <w:i/>
                <w:iCs/>
                <w:color w:val="000000"/>
                <w:sz w:val="24"/>
              </w:rPr>
            </w:pPr>
            <w:r w:rsidRPr="00665A11">
              <w:rPr>
                <w:i/>
                <w:iCs/>
                <w:color w:val="000000"/>
                <w:sz w:val="24"/>
              </w:rPr>
              <w:t xml:space="preserve">  %  </w:t>
            </w:r>
          </w:p>
        </w:tc>
      </w:tr>
      <w:tr w:rsidR="0061100A" w:rsidRPr="00665A11" w14:paraId="6B0F0926" w14:textId="77777777" w:rsidTr="0061100A">
        <w:trPr>
          <w:trHeight w:val="310"/>
        </w:trPr>
        <w:tc>
          <w:tcPr>
            <w:tcW w:w="430" w:type="pct"/>
            <w:tcBorders>
              <w:top w:val="nil"/>
              <w:left w:val="single" w:sz="8" w:space="0" w:color="auto"/>
              <w:bottom w:val="single" w:sz="8" w:space="0" w:color="auto"/>
              <w:right w:val="single" w:sz="8" w:space="0" w:color="auto"/>
            </w:tcBorders>
            <w:shd w:val="clear" w:color="000000" w:fill="DEEAF6"/>
            <w:vAlign w:val="center"/>
            <w:hideMark/>
          </w:tcPr>
          <w:p w14:paraId="22FA2ECD" w14:textId="77777777" w:rsidR="0061100A" w:rsidRPr="00665A11" w:rsidRDefault="0061100A" w:rsidP="0061100A">
            <w:pPr>
              <w:spacing w:after="0"/>
              <w:jc w:val="center"/>
              <w:rPr>
                <w:b/>
                <w:bCs/>
                <w:color w:val="000000"/>
                <w:sz w:val="24"/>
              </w:rPr>
            </w:pPr>
            <w:r w:rsidRPr="00665A11">
              <w:rPr>
                <w:b/>
                <w:bCs/>
                <w:color w:val="000000"/>
                <w:sz w:val="24"/>
              </w:rPr>
              <w:t>2</w:t>
            </w:r>
          </w:p>
        </w:tc>
        <w:tc>
          <w:tcPr>
            <w:tcW w:w="1012" w:type="pct"/>
            <w:tcBorders>
              <w:top w:val="nil"/>
              <w:left w:val="nil"/>
              <w:bottom w:val="single" w:sz="8" w:space="0" w:color="auto"/>
              <w:right w:val="single" w:sz="8" w:space="0" w:color="auto"/>
            </w:tcBorders>
            <w:shd w:val="clear" w:color="000000" w:fill="DEEAF6"/>
            <w:vAlign w:val="center"/>
            <w:hideMark/>
          </w:tcPr>
          <w:p w14:paraId="72E2446A" w14:textId="77777777" w:rsidR="0061100A" w:rsidRPr="00665A11" w:rsidRDefault="0061100A" w:rsidP="0061100A">
            <w:pPr>
              <w:spacing w:after="0"/>
              <w:rPr>
                <w:b/>
                <w:bCs/>
                <w:color w:val="000000"/>
                <w:sz w:val="24"/>
              </w:rPr>
            </w:pPr>
            <w:r w:rsidRPr="00665A11">
              <w:rPr>
                <w:b/>
                <w:bCs/>
                <w:color w:val="000000"/>
                <w:sz w:val="24"/>
              </w:rPr>
              <w:t>IPPU</w:t>
            </w:r>
          </w:p>
        </w:tc>
        <w:tc>
          <w:tcPr>
            <w:tcW w:w="630" w:type="pct"/>
            <w:tcBorders>
              <w:top w:val="nil"/>
              <w:left w:val="nil"/>
              <w:bottom w:val="single" w:sz="8" w:space="0" w:color="auto"/>
              <w:right w:val="single" w:sz="8" w:space="0" w:color="auto"/>
            </w:tcBorders>
            <w:shd w:val="clear" w:color="000000" w:fill="DEEAF6"/>
            <w:hideMark/>
          </w:tcPr>
          <w:p w14:paraId="6D677D75" w14:textId="760ED94D" w:rsidR="0061100A" w:rsidRPr="00665A11" w:rsidRDefault="0061100A" w:rsidP="0061100A">
            <w:pPr>
              <w:spacing w:after="0"/>
              <w:jc w:val="center"/>
              <w:rPr>
                <w:b/>
                <w:bCs/>
                <w:color w:val="000000"/>
                <w:sz w:val="24"/>
              </w:rPr>
            </w:pPr>
            <w:r w:rsidRPr="0061100A">
              <w:rPr>
                <w:b/>
                <w:bCs/>
                <w:color w:val="000000"/>
                <w:sz w:val="24"/>
              </w:rPr>
              <w:t>79</w:t>
            </w:r>
            <w:r w:rsidR="000E1F24">
              <w:rPr>
                <w:b/>
                <w:bCs/>
                <w:color w:val="000000"/>
                <w:sz w:val="24"/>
              </w:rPr>
              <w:t>.</w:t>
            </w:r>
            <w:r w:rsidRPr="0061100A">
              <w:rPr>
                <w:b/>
                <w:bCs/>
                <w:color w:val="000000"/>
                <w:sz w:val="24"/>
              </w:rPr>
              <w:t>816</w:t>
            </w:r>
            <w:r w:rsidR="000E1F24">
              <w:rPr>
                <w:b/>
                <w:bCs/>
                <w:color w:val="000000"/>
                <w:sz w:val="24"/>
              </w:rPr>
              <w:t>,</w:t>
            </w:r>
            <w:r w:rsidRPr="0061100A">
              <w:rPr>
                <w:b/>
                <w:bCs/>
                <w:color w:val="000000"/>
                <w:sz w:val="24"/>
              </w:rPr>
              <w:t>30</w:t>
            </w:r>
          </w:p>
        </w:tc>
        <w:tc>
          <w:tcPr>
            <w:tcW w:w="574" w:type="pct"/>
            <w:tcBorders>
              <w:top w:val="nil"/>
              <w:left w:val="nil"/>
              <w:bottom w:val="single" w:sz="8" w:space="0" w:color="auto"/>
              <w:right w:val="single" w:sz="8" w:space="0" w:color="auto"/>
            </w:tcBorders>
            <w:shd w:val="clear" w:color="000000" w:fill="DEEAF6"/>
            <w:hideMark/>
          </w:tcPr>
          <w:p w14:paraId="3644E186" w14:textId="7BED589B" w:rsidR="0061100A" w:rsidRPr="00665A11" w:rsidRDefault="0061100A" w:rsidP="0061100A">
            <w:pPr>
              <w:spacing w:after="0"/>
              <w:jc w:val="center"/>
              <w:rPr>
                <w:b/>
                <w:bCs/>
                <w:color w:val="000000"/>
                <w:sz w:val="24"/>
              </w:rPr>
            </w:pPr>
            <w:r w:rsidRPr="0061100A">
              <w:rPr>
                <w:b/>
                <w:bCs/>
                <w:color w:val="000000"/>
                <w:sz w:val="24"/>
              </w:rPr>
              <w:t>19</w:t>
            </w:r>
            <w:r w:rsidR="000E1F24">
              <w:rPr>
                <w:b/>
                <w:bCs/>
                <w:color w:val="000000"/>
                <w:sz w:val="24"/>
              </w:rPr>
              <w:t>,</w:t>
            </w:r>
            <w:r w:rsidRPr="0061100A">
              <w:rPr>
                <w:b/>
                <w:bCs/>
                <w:color w:val="000000"/>
                <w:sz w:val="24"/>
              </w:rPr>
              <w:t>49</w:t>
            </w:r>
          </w:p>
        </w:tc>
        <w:tc>
          <w:tcPr>
            <w:tcW w:w="574" w:type="pct"/>
            <w:tcBorders>
              <w:top w:val="nil"/>
              <w:left w:val="nil"/>
              <w:bottom w:val="single" w:sz="8" w:space="0" w:color="auto"/>
              <w:right w:val="single" w:sz="8" w:space="0" w:color="auto"/>
            </w:tcBorders>
            <w:shd w:val="clear" w:color="000000" w:fill="DEEAF6"/>
            <w:hideMark/>
          </w:tcPr>
          <w:p w14:paraId="0B8C9A70" w14:textId="4D25D0F5" w:rsidR="0061100A" w:rsidRPr="00665A11" w:rsidRDefault="0061100A" w:rsidP="0061100A">
            <w:pPr>
              <w:spacing w:after="0"/>
              <w:jc w:val="center"/>
              <w:rPr>
                <w:b/>
                <w:bCs/>
                <w:color w:val="000000"/>
                <w:sz w:val="24"/>
              </w:rPr>
            </w:pPr>
            <w:r w:rsidRPr="0061100A">
              <w:rPr>
                <w:b/>
                <w:bCs/>
                <w:color w:val="000000"/>
                <w:sz w:val="24"/>
              </w:rPr>
              <w:t>31</w:t>
            </w:r>
            <w:r w:rsidR="000E1F24">
              <w:rPr>
                <w:b/>
                <w:bCs/>
                <w:color w:val="000000"/>
                <w:sz w:val="24"/>
              </w:rPr>
              <w:t>,</w:t>
            </w:r>
            <w:r w:rsidRPr="0061100A">
              <w:rPr>
                <w:b/>
                <w:bCs/>
                <w:color w:val="000000"/>
                <w:sz w:val="24"/>
              </w:rPr>
              <w:t>80</w:t>
            </w:r>
          </w:p>
        </w:tc>
        <w:tc>
          <w:tcPr>
            <w:tcW w:w="575" w:type="pct"/>
            <w:tcBorders>
              <w:top w:val="nil"/>
              <w:left w:val="nil"/>
              <w:bottom w:val="single" w:sz="8" w:space="0" w:color="auto"/>
              <w:right w:val="single" w:sz="8" w:space="0" w:color="auto"/>
            </w:tcBorders>
            <w:shd w:val="clear" w:color="000000" w:fill="DEEAF6"/>
            <w:hideMark/>
          </w:tcPr>
          <w:p w14:paraId="2C0D7C7A" w14:textId="271533C5" w:rsidR="0061100A" w:rsidRPr="00665A11" w:rsidRDefault="0061100A" w:rsidP="0061100A">
            <w:pPr>
              <w:spacing w:after="0"/>
              <w:jc w:val="center"/>
              <w:rPr>
                <w:b/>
                <w:bCs/>
                <w:color w:val="000000"/>
                <w:sz w:val="24"/>
              </w:rPr>
            </w:pPr>
            <w:r w:rsidRPr="0061100A">
              <w:rPr>
                <w:b/>
                <w:bCs/>
                <w:color w:val="000000"/>
                <w:sz w:val="24"/>
              </w:rPr>
              <w:t>9</w:t>
            </w:r>
            <w:r w:rsidR="000E1F24">
              <w:rPr>
                <w:b/>
                <w:bCs/>
                <w:color w:val="000000"/>
                <w:sz w:val="24"/>
              </w:rPr>
              <w:t>.</w:t>
            </w:r>
            <w:r w:rsidRPr="0061100A">
              <w:rPr>
                <w:b/>
                <w:bCs/>
                <w:color w:val="000000"/>
                <w:sz w:val="24"/>
              </w:rPr>
              <w:t>766</w:t>
            </w:r>
            <w:r w:rsidR="000E1F24">
              <w:rPr>
                <w:b/>
                <w:bCs/>
                <w:color w:val="000000"/>
                <w:sz w:val="24"/>
              </w:rPr>
              <w:t>,</w:t>
            </w:r>
            <w:r w:rsidRPr="0061100A">
              <w:rPr>
                <w:b/>
                <w:bCs/>
                <w:color w:val="000000"/>
                <w:sz w:val="24"/>
              </w:rPr>
              <w:t>64</w:t>
            </w:r>
          </w:p>
        </w:tc>
        <w:tc>
          <w:tcPr>
            <w:tcW w:w="630" w:type="pct"/>
            <w:tcBorders>
              <w:top w:val="nil"/>
              <w:left w:val="nil"/>
              <w:bottom w:val="single" w:sz="8" w:space="0" w:color="auto"/>
              <w:right w:val="single" w:sz="8" w:space="0" w:color="auto"/>
            </w:tcBorders>
            <w:shd w:val="clear" w:color="000000" w:fill="DEEAF6"/>
            <w:vAlign w:val="center"/>
            <w:hideMark/>
          </w:tcPr>
          <w:p w14:paraId="1C6D1A3B" w14:textId="4DFD7B8B" w:rsidR="0061100A" w:rsidRPr="00665A11" w:rsidRDefault="00AE4D5A" w:rsidP="00AE4D5A">
            <w:pPr>
              <w:spacing w:after="0"/>
              <w:rPr>
                <w:b/>
                <w:bCs/>
                <w:color w:val="000000"/>
                <w:sz w:val="24"/>
              </w:rPr>
            </w:pPr>
            <w:r w:rsidRPr="00665A11">
              <w:rPr>
                <w:b/>
                <w:bCs/>
                <w:color w:val="000000"/>
                <w:sz w:val="24"/>
              </w:rPr>
              <w:t>89</w:t>
            </w:r>
            <w:r>
              <w:rPr>
                <w:b/>
                <w:bCs/>
                <w:color w:val="000000"/>
                <w:sz w:val="24"/>
              </w:rPr>
              <w:t>.</w:t>
            </w:r>
            <w:r w:rsidRPr="00665A11">
              <w:rPr>
                <w:b/>
                <w:bCs/>
                <w:color w:val="000000"/>
                <w:sz w:val="24"/>
              </w:rPr>
              <w:t>634</w:t>
            </w:r>
            <w:r>
              <w:rPr>
                <w:b/>
                <w:bCs/>
                <w:color w:val="000000"/>
                <w:sz w:val="24"/>
              </w:rPr>
              <w:t>,</w:t>
            </w:r>
            <w:r w:rsidRPr="00665A11">
              <w:rPr>
                <w:b/>
                <w:bCs/>
                <w:color w:val="000000"/>
                <w:sz w:val="24"/>
              </w:rPr>
              <w:t>22</w:t>
            </w:r>
          </w:p>
        </w:tc>
        <w:tc>
          <w:tcPr>
            <w:tcW w:w="575" w:type="pct"/>
            <w:tcBorders>
              <w:top w:val="nil"/>
              <w:left w:val="nil"/>
              <w:bottom w:val="single" w:sz="8" w:space="0" w:color="auto"/>
              <w:right w:val="single" w:sz="8" w:space="0" w:color="auto"/>
            </w:tcBorders>
            <w:shd w:val="clear" w:color="000000" w:fill="DEEAF6"/>
            <w:vAlign w:val="center"/>
            <w:hideMark/>
          </w:tcPr>
          <w:p w14:paraId="20940EF8" w14:textId="3741CC40" w:rsidR="0061100A" w:rsidRPr="00665A11" w:rsidRDefault="0061100A" w:rsidP="0061100A">
            <w:pPr>
              <w:spacing w:after="0"/>
              <w:jc w:val="center"/>
              <w:rPr>
                <w:b/>
                <w:bCs/>
                <w:color w:val="000000"/>
                <w:sz w:val="24"/>
              </w:rPr>
            </w:pPr>
            <w:r w:rsidRPr="00665A11">
              <w:rPr>
                <w:b/>
                <w:bCs/>
                <w:color w:val="000000"/>
                <w:sz w:val="24"/>
              </w:rPr>
              <w:t xml:space="preserve">  100</w:t>
            </w:r>
            <w:r>
              <w:rPr>
                <w:b/>
                <w:bCs/>
                <w:color w:val="000000"/>
                <w:sz w:val="24"/>
              </w:rPr>
              <w:t>.</w:t>
            </w:r>
            <w:r w:rsidRPr="00665A11">
              <w:rPr>
                <w:b/>
                <w:bCs/>
                <w:color w:val="000000"/>
                <w:sz w:val="24"/>
              </w:rPr>
              <w:t xml:space="preserve">00  </w:t>
            </w:r>
          </w:p>
        </w:tc>
      </w:tr>
      <w:tr w:rsidR="0061100A" w:rsidRPr="00665A11" w14:paraId="6FD62D18" w14:textId="77777777" w:rsidTr="0061100A">
        <w:trPr>
          <w:trHeight w:val="320"/>
        </w:trPr>
        <w:tc>
          <w:tcPr>
            <w:tcW w:w="430" w:type="pct"/>
            <w:tcBorders>
              <w:top w:val="nil"/>
              <w:left w:val="single" w:sz="8" w:space="0" w:color="auto"/>
              <w:bottom w:val="single" w:sz="8" w:space="0" w:color="auto"/>
              <w:right w:val="single" w:sz="8" w:space="0" w:color="auto"/>
            </w:tcBorders>
            <w:shd w:val="clear" w:color="000000" w:fill="FFF2CC"/>
            <w:vAlign w:val="center"/>
            <w:hideMark/>
          </w:tcPr>
          <w:p w14:paraId="3ADED477" w14:textId="77777777" w:rsidR="00665A11" w:rsidRPr="00665A11" w:rsidRDefault="00665A11" w:rsidP="00665A11">
            <w:pPr>
              <w:spacing w:after="0"/>
              <w:jc w:val="center"/>
              <w:rPr>
                <w:color w:val="000000"/>
                <w:sz w:val="24"/>
              </w:rPr>
            </w:pPr>
            <w:r w:rsidRPr="00665A11">
              <w:rPr>
                <w:color w:val="000000"/>
                <w:sz w:val="24"/>
              </w:rPr>
              <w:t>2A</w:t>
            </w:r>
          </w:p>
        </w:tc>
        <w:tc>
          <w:tcPr>
            <w:tcW w:w="1012" w:type="pct"/>
            <w:tcBorders>
              <w:top w:val="nil"/>
              <w:left w:val="nil"/>
              <w:bottom w:val="single" w:sz="8" w:space="0" w:color="auto"/>
              <w:right w:val="single" w:sz="8" w:space="0" w:color="auto"/>
            </w:tcBorders>
            <w:shd w:val="clear" w:color="000000" w:fill="FFF2CC"/>
            <w:vAlign w:val="center"/>
            <w:hideMark/>
          </w:tcPr>
          <w:p w14:paraId="1189B52C" w14:textId="77777777" w:rsidR="00665A11" w:rsidRPr="00665A11" w:rsidRDefault="00665A11" w:rsidP="00665A11">
            <w:pPr>
              <w:spacing w:after="0"/>
              <w:jc w:val="both"/>
              <w:rPr>
                <w:color w:val="000000"/>
                <w:sz w:val="24"/>
              </w:rPr>
            </w:pPr>
            <w:r w:rsidRPr="00665A11">
              <w:rPr>
                <w:color w:val="000000"/>
                <w:sz w:val="24"/>
              </w:rPr>
              <w:t>Công nghiệp khoáng sản</w:t>
            </w:r>
          </w:p>
        </w:tc>
        <w:tc>
          <w:tcPr>
            <w:tcW w:w="630" w:type="pct"/>
            <w:tcBorders>
              <w:top w:val="nil"/>
              <w:left w:val="nil"/>
              <w:bottom w:val="single" w:sz="8" w:space="0" w:color="auto"/>
              <w:right w:val="single" w:sz="8" w:space="0" w:color="auto"/>
            </w:tcBorders>
            <w:shd w:val="clear" w:color="000000" w:fill="FFF2CC"/>
            <w:vAlign w:val="center"/>
            <w:hideMark/>
          </w:tcPr>
          <w:p w14:paraId="6AF80796" w14:textId="1537FBBA" w:rsidR="00665A11" w:rsidRPr="00665A11" w:rsidRDefault="00665A11" w:rsidP="00665A11">
            <w:pPr>
              <w:spacing w:after="0"/>
              <w:jc w:val="right"/>
              <w:rPr>
                <w:color w:val="000000"/>
                <w:sz w:val="24"/>
              </w:rPr>
            </w:pPr>
            <w:r w:rsidRPr="00665A11">
              <w:rPr>
                <w:color w:val="000000"/>
                <w:sz w:val="24"/>
              </w:rPr>
              <w:t xml:space="preserve">      46</w:t>
            </w:r>
            <w:r w:rsidR="0061100A">
              <w:rPr>
                <w:color w:val="000000"/>
                <w:sz w:val="24"/>
              </w:rPr>
              <w:t>.</w:t>
            </w:r>
            <w:r w:rsidRPr="00665A11">
              <w:rPr>
                <w:color w:val="000000"/>
                <w:sz w:val="24"/>
              </w:rPr>
              <w:t>687</w:t>
            </w:r>
            <w:r w:rsidR="0061100A">
              <w:rPr>
                <w:color w:val="000000"/>
                <w:sz w:val="24"/>
              </w:rPr>
              <w:t>,</w:t>
            </w:r>
            <w:r w:rsidRPr="00665A11">
              <w:rPr>
                <w:color w:val="000000"/>
                <w:sz w:val="24"/>
              </w:rPr>
              <w:t xml:space="preserve">98 </w:t>
            </w:r>
          </w:p>
        </w:tc>
        <w:tc>
          <w:tcPr>
            <w:tcW w:w="574" w:type="pct"/>
            <w:tcBorders>
              <w:top w:val="nil"/>
              <w:left w:val="nil"/>
              <w:bottom w:val="single" w:sz="8" w:space="0" w:color="auto"/>
              <w:right w:val="single" w:sz="8" w:space="0" w:color="auto"/>
            </w:tcBorders>
            <w:shd w:val="clear" w:color="000000" w:fill="FFF2CC"/>
            <w:vAlign w:val="center"/>
            <w:hideMark/>
          </w:tcPr>
          <w:p w14:paraId="484804F2" w14:textId="77777777" w:rsidR="00665A11" w:rsidRPr="00665A11" w:rsidRDefault="00665A11" w:rsidP="00665A11">
            <w:pPr>
              <w:spacing w:after="0"/>
              <w:jc w:val="right"/>
              <w:rPr>
                <w:color w:val="000000"/>
                <w:sz w:val="24"/>
              </w:rPr>
            </w:pPr>
            <w:r w:rsidRPr="00665A11">
              <w:rPr>
                <w:color w:val="000000"/>
                <w:sz w:val="24"/>
              </w:rPr>
              <w:t>0</w:t>
            </w:r>
          </w:p>
        </w:tc>
        <w:tc>
          <w:tcPr>
            <w:tcW w:w="574" w:type="pct"/>
            <w:tcBorders>
              <w:top w:val="nil"/>
              <w:left w:val="nil"/>
              <w:bottom w:val="single" w:sz="8" w:space="0" w:color="auto"/>
              <w:right w:val="single" w:sz="8" w:space="0" w:color="auto"/>
            </w:tcBorders>
            <w:shd w:val="clear" w:color="000000" w:fill="FFF2CC"/>
            <w:vAlign w:val="center"/>
            <w:hideMark/>
          </w:tcPr>
          <w:p w14:paraId="0DF290B5" w14:textId="77777777" w:rsidR="00665A11" w:rsidRPr="00665A11" w:rsidRDefault="00665A11" w:rsidP="00665A11">
            <w:pPr>
              <w:spacing w:after="0"/>
              <w:jc w:val="right"/>
              <w:rPr>
                <w:color w:val="000000"/>
                <w:sz w:val="24"/>
              </w:rPr>
            </w:pPr>
            <w:r w:rsidRPr="00665A11">
              <w:rPr>
                <w:color w:val="000000"/>
                <w:sz w:val="24"/>
              </w:rPr>
              <w:t>0</w:t>
            </w:r>
          </w:p>
        </w:tc>
        <w:tc>
          <w:tcPr>
            <w:tcW w:w="575" w:type="pct"/>
            <w:tcBorders>
              <w:top w:val="nil"/>
              <w:left w:val="nil"/>
              <w:bottom w:val="single" w:sz="8" w:space="0" w:color="auto"/>
              <w:right w:val="single" w:sz="8" w:space="0" w:color="auto"/>
            </w:tcBorders>
            <w:shd w:val="clear" w:color="000000" w:fill="FFF2CC"/>
            <w:vAlign w:val="center"/>
            <w:hideMark/>
          </w:tcPr>
          <w:p w14:paraId="2DA62C99" w14:textId="77777777" w:rsidR="00665A11" w:rsidRPr="00665A11" w:rsidRDefault="00665A11" w:rsidP="00665A11">
            <w:pPr>
              <w:spacing w:after="0"/>
              <w:jc w:val="right"/>
              <w:rPr>
                <w:color w:val="000000"/>
                <w:sz w:val="24"/>
              </w:rPr>
            </w:pPr>
            <w:r w:rsidRPr="00665A11">
              <w:rPr>
                <w:color w:val="000000"/>
                <w:sz w:val="24"/>
              </w:rPr>
              <w:t>0</w:t>
            </w:r>
          </w:p>
        </w:tc>
        <w:tc>
          <w:tcPr>
            <w:tcW w:w="630" w:type="pct"/>
            <w:tcBorders>
              <w:top w:val="nil"/>
              <w:left w:val="nil"/>
              <w:bottom w:val="single" w:sz="8" w:space="0" w:color="auto"/>
              <w:right w:val="single" w:sz="8" w:space="0" w:color="auto"/>
            </w:tcBorders>
            <w:shd w:val="clear" w:color="000000" w:fill="FFF2CC"/>
            <w:vAlign w:val="center"/>
            <w:hideMark/>
          </w:tcPr>
          <w:p w14:paraId="5B09AFF0" w14:textId="3F740875" w:rsidR="00665A11" w:rsidRPr="00665A11" w:rsidRDefault="00665A11" w:rsidP="00665A11">
            <w:pPr>
              <w:spacing w:after="0"/>
              <w:jc w:val="right"/>
              <w:rPr>
                <w:color w:val="000000"/>
                <w:sz w:val="24"/>
              </w:rPr>
            </w:pPr>
            <w:r w:rsidRPr="00665A11">
              <w:rPr>
                <w:color w:val="000000"/>
                <w:sz w:val="24"/>
              </w:rPr>
              <w:t xml:space="preserve">      46</w:t>
            </w:r>
            <w:r w:rsidR="0061100A">
              <w:rPr>
                <w:color w:val="000000"/>
                <w:sz w:val="24"/>
              </w:rPr>
              <w:t>.</w:t>
            </w:r>
            <w:r w:rsidRPr="00665A11">
              <w:rPr>
                <w:color w:val="000000"/>
                <w:sz w:val="24"/>
              </w:rPr>
              <w:t>687</w:t>
            </w:r>
            <w:r w:rsidR="0061100A">
              <w:rPr>
                <w:color w:val="000000"/>
                <w:sz w:val="24"/>
              </w:rPr>
              <w:t>,</w:t>
            </w:r>
            <w:r w:rsidRPr="00665A11">
              <w:rPr>
                <w:color w:val="000000"/>
                <w:sz w:val="24"/>
              </w:rPr>
              <w:t xml:space="preserve">98 </w:t>
            </w:r>
          </w:p>
        </w:tc>
        <w:tc>
          <w:tcPr>
            <w:tcW w:w="575" w:type="pct"/>
            <w:tcBorders>
              <w:top w:val="nil"/>
              <w:left w:val="nil"/>
              <w:bottom w:val="single" w:sz="8" w:space="0" w:color="auto"/>
              <w:right w:val="single" w:sz="8" w:space="0" w:color="auto"/>
            </w:tcBorders>
            <w:shd w:val="clear" w:color="000000" w:fill="FFF2CC"/>
            <w:vAlign w:val="center"/>
            <w:hideMark/>
          </w:tcPr>
          <w:p w14:paraId="1DAF7989" w14:textId="65F4797C" w:rsidR="00665A11" w:rsidRPr="00665A11" w:rsidRDefault="00665A11" w:rsidP="00665A11">
            <w:pPr>
              <w:spacing w:after="0"/>
              <w:jc w:val="right"/>
              <w:rPr>
                <w:color w:val="000000"/>
                <w:sz w:val="24"/>
              </w:rPr>
            </w:pPr>
            <w:r w:rsidRPr="00665A11">
              <w:rPr>
                <w:color w:val="000000"/>
                <w:sz w:val="24"/>
              </w:rPr>
              <w:t xml:space="preserve">             52</w:t>
            </w:r>
            <w:r w:rsidR="0061100A">
              <w:rPr>
                <w:color w:val="000000"/>
                <w:sz w:val="24"/>
              </w:rPr>
              <w:t>,</w:t>
            </w:r>
            <w:r w:rsidRPr="00665A11">
              <w:rPr>
                <w:color w:val="000000"/>
                <w:sz w:val="24"/>
              </w:rPr>
              <w:t xml:space="preserve">09 </w:t>
            </w:r>
          </w:p>
        </w:tc>
      </w:tr>
      <w:tr w:rsidR="0061100A" w:rsidRPr="00665A11" w14:paraId="5D3EBF78" w14:textId="77777777" w:rsidTr="0061100A">
        <w:trPr>
          <w:trHeight w:val="630"/>
        </w:trPr>
        <w:tc>
          <w:tcPr>
            <w:tcW w:w="430" w:type="pct"/>
            <w:tcBorders>
              <w:top w:val="nil"/>
              <w:left w:val="single" w:sz="8" w:space="0" w:color="auto"/>
              <w:bottom w:val="single" w:sz="8" w:space="0" w:color="auto"/>
              <w:right w:val="single" w:sz="8" w:space="0" w:color="auto"/>
            </w:tcBorders>
            <w:vAlign w:val="center"/>
            <w:hideMark/>
          </w:tcPr>
          <w:p w14:paraId="068CF7FE" w14:textId="77777777" w:rsidR="00665A11" w:rsidRPr="00665A11" w:rsidRDefault="00665A11" w:rsidP="00665A11">
            <w:pPr>
              <w:spacing w:after="0"/>
              <w:jc w:val="center"/>
              <w:rPr>
                <w:color w:val="000000"/>
                <w:sz w:val="24"/>
              </w:rPr>
            </w:pPr>
            <w:r w:rsidRPr="00665A11">
              <w:rPr>
                <w:color w:val="000000"/>
                <w:sz w:val="24"/>
              </w:rPr>
              <w:t>2A1</w:t>
            </w:r>
          </w:p>
        </w:tc>
        <w:tc>
          <w:tcPr>
            <w:tcW w:w="1012" w:type="pct"/>
            <w:tcBorders>
              <w:top w:val="nil"/>
              <w:left w:val="nil"/>
              <w:bottom w:val="single" w:sz="8" w:space="0" w:color="auto"/>
              <w:right w:val="single" w:sz="8" w:space="0" w:color="auto"/>
            </w:tcBorders>
            <w:vAlign w:val="center"/>
            <w:hideMark/>
          </w:tcPr>
          <w:p w14:paraId="691291EE" w14:textId="77777777" w:rsidR="00665A11" w:rsidRPr="00665A11" w:rsidRDefault="00665A11" w:rsidP="00665A11">
            <w:pPr>
              <w:spacing w:after="0"/>
              <w:jc w:val="both"/>
              <w:rPr>
                <w:color w:val="000000"/>
                <w:sz w:val="24"/>
              </w:rPr>
            </w:pPr>
            <w:r w:rsidRPr="00665A11">
              <w:rPr>
                <w:color w:val="000000"/>
                <w:sz w:val="24"/>
              </w:rPr>
              <w:t>Quá trình sản xuất xi măng</w:t>
            </w:r>
          </w:p>
        </w:tc>
        <w:tc>
          <w:tcPr>
            <w:tcW w:w="630" w:type="pct"/>
            <w:tcBorders>
              <w:top w:val="nil"/>
              <w:left w:val="nil"/>
              <w:bottom w:val="single" w:sz="8" w:space="0" w:color="auto"/>
              <w:right w:val="single" w:sz="8" w:space="0" w:color="auto"/>
            </w:tcBorders>
            <w:vAlign w:val="center"/>
            <w:hideMark/>
          </w:tcPr>
          <w:p w14:paraId="08753C51" w14:textId="69929C15" w:rsidR="00665A11" w:rsidRPr="00665A11" w:rsidRDefault="00665A11" w:rsidP="00665A11">
            <w:pPr>
              <w:spacing w:after="0"/>
              <w:jc w:val="right"/>
              <w:rPr>
                <w:color w:val="000000"/>
                <w:sz w:val="24"/>
              </w:rPr>
            </w:pPr>
            <w:r w:rsidRPr="00665A11">
              <w:rPr>
                <w:color w:val="000000"/>
                <w:sz w:val="24"/>
              </w:rPr>
              <w:t xml:space="preserve">      43</w:t>
            </w:r>
            <w:r w:rsidR="0061100A">
              <w:rPr>
                <w:color w:val="000000"/>
                <w:sz w:val="24"/>
              </w:rPr>
              <w:t>.</w:t>
            </w:r>
            <w:r w:rsidRPr="00665A11">
              <w:rPr>
                <w:color w:val="000000"/>
                <w:sz w:val="24"/>
              </w:rPr>
              <w:t>674</w:t>
            </w:r>
            <w:r w:rsidR="0061100A">
              <w:rPr>
                <w:color w:val="000000"/>
                <w:sz w:val="24"/>
              </w:rPr>
              <w:t>,</w:t>
            </w:r>
            <w:r w:rsidRPr="00665A11">
              <w:rPr>
                <w:color w:val="000000"/>
                <w:sz w:val="24"/>
              </w:rPr>
              <w:t xml:space="preserve">17 </w:t>
            </w:r>
          </w:p>
        </w:tc>
        <w:tc>
          <w:tcPr>
            <w:tcW w:w="574" w:type="pct"/>
            <w:tcBorders>
              <w:top w:val="nil"/>
              <w:left w:val="nil"/>
              <w:bottom w:val="single" w:sz="8" w:space="0" w:color="auto"/>
              <w:right w:val="single" w:sz="8" w:space="0" w:color="auto"/>
            </w:tcBorders>
            <w:shd w:val="clear" w:color="000000" w:fill="A6A6A6"/>
            <w:vAlign w:val="center"/>
            <w:hideMark/>
          </w:tcPr>
          <w:p w14:paraId="1497B5A3" w14:textId="77777777" w:rsidR="00665A11" w:rsidRPr="00665A11" w:rsidRDefault="00665A11" w:rsidP="00665A11">
            <w:pPr>
              <w:spacing w:after="0"/>
              <w:jc w:val="right"/>
              <w:rPr>
                <w:color w:val="000000"/>
                <w:sz w:val="24"/>
              </w:rPr>
            </w:pPr>
            <w:r w:rsidRPr="00665A11">
              <w:rPr>
                <w:color w:val="000000"/>
                <w:sz w:val="24"/>
              </w:rPr>
              <w:t> </w:t>
            </w:r>
          </w:p>
        </w:tc>
        <w:tc>
          <w:tcPr>
            <w:tcW w:w="574" w:type="pct"/>
            <w:tcBorders>
              <w:top w:val="nil"/>
              <w:left w:val="nil"/>
              <w:bottom w:val="single" w:sz="8" w:space="0" w:color="auto"/>
              <w:right w:val="single" w:sz="8" w:space="0" w:color="auto"/>
            </w:tcBorders>
            <w:shd w:val="clear" w:color="000000" w:fill="A6A6A6"/>
            <w:vAlign w:val="center"/>
            <w:hideMark/>
          </w:tcPr>
          <w:p w14:paraId="1B1FE943" w14:textId="77777777" w:rsidR="00665A11" w:rsidRPr="00665A11" w:rsidRDefault="00665A11" w:rsidP="00665A11">
            <w:pPr>
              <w:spacing w:after="0"/>
              <w:jc w:val="right"/>
              <w:rPr>
                <w:color w:val="000000"/>
                <w:sz w:val="24"/>
              </w:rPr>
            </w:pPr>
            <w:r w:rsidRPr="00665A11">
              <w:rPr>
                <w:color w:val="000000"/>
                <w:sz w:val="24"/>
              </w:rPr>
              <w:t> </w:t>
            </w:r>
          </w:p>
        </w:tc>
        <w:tc>
          <w:tcPr>
            <w:tcW w:w="575" w:type="pct"/>
            <w:tcBorders>
              <w:top w:val="nil"/>
              <w:left w:val="nil"/>
              <w:bottom w:val="single" w:sz="8" w:space="0" w:color="auto"/>
              <w:right w:val="single" w:sz="8" w:space="0" w:color="auto"/>
            </w:tcBorders>
            <w:shd w:val="clear" w:color="000000" w:fill="A6A6A6"/>
            <w:vAlign w:val="center"/>
            <w:hideMark/>
          </w:tcPr>
          <w:p w14:paraId="324467E9" w14:textId="77777777" w:rsidR="00665A11" w:rsidRPr="00665A11" w:rsidRDefault="00665A11" w:rsidP="00665A11">
            <w:pPr>
              <w:spacing w:after="0"/>
              <w:jc w:val="right"/>
              <w:rPr>
                <w:color w:val="000000"/>
                <w:sz w:val="24"/>
              </w:rPr>
            </w:pPr>
            <w:r w:rsidRPr="00665A11">
              <w:rPr>
                <w:color w:val="000000"/>
                <w:sz w:val="24"/>
              </w:rPr>
              <w:t> </w:t>
            </w:r>
          </w:p>
        </w:tc>
        <w:tc>
          <w:tcPr>
            <w:tcW w:w="630" w:type="pct"/>
            <w:tcBorders>
              <w:top w:val="nil"/>
              <w:left w:val="nil"/>
              <w:bottom w:val="single" w:sz="8" w:space="0" w:color="auto"/>
              <w:right w:val="single" w:sz="8" w:space="0" w:color="auto"/>
            </w:tcBorders>
            <w:vAlign w:val="center"/>
            <w:hideMark/>
          </w:tcPr>
          <w:p w14:paraId="055334CF" w14:textId="56BD38FF" w:rsidR="00665A11" w:rsidRPr="00665A11" w:rsidRDefault="00665A11" w:rsidP="00665A11">
            <w:pPr>
              <w:spacing w:after="0"/>
              <w:jc w:val="right"/>
              <w:rPr>
                <w:color w:val="000000"/>
                <w:sz w:val="24"/>
              </w:rPr>
            </w:pPr>
            <w:r w:rsidRPr="00665A11">
              <w:rPr>
                <w:color w:val="000000"/>
                <w:sz w:val="24"/>
              </w:rPr>
              <w:t xml:space="preserve">      43</w:t>
            </w:r>
            <w:r w:rsidR="0061100A">
              <w:rPr>
                <w:color w:val="000000"/>
                <w:sz w:val="24"/>
              </w:rPr>
              <w:t>.</w:t>
            </w:r>
            <w:r w:rsidRPr="00665A11">
              <w:rPr>
                <w:color w:val="000000"/>
                <w:sz w:val="24"/>
              </w:rPr>
              <w:t>674</w:t>
            </w:r>
            <w:r w:rsidR="0061100A">
              <w:rPr>
                <w:color w:val="000000"/>
                <w:sz w:val="24"/>
              </w:rPr>
              <w:t>,</w:t>
            </w:r>
            <w:r w:rsidRPr="00665A11">
              <w:rPr>
                <w:color w:val="000000"/>
                <w:sz w:val="24"/>
              </w:rPr>
              <w:t xml:space="preserve">17 </w:t>
            </w:r>
          </w:p>
        </w:tc>
        <w:tc>
          <w:tcPr>
            <w:tcW w:w="575" w:type="pct"/>
            <w:tcBorders>
              <w:top w:val="nil"/>
              <w:left w:val="nil"/>
              <w:bottom w:val="single" w:sz="8" w:space="0" w:color="auto"/>
              <w:right w:val="single" w:sz="8" w:space="0" w:color="auto"/>
            </w:tcBorders>
            <w:vAlign w:val="center"/>
            <w:hideMark/>
          </w:tcPr>
          <w:p w14:paraId="641D9089" w14:textId="646C7DD5" w:rsidR="00665A11" w:rsidRPr="00665A11" w:rsidRDefault="00665A11" w:rsidP="00665A11">
            <w:pPr>
              <w:spacing w:after="0"/>
              <w:jc w:val="right"/>
              <w:rPr>
                <w:color w:val="000000"/>
                <w:sz w:val="24"/>
              </w:rPr>
            </w:pPr>
            <w:r w:rsidRPr="00665A11">
              <w:rPr>
                <w:color w:val="000000"/>
                <w:sz w:val="24"/>
              </w:rPr>
              <w:t xml:space="preserve">             48</w:t>
            </w:r>
            <w:r w:rsidR="0061100A">
              <w:rPr>
                <w:color w:val="000000"/>
                <w:sz w:val="24"/>
              </w:rPr>
              <w:t>,</w:t>
            </w:r>
            <w:r w:rsidRPr="00665A11">
              <w:rPr>
                <w:color w:val="000000"/>
                <w:sz w:val="24"/>
              </w:rPr>
              <w:t xml:space="preserve">72 </w:t>
            </w:r>
          </w:p>
        </w:tc>
      </w:tr>
      <w:tr w:rsidR="0061100A" w:rsidRPr="00665A11" w14:paraId="6BBA71CC" w14:textId="77777777" w:rsidTr="0061100A">
        <w:trPr>
          <w:trHeight w:val="320"/>
        </w:trPr>
        <w:tc>
          <w:tcPr>
            <w:tcW w:w="430" w:type="pct"/>
            <w:tcBorders>
              <w:top w:val="nil"/>
              <w:left w:val="single" w:sz="8" w:space="0" w:color="auto"/>
              <w:bottom w:val="single" w:sz="8" w:space="0" w:color="auto"/>
              <w:right w:val="single" w:sz="8" w:space="0" w:color="auto"/>
            </w:tcBorders>
            <w:vAlign w:val="center"/>
            <w:hideMark/>
          </w:tcPr>
          <w:p w14:paraId="4B44476B" w14:textId="77777777" w:rsidR="00665A11" w:rsidRPr="00665A11" w:rsidRDefault="00665A11" w:rsidP="00665A11">
            <w:pPr>
              <w:spacing w:after="0"/>
              <w:jc w:val="center"/>
              <w:rPr>
                <w:color w:val="000000"/>
                <w:sz w:val="24"/>
              </w:rPr>
            </w:pPr>
            <w:r w:rsidRPr="00665A11">
              <w:rPr>
                <w:color w:val="000000"/>
                <w:sz w:val="24"/>
              </w:rPr>
              <w:t>2A2</w:t>
            </w:r>
          </w:p>
        </w:tc>
        <w:tc>
          <w:tcPr>
            <w:tcW w:w="1012" w:type="pct"/>
            <w:tcBorders>
              <w:top w:val="nil"/>
              <w:left w:val="nil"/>
              <w:bottom w:val="single" w:sz="8" w:space="0" w:color="auto"/>
              <w:right w:val="single" w:sz="8" w:space="0" w:color="auto"/>
            </w:tcBorders>
            <w:vAlign w:val="center"/>
            <w:hideMark/>
          </w:tcPr>
          <w:p w14:paraId="1574B222" w14:textId="77777777" w:rsidR="00665A11" w:rsidRPr="00665A11" w:rsidRDefault="00665A11" w:rsidP="00665A11">
            <w:pPr>
              <w:spacing w:after="0"/>
              <w:jc w:val="both"/>
              <w:rPr>
                <w:color w:val="000000"/>
                <w:sz w:val="24"/>
              </w:rPr>
            </w:pPr>
            <w:r w:rsidRPr="00665A11">
              <w:rPr>
                <w:color w:val="000000"/>
                <w:sz w:val="24"/>
              </w:rPr>
              <w:t>Quá trình sản xuất vôi</w:t>
            </w:r>
          </w:p>
        </w:tc>
        <w:tc>
          <w:tcPr>
            <w:tcW w:w="630" w:type="pct"/>
            <w:tcBorders>
              <w:top w:val="nil"/>
              <w:left w:val="nil"/>
              <w:bottom w:val="single" w:sz="8" w:space="0" w:color="auto"/>
              <w:right w:val="single" w:sz="8" w:space="0" w:color="auto"/>
            </w:tcBorders>
            <w:vAlign w:val="center"/>
            <w:hideMark/>
          </w:tcPr>
          <w:p w14:paraId="38E28929" w14:textId="25DB0328" w:rsidR="00665A11" w:rsidRPr="00665A11" w:rsidRDefault="00665A11" w:rsidP="00665A11">
            <w:pPr>
              <w:spacing w:after="0"/>
              <w:jc w:val="right"/>
              <w:rPr>
                <w:color w:val="000000"/>
                <w:sz w:val="24"/>
              </w:rPr>
            </w:pPr>
            <w:r w:rsidRPr="00665A11">
              <w:rPr>
                <w:color w:val="000000"/>
                <w:sz w:val="24"/>
              </w:rPr>
              <w:t xml:space="preserve">        1</w:t>
            </w:r>
            <w:r w:rsidR="0061100A">
              <w:rPr>
                <w:color w:val="000000"/>
                <w:sz w:val="24"/>
              </w:rPr>
              <w:t>.</w:t>
            </w:r>
            <w:r w:rsidRPr="00665A11">
              <w:rPr>
                <w:color w:val="000000"/>
                <w:sz w:val="24"/>
              </w:rPr>
              <w:t>734</w:t>
            </w:r>
            <w:r w:rsidR="0061100A">
              <w:rPr>
                <w:color w:val="000000"/>
                <w:sz w:val="24"/>
              </w:rPr>
              <w:t>,</w:t>
            </w:r>
            <w:r w:rsidRPr="00665A11">
              <w:rPr>
                <w:color w:val="000000"/>
                <w:sz w:val="24"/>
              </w:rPr>
              <w:t xml:space="preserve">16 </w:t>
            </w:r>
          </w:p>
        </w:tc>
        <w:tc>
          <w:tcPr>
            <w:tcW w:w="574" w:type="pct"/>
            <w:tcBorders>
              <w:top w:val="nil"/>
              <w:left w:val="nil"/>
              <w:bottom w:val="single" w:sz="8" w:space="0" w:color="auto"/>
              <w:right w:val="single" w:sz="8" w:space="0" w:color="auto"/>
            </w:tcBorders>
            <w:shd w:val="clear" w:color="000000" w:fill="A6A6A6"/>
            <w:vAlign w:val="center"/>
            <w:hideMark/>
          </w:tcPr>
          <w:p w14:paraId="65B4B652" w14:textId="77777777" w:rsidR="00665A11" w:rsidRPr="00665A11" w:rsidRDefault="00665A11" w:rsidP="00665A11">
            <w:pPr>
              <w:spacing w:after="0"/>
              <w:jc w:val="right"/>
              <w:rPr>
                <w:color w:val="000000"/>
                <w:sz w:val="24"/>
              </w:rPr>
            </w:pPr>
            <w:r w:rsidRPr="00665A11">
              <w:rPr>
                <w:color w:val="000000"/>
                <w:sz w:val="24"/>
              </w:rPr>
              <w:t> </w:t>
            </w:r>
          </w:p>
        </w:tc>
        <w:tc>
          <w:tcPr>
            <w:tcW w:w="574" w:type="pct"/>
            <w:tcBorders>
              <w:top w:val="nil"/>
              <w:left w:val="nil"/>
              <w:bottom w:val="single" w:sz="8" w:space="0" w:color="auto"/>
              <w:right w:val="single" w:sz="8" w:space="0" w:color="auto"/>
            </w:tcBorders>
            <w:shd w:val="clear" w:color="000000" w:fill="A6A6A6"/>
            <w:vAlign w:val="center"/>
            <w:hideMark/>
          </w:tcPr>
          <w:p w14:paraId="60C34C1E" w14:textId="77777777" w:rsidR="00665A11" w:rsidRPr="00665A11" w:rsidRDefault="00665A11" w:rsidP="00665A11">
            <w:pPr>
              <w:spacing w:after="0"/>
              <w:jc w:val="right"/>
              <w:rPr>
                <w:color w:val="000000"/>
                <w:sz w:val="24"/>
              </w:rPr>
            </w:pPr>
            <w:r w:rsidRPr="00665A11">
              <w:rPr>
                <w:color w:val="000000"/>
                <w:sz w:val="24"/>
              </w:rPr>
              <w:t> </w:t>
            </w:r>
          </w:p>
        </w:tc>
        <w:tc>
          <w:tcPr>
            <w:tcW w:w="575" w:type="pct"/>
            <w:tcBorders>
              <w:top w:val="nil"/>
              <w:left w:val="nil"/>
              <w:bottom w:val="single" w:sz="8" w:space="0" w:color="auto"/>
              <w:right w:val="single" w:sz="8" w:space="0" w:color="auto"/>
            </w:tcBorders>
            <w:shd w:val="clear" w:color="000000" w:fill="A6A6A6"/>
            <w:vAlign w:val="center"/>
            <w:hideMark/>
          </w:tcPr>
          <w:p w14:paraId="3F4BFD0E" w14:textId="77777777" w:rsidR="00665A11" w:rsidRPr="00665A11" w:rsidRDefault="00665A11" w:rsidP="00665A11">
            <w:pPr>
              <w:spacing w:after="0"/>
              <w:jc w:val="right"/>
              <w:rPr>
                <w:color w:val="000000"/>
                <w:sz w:val="24"/>
              </w:rPr>
            </w:pPr>
            <w:r w:rsidRPr="00665A11">
              <w:rPr>
                <w:color w:val="000000"/>
                <w:sz w:val="24"/>
              </w:rPr>
              <w:t> </w:t>
            </w:r>
          </w:p>
        </w:tc>
        <w:tc>
          <w:tcPr>
            <w:tcW w:w="630" w:type="pct"/>
            <w:tcBorders>
              <w:top w:val="nil"/>
              <w:left w:val="nil"/>
              <w:bottom w:val="single" w:sz="8" w:space="0" w:color="auto"/>
              <w:right w:val="single" w:sz="8" w:space="0" w:color="auto"/>
            </w:tcBorders>
            <w:vAlign w:val="center"/>
            <w:hideMark/>
          </w:tcPr>
          <w:p w14:paraId="6137D9FA" w14:textId="63EDC428" w:rsidR="00665A11" w:rsidRPr="00665A11" w:rsidRDefault="00665A11" w:rsidP="00665A11">
            <w:pPr>
              <w:spacing w:after="0"/>
              <w:jc w:val="right"/>
              <w:rPr>
                <w:color w:val="000000"/>
                <w:sz w:val="24"/>
              </w:rPr>
            </w:pPr>
            <w:r w:rsidRPr="00665A11">
              <w:rPr>
                <w:color w:val="000000"/>
                <w:sz w:val="24"/>
              </w:rPr>
              <w:t xml:space="preserve">        1</w:t>
            </w:r>
            <w:r w:rsidR="0061100A">
              <w:rPr>
                <w:color w:val="000000"/>
                <w:sz w:val="24"/>
              </w:rPr>
              <w:t>.</w:t>
            </w:r>
            <w:r w:rsidRPr="00665A11">
              <w:rPr>
                <w:color w:val="000000"/>
                <w:sz w:val="24"/>
              </w:rPr>
              <w:t>734</w:t>
            </w:r>
            <w:r w:rsidR="0061100A">
              <w:rPr>
                <w:color w:val="000000"/>
                <w:sz w:val="24"/>
              </w:rPr>
              <w:t>,</w:t>
            </w:r>
            <w:r w:rsidRPr="00665A11">
              <w:rPr>
                <w:color w:val="000000"/>
                <w:sz w:val="24"/>
              </w:rPr>
              <w:t xml:space="preserve">16 </w:t>
            </w:r>
          </w:p>
        </w:tc>
        <w:tc>
          <w:tcPr>
            <w:tcW w:w="575" w:type="pct"/>
            <w:tcBorders>
              <w:top w:val="nil"/>
              <w:left w:val="nil"/>
              <w:bottom w:val="single" w:sz="8" w:space="0" w:color="auto"/>
              <w:right w:val="single" w:sz="8" w:space="0" w:color="auto"/>
            </w:tcBorders>
            <w:vAlign w:val="center"/>
            <w:hideMark/>
          </w:tcPr>
          <w:p w14:paraId="36B22822" w14:textId="24F44FCB" w:rsidR="00665A11" w:rsidRPr="00665A11" w:rsidRDefault="00665A11" w:rsidP="00665A11">
            <w:pPr>
              <w:spacing w:after="0"/>
              <w:jc w:val="right"/>
              <w:rPr>
                <w:color w:val="000000"/>
                <w:sz w:val="24"/>
              </w:rPr>
            </w:pPr>
            <w:r w:rsidRPr="00665A11">
              <w:rPr>
                <w:color w:val="000000"/>
                <w:sz w:val="24"/>
              </w:rPr>
              <w:t xml:space="preserve">               1</w:t>
            </w:r>
            <w:r w:rsidR="0061100A">
              <w:rPr>
                <w:color w:val="000000"/>
                <w:sz w:val="24"/>
              </w:rPr>
              <w:t>,</w:t>
            </w:r>
            <w:r w:rsidRPr="00665A11">
              <w:rPr>
                <w:color w:val="000000"/>
                <w:sz w:val="24"/>
              </w:rPr>
              <w:t xml:space="preserve">93 </w:t>
            </w:r>
          </w:p>
        </w:tc>
      </w:tr>
      <w:tr w:rsidR="0061100A" w:rsidRPr="00665A11" w14:paraId="45568117" w14:textId="77777777" w:rsidTr="0061100A">
        <w:trPr>
          <w:trHeight w:val="630"/>
        </w:trPr>
        <w:tc>
          <w:tcPr>
            <w:tcW w:w="430" w:type="pct"/>
            <w:tcBorders>
              <w:top w:val="nil"/>
              <w:left w:val="single" w:sz="8" w:space="0" w:color="auto"/>
              <w:bottom w:val="single" w:sz="8" w:space="0" w:color="auto"/>
              <w:right w:val="single" w:sz="8" w:space="0" w:color="auto"/>
            </w:tcBorders>
            <w:vAlign w:val="center"/>
            <w:hideMark/>
          </w:tcPr>
          <w:p w14:paraId="6AAC89F4" w14:textId="77777777" w:rsidR="00665A11" w:rsidRPr="00665A11" w:rsidRDefault="00665A11" w:rsidP="00665A11">
            <w:pPr>
              <w:spacing w:after="0"/>
              <w:jc w:val="center"/>
              <w:rPr>
                <w:color w:val="000000"/>
                <w:sz w:val="24"/>
              </w:rPr>
            </w:pPr>
            <w:r w:rsidRPr="00665A11">
              <w:rPr>
                <w:color w:val="000000"/>
                <w:sz w:val="24"/>
              </w:rPr>
              <w:lastRenderedPageBreak/>
              <w:t>2A3</w:t>
            </w:r>
          </w:p>
        </w:tc>
        <w:tc>
          <w:tcPr>
            <w:tcW w:w="1012" w:type="pct"/>
            <w:tcBorders>
              <w:top w:val="nil"/>
              <w:left w:val="nil"/>
              <w:bottom w:val="single" w:sz="8" w:space="0" w:color="auto"/>
              <w:right w:val="single" w:sz="8" w:space="0" w:color="auto"/>
            </w:tcBorders>
            <w:vAlign w:val="center"/>
            <w:hideMark/>
          </w:tcPr>
          <w:p w14:paraId="783556BD" w14:textId="77777777" w:rsidR="00665A11" w:rsidRPr="00665A11" w:rsidRDefault="00665A11" w:rsidP="00665A11">
            <w:pPr>
              <w:spacing w:after="0"/>
              <w:jc w:val="both"/>
              <w:rPr>
                <w:color w:val="000000"/>
                <w:sz w:val="24"/>
              </w:rPr>
            </w:pPr>
            <w:r w:rsidRPr="00665A11">
              <w:rPr>
                <w:color w:val="000000"/>
                <w:sz w:val="24"/>
              </w:rPr>
              <w:t>Quá trình sản xuất thủy tinh</w:t>
            </w:r>
          </w:p>
        </w:tc>
        <w:tc>
          <w:tcPr>
            <w:tcW w:w="630" w:type="pct"/>
            <w:tcBorders>
              <w:top w:val="nil"/>
              <w:left w:val="nil"/>
              <w:bottom w:val="single" w:sz="8" w:space="0" w:color="auto"/>
              <w:right w:val="single" w:sz="8" w:space="0" w:color="auto"/>
            </w:tcBorders>
            <w:vAlign w:val="center"/>
            <w:hideMark/>
          </w:tcPr>
          <w:p w14:paraId="314D8F97" w14:textId="36FF7E08" w:rsidR="00665A11" w:rsidRPr="00665A11" w:rsidRDefault="00665A11" w:rsidP="00665A11">
            <w:pPr>
              <w:spacing w:after="0"/>
              <w:jc w:val="right"/>
              <w:rPr>
                <w:color w:val="000000"/>
                <w:sz w:val="24"/>
              </w:rPr>
            </w:pPr>
            <w:r w:rsidRPr="00665A11">
              <w:rPr>
                <w:color w:val="000000"/>
                <w:sz w:val="24"/>
              </w:rPr>
              <w:t xml:space="preserve">           577</w:t>
            </w:r>
            <w:r w:rsidR="0061100A">
              <w:rPr>
                <w:color w:val="000000"/>
                <w:sz w:val="24"/>
              </w:rPr>
              <w:t>,</w:t>
            </w:r>
            <w:r w:rsidRPr="00665A11">
              <w:rPr>
                <w:color w:val="000000"/>
                <w:sz w:val="24"/>
              </w:rPr>
              <w:t xml:space="preserve">40 </w:t>
            </w:r>
          </w:p>
        </w:tc>
        <w:tc>
          <w:tcPr>
            <w:tcW w:w="574" w:type="pct"/>
            <w:tcBorders>
              <w:top w:val="nil"/>
              <w:left w:val="nil"/>
              <w:bottom w:val="single" w:sz="8" w:space="0" w:color="auto"/>
              <w:right w:val="single" w:sz="8" w:space="0" w:color="auto"/>
            </w:tcBorders>
            <w:shd w:val="clear" w:color="000000" w:fill="A6A6A6"/>
            <w:vAlign w:val="center"/>
            <w:hideMark/>
          </w:tcPr>
          <w:p w14:paraId="078A624F" w14:textId="77777777" w:rsidR="00665A11" w:rsidRPr="00665A11" w:rsidRDefault="00665A11" w:rsidP="00665A11">
            <w:pPr>
              <w:spacing w:after="0"/>
              <w:jc w:val="right"/>
              <w:rPr>
                <w:color w:val="000000"/>
                <w:sz w:val="24"/>
              </w:rPr>
            </w:pPr>
            <w:r w:rsidRPr="00665A11">
              <w:rPr>
                <w:color w:val="000000"/>
                <w:sz w:val="24"/>
              </w:rPr>
              <w:t> </w:t>
            </w:r>
          </w:p>
        </w:tc>
        <w:tc>
          <w:tcPr>
            <w:tcW w:w="574" w:type="pct"/>
            <w:tcBorders>
              <w:top w:val="nil"/>
              <w:left w:val="nil"/>
              <w:bottom w:val="single" w:sz="8" w:space="0" w:color="auto"/>
              <w:right w:val="single" w:sz="8" w:space="0" w:color="auto"/>
            </w:tcBorders>
            <w:shd w:val="clear" w:color="000000" w:fill="A6A6A6"/>
            <w:vAlign w:val="center"/>
            <w:hideMark/>
          </w:tcPr>
          <w:p w14:paraId="62EA2AFE" w14:textId="77777777" w:rsidR="00665A11" w:rsidRPr="00665A11" w:rsidRDefault="00665A11" w:rsidP="00665A11">
            <w:pPr>
              <w:spacing w:after="0"/>
              <w:jc w:val="right"/>
              <w:rPr>
                <w:color w:val="000000"/>
                <w:sz w:val="24"/>
              </w:rPr>
            </w:pPr>
            <w:r w:rsidRPr="00665A11">
              <w:rPr>
                <w:color w:val="000000"/>
                <w:sz w:val="24"/>
              </w:rPr>
              <w:t> </w:t>
            </w:r>
          </w:p>
        </w:tc>
        <w:tc>
          <w:tcPr>
            <w:tcW w:w="575" w:type="pct"/>
            <w:tcBorders>
              <w:top w:val="nil"/>
              <w:left w:val="nil"/>
              <w:bottom w:val="single" w:sz="8" w:space="0" w:color="auto"/>
              <w:right w:val="single" w:sz="8" w:space="0" w:color="auto"/>
            </w:tcBorders>
            <w:shd w:val="clear" w:color="000000" w:fill="A6A6A6"/>
            <w:vAlign w:val="center"/>
            <w:hideMark/>
          </w:tcPr>
          <w:p w14:paraId="4C803840" w14:textId="77777777" w:rsidR="00665A11" w:rsidRPr="00665A11" w:rsidRDefault="00665A11" w:rsidP="00665A11">
            <w:pPr>
              <w:spacing w:after="0"/>
              <w:jc w:val="right"/>
              <w:rPr>
                <w:color w:val="000000"/>
                <w:sz w:val="24"/>
              </w:rPr>
            </w:pPr>
            <w:r w:rsidRPr="00665A11">
              <w:rPr>
                <w:color w:val="000000"/>
                <w:sz w:val="24"/>
              </w:rPr>
              <w:t> </w:t>
            </w:r>
          </w:p>
        </w:tc>
        <w:tc>
          <w:tcPr>
            <w:tcW w:w="630" w:type="pct"/>
            <w:tcBorders>
              <w:top w:val="nil"/>
              <w:left w:val="nil"/>
              <w:bottom w:val="single" w:sz="8" w:space="0" w:color="auto"/>
              <w:right w:val="single" w:sz="8" w:space="0" w:color="auto"/>
            </w:tcBorders>
            <w:vAlign w:val="center"/>
            <w:hideMark/>
          </w:tcPr>
          <w:p w14:paraId="6DFAD141" w14:textId="52A39DFA" w:rsidR="00665A11" w:rsidRPr="00665A11" w:rsidRDefault="00665A11" w:rsidP="00665A11">
            <w:pPr>
              <w:spacing w:after="0"/>
              <w:jc w:val="right"/>
              <w:rPr>
                <w:color w:val="000000"/>
                <w:sz w:val="24"/>
              </w:rPr>
            </w:pPr>
            <w:r w:rsidRPr="00665A11">
              <w:rPr>
                <w:color w:val="000000"/>
                <w:sz w:val="24"/>
              </w:rPr>
              <w:t xml:space="preserve">           577</w:t>
            </w:r>
            <w:r w:rsidR="0061100A">
              <w:rPr>
                <w:color w:val="000000"/>
                <w:sz w:val="24"/>
              </w:rPr>
              <w:t>,</w:t>
            </w:r>
            <w:r w:rsidRPr="00665A11">
              <w:rPr>
                <w:color w:val="000000"/>
                <w:sz w:val="24"/>
              </w:rPr>
              <w:t xml:space="preserve">40 </w:t>
            </w:r>
          </w:p>
        </w:tc>
        <w:tc>
          <w:tcPr>
            <w:tcW w:w="575" w:type="pct"/>
            <w:tcBorders>
              <w:top w:val="nil"/>
              <w:left w:val="nil"/>
              <w:bottom w:val="single" w:sz="8" w:space="0" w:color="auto"/>
              <w:right w:val="single" w:sz="8" w:space="0" w:color="auto"/>
            </w:tcBorders>
            <w:vAlign w:val="center"/>
            <w:hideMark/>
          </w:tcPr>
          <w:p w14:paraId="4A3A9AEE" w14:textId="44A11196" w:rsidR="00665A11" w:rsidRPr="00665A11" w:rsidRDefault="00665A11" w:rsidP="00665A11">
            <w:pPr>
              <w:spacing w:after="0"/>
              <w:jc w:val="right"/>
              <w:rPr>
                <w:color w:val="000000"/>
                <w:sz w:val="24"/>
              </w:rPr>
            </w:pPr>
            <w:r w:rsidRPr="00665A11">
              <w:rPr>
                <w:color w:val="000000"/>
                <w:sz w:val="24"/>
              </w:rPr>
              <w:t xml:space="preserve">               0</w:t>
            </w:r>
            <w:r w:rsidR="0061100A">
              <w:rPr>
                <w:color w:val="000000"/>
                <w:sz w:val="24"/>
              </w:rPr>
              <w:t>,</w:t>
            </w:r>
            <w:r w:rsidRPr="00665A11">
              <w:rPr>
                <w:color w:val="000000"/>
                <w:sz w:val="24"/>
              </w:rPr>
              <w:t xml:space="preserve">64 </w:t>
            </w:r>
          </w:p>
        </w:tc>
      </w:tr>
      <w:tr w:rsidR="0061100A" w:rsidRPr="00665A11" w14:paraId="7F45D4CE" w14:textId="77777777" w:rsidTr="0061100A">
        <w:trPr>
          <w:trHeight w:val="630"/>
        </w:trPr>
        <w:tc>
          <w:tcPr>
            <w:tcW w:w="430" w:type="pct"/>
            <w:tcBorders>
              <w:top w:val="nil"/>
              <w:left w:val="single" w:sz="8" w:space="0" w:color="auto"/>
              <w:bottom w:val="single" w:sz="8" w:space="0" w:color="auto"/>
              <w:right w:val="single" w:sz="8" w:space="0" w:color="auto"/>
            </w:tcBorders>
            <w:vAlign w:val="center"/>
            <w:hideMark/>
          </w:tcPr>
          <w:p w14:paraId="22A32706" w14:textId="77777777" w:rsidR="00665A11" w:rsidRPr="00665A11" w:rsidRDefault="00665A11" w:rsidP="00665A11">
            <w:pPr>
              <w:spacing w:after="0"/>
              <w:jc w:val="center"/>
              <w:rPr>
                <w:color w:val="000000"/>
                <w:sz w:val="24"/>
              </w:rPr>
            </w:pPr>
            <w:r w:rsidRPr="00665A11">
              <w:rPr>
                <w:color w:val="000000"/>
                <w:sz w:val="24"/>
              </w:rPr>
              <w:t>2A4</w:t>
            </w:r>
          </w:p>
        </w:tc>
        <w:tc>
          <w:tcPr>
            <w:tcW w:w="1012" w:type="pct"/>
            <w:tcBorders>
              <w:top w:val="nil"/>
              <w:left w:val="nil"/>
              <w:bottom w:val="single" w:sz="8" w:space="0" w:color="auto"/>
              <w:right w:val="single" w:sz="8" w:space="0" w:color="auto"/>
            </w:tcBorders>
            <w:vAlign w:val="center"/>
            <w:hideMark/>
          </w:tcPr>
          <w:p w14:paraId="681CD896" w14:textId="77777777" w:rsidR="00665A11" w:rsidRPr="00665A11" w:rsidRDefault="00665A11" w:rsidP="00665A11">
            <w:pPr>
              <w:spacing w:after="0"/>
              <w:jc w:val="both"/>
              <w:rPr>
                <w:color w:val="000000"/>
                <w:sz w:val="24"/>
              </w:rPr>
            </w:pPr>
            <w:r w:rsidRPr="00665A11">
              <w:rPr>
                <w:color w:val="000000"/>
                <w:sz w:val="24"/>
              </w:rPr>
              <w:t>Các hoạt động sử dụng cacbonat khác</w:t>
            </w:r>
          </w:p>
        </w:tc>
        <w:tc>
          <w:tcPr>
            <w:tcW w:w="630" w:type="pct"/>
            <w:tcBorders>
              <w:top w:val="nil"/>
              <w:left w:val="nil"/>
              <w:bottom w:val="single" w:sz="8" w:space="0" w:color="auto"/>
              <w:right w:val="single" w:sz="8" w:space="0" w:color="auto"/>
            </w:tcBorders>
            <w:vAlign w:val="center"/>
            <w:hideMark/>
          </w:tcPr>
          <w:p w14:paraId="35ADD04E" w14:textId="3175BF86" w:rsidR="00665A11" w:rsidRPr="00665A11" w:rsidRDefault="00665A11" w:rsidP="00665A11">
            <w:pPr>
              <w:spacing w:after="0"/>
              <w:jc w:val="right"/>
              <w:rPr>
                <w:color w:val="000000"/>
                <w:sz w:val="24"/>
              </w:rPr>
            </w:pPr>
            <w:r w:rsidRPr="00665A11">
              <w:rPr>
                <w:color w:val="000000"/>
                <w:sz w:val="24"/>
              </w:rPr>
              <w:t xml:space="preserve">           702</w:t>
            </w:r>
            <w:r w:rsidR="0061100A">
              <w:rPr>
                <w:color w:val="000000"/>
                <w:sz w:val="24"/>
              </w:rPr>
              <w:t>,</w:t>
            </w:r>
            <w:r w:rsidRPr="00665A11">
              <w:rPr>
                <w:color w:val="000000"/>
                <w:sz w:val="24"/>
              </w:rPr>
              <w:t xml:space="preserve">25 </w:t>
            </w:r>
          </w:p>
        </w:tc>
        <w:tc>
          <w:tcPr>
            <w:tcW w:w="574" w:type="pct"/>
            <w:tcBorders>
              <w:top w:val="nil"/>
              <w:left w:val="nil"/>
              <w:bottom w:val="single" w:sz="8" w:space="0" w:color="auto"/>
              <w:right w:val="single" w:sz="8" w:space="0" w:color="auto"/>
            </w:tcBorders>
            <w:shd w:val="clear" w:color="000000" w:fill="A6A6A6"/>
            <w:vAlign w:val="center"/>
            <w:hideMark/>
          </w:tcPr>
          <w:p w14:paraId="681D03B2" w14:textId="77777777" w:rsidR="00665A11" w:rsidRPr="00665A11" w:rsidRDefault="00665A11" w:rsidP="00665A11">
            <w:pPr>
              <w:spacing w:after="0"/>
              <w:jc w:val="right"/>
              <w:rPr>
                <w:color w:val="000000"/>
                <w:sz w:val="24"/>
              </w:rPr>
            </w:pPr>
            <w:r w:rsidRPr="00665A11">
              <w:rPr>
                <w:color w:val="000000"/>
                <w:sz w:val="24"/>
              </w:rPr>
              <w:t> </w:t>
            </w:r>
          </w:p>
        </w:tc>
        <w:tc>
          <w:tcPr>
            <w:tcW w:w="574" w:type="pct"/>
            <w:tcBorders>
              <w:top w:val="nil"/>
              <w:left w:val="nil"/>
              <w:bottom w:val="single" w:sz="8" w:space="0" w:color="auto"/>
              <w:right w:val="single" w:sz="8" w:space="0" w:color="auto"/>
            </w:tcBorders>
            <w:shd w:val="clear" w:color="000000" w:fill="A6A6A6"/>
            <w:vAlign w:val="center"/>
            <w:hideMark/>
          </w:tcPr>
          <w:p w14:paraId="3C23A8D1" w14:textId="77777777" w:rsidR="00665A11" w:rsidRPr="00665A11" w:rsidRDefault="00665A11" w:rsidP="00665A11">
            <w:pPr>
              <w:spacing w:after="0"/>
              <w:jc w:val="right"/>
              <w:rPr>
                <w:color w:val="000000"/>
                <w:sz w:val="24"/>
              </w:rPr>
            </w:pPr>
            <w:r w:rsidRPr="00665A11">
              <w:rPr>
                <w:color w:val="000000"/>
                <w:sz w:val="24"/>
              </w:rPr>
              <w:t> </w:t>
            </w:r>
          </w:p>
        </w:tc>
        <w:tc>
          <w:tcPr>
            <w:tcW w:w="575" w:type="pct"/>
            <w:tcBorders>
              <w:top w:val="nil"/>
              <w:left w:val="nil"/>
              <w:bottom w:val="single" w:sz="8" w:space="0" w:color="auto"/>
              <w:right w:val="single" w:sz="8" w:space="0" w:color="auto"/>
            </w:tcBorders>
            <w:shd w:val="clear" w:color="000000" w:fill="A6A6A6"/>
            <w:vAlign w:val="center"/>
            <w:hideMark/>
          </w:tcPr>
          <w:p w14:paraId="3F103C02" w14:textId="77777777" w:rsidR="00665A11" w:rsidRPr="00665A11" w:rsidRDefault="00665A11" w:rsidP="00665A11">
            <w:pPr>
              <w:spacing w:after="0"/>
              <w:jc w:val="right"/>
              <w:rPr>
                <w:color w:val="000000"/>
                <w:sz w:val="24"/>
              </w:rPr>
            </w:pPr>
            <w:r w:rsidRPr="00665A11">
              <w:rPr>
                <w:color w:val="000000"/>
                <w:sz w:val="24"/>
              </w:rPr>
              <w:t> </w:t>
            </w:r>
          </w:p>
        </w:tc>
        <w:tc>
          <w:tcPr>
            <w:tcW w:w="630" w:type="pct"/>
            <w:tcBorders>
              <w:top w:val="nil"/>
              <w:left w:val="nil"/>
              <w:bottom w:val="single" w:sz="8" w:space="0" w:color="auto"/>
              <w:right w:val="single" w:sz="8" w:space="0" w:color="auto"/>
            </w:tcBorders>
            <w:vAlign w:val="center"/>
            <w:hideMark/>
          </w:tcPr>
          <w:p w14:paraId="6CDAE9A6" w14:textId="1DE12CFE" w:rsidR="00665A11" w:rsidRPr="00665A11" w:rsidRDefault="00665A11" w:rsidP="00665A11">
            <w:pPr>
              <w:spacing w:after="0"/>
              <w:jc w:val="right"/>
              <w:rPr>
                <w:color w:val="000000"/>
                <w:sz w:val="24"/>
              </w:rPr>
            </w:pPr>
            <w:r w:rsidRPr="00665A11">
              <w:rPr>
                <w:color w:val="000000"/>
                <w:sz w:val="24"/>
              </w:rPr>
              <w:t xml:space="preserve">           702</w:t>
            </w:r>
            <w:r w:rsidR="0061100A">
              <w:rPr>
                <w:color w:val="000000"/>
                <w:sz w:val="24"/>
              </w:rPr>
              <w:t>,</w:t>
            </w:r>
            <w:r w:rsidRPr="00665A11">
              <w:rPr>
                <w:color w:val="000000"/>
                <w:sz w:val="24"/>
              </w:rPr>
              <w:t xml:space="preserve">25 </w:t>
            </w:r>
          </w:p>
        </w:tc>
        <w:tc>
          <w:tcPr>
            <w:tcW w:w="575" w:type="pct"/>
            <w:tcBorders>
              <w:top w:val="nil"/>
              <w:left w:val="nil"/>
              <w:bottom w:val="single" w:sz="8" w:space="0" w:color="auto"/>
              <w:right w:val="single" w:sz="8" w:space="0" w:color="auto"/>
            </w:tcBorders>
            <w:vAlign w:val="center"/>
            <w:hideMark/>
          </w:tcPr>
          <w:p w14:paraId="254265BD" w14:textId="0CC2BB34" w:rsidR="00665A11" w:rsidRPr="00665A11" w:rsidRDefault="00665A11" w:rsidP="00665A11">
            <w:pPr>
              <w:spacing w:after="0"/>
              <w:jc w:val="right"/>
              <w:rPr>
                <w:color w:val="000000"/>
                <w:sz w:val="24"/>
              </w:rPr>
            </w:pPr>
            <w:r w:rsidRPr="00665A11">
              <w:rPr>
                <w:color w:val="000000"/>
                <w:sz w:val="24"/>
              </w:rPr>
              <w:t xml:space="preserve">               0</w:t>
            </w:r>
            <w:r w:rsidR="0061100A">
              <w:rPr>
                <w:color w:val="000000"/>
                <w:sz w:val="24"/>
              </w:rPr>
              <w:t>,</w:t>
            </w:r>
            <w:r w:rsidRPr="00665A11">
              <w:rPr>
                <w:color w:val="000000"/>
                <w:sz w:val="24"/>
              </w:rPr>
              <w:t xml:space="preserve">78 </w:t>
            </w:r>
          </w:p>
        </w:tc>
      </w:tr>
      <w:tr w:rsidR="0061100A" w:rsidRPr="00665A11" w14:paraId="53B35672" w14:textId="77777777" w:rsidTr="0061100A">
        <w:trPr>
          <w:trHeight w:val="630"/>
        </w:trPr>
        <w:tc>
          <w:tcPr>
            <w:tcW w:w="430" w:type="pct"/>
            <w:tcBorders>
              <w:top w:val="nil"/>
              <w:left w:val="single" w:sz="8" w:space="0" w:color="auto"/>
              <w:bottom w:val="single" w:sz="8" w:space="0" w:color="auto"/>
              <w:right w:val="single" w:sz="8" w:space="0" w:color="auto"/>
            </w:tcBorders>
            <w:vAlign w:val="center"/>
            <w:hideMark/>
          </w:tcPr>
          <w:p w14:paraId="3501D82D" w14:textId="77777777" w:rsidR="00665A11" w:rsidRPr="00665A11" w:rsidRDefault="00665A11" w:rsidP="00665A11">
            <w:pPr>
              <w:spacing w:after="0"/>
              <w:jc w:val="center"/>
              <w:rPr>
                <w:color w:val="000000"/>
                <w:sz w:val="24"/>
              </w:rPr>
            </w:pPr>
            <w:r w:rsidRPr="00665A11">
              <w:rPr>
                <w:color w:val="000000"/>
                <w:sz w:val="24"/>
              </w:rPr>
              <w:t>2A5</w:t>
            </w:r>
          </w:p>
        </w:tc>
        <w:tc>
          <w:tcPr>
            <w:tcW w:w="1012" w:type="pct"/>
            <w:tcBorders>
              <w:top w:val="nil"/>
              <w:left w:val="nil"/>
              <w:bottom w:val="single" w:sz="8" w:space="0" w:color="auto"/>
              <w:right w:val="single" w:sz="8" w:space="0" w:color="auto"/>
            </w:tcBorders>
            <w:vAlign w:val="center"/>
            <w:hideMark/>
          </w:tcPr>
          <w:p w14:paraId="22CEFB35" w14:textId="77777777" w:rsidR="00665A11" w:rsidRPr="00665A11" w:rsidRDefault="00665A11" w:rsidP="00665A11">
            <w:pPr>
              <w:spacing w:after="0"/>
              <w:jc w:val="both"/>
              <w:rPr>
                <w:color w:val="000000"/>
                <w:sz w:val="24"/>
              </w:rPr>
            </w:pPr>
            <w:r w:rsidRPr="00665A11">
              <w:rPr>
                <w:color w:val="000000"/>
                <w:sz w:val="24"/>
              </w:rPr>
              <w:t>Các quá trình công nghiệp khoáng sản khác</w:t>
            </w:r>
          </w:p>
        </w:tc>
        <w:tc>
          <w:tcPr>
            <w:tcW w:w="630" w:type="pct"/>
            <w:tcBorders>
              <w:top w:val="nil"/>
              <w:left w:val="nil"/>
              <w:bottom w:val="single" w:sz="8" w:space="0" w:color="auto"/>
              <w:right w:val="single" w:sz="8" w:space="0" w:color="auto"/>
            </w:tcBorders>
            <w:vAlign w:val="center"/>
            <w:hideMark/>
          </w:tcPr>
          <w:p w14:paraId="7987F751" w14:textId="77777777" w:rsidR="00665A11" w:rsidRPr="00665A11" w:rsidRDefault="00665A11" w:rsidP="00665A11">
            <w:pPr>
              <w:spacing w:after="0"/>
              <w:jc w:val="right"/>
              <w:rPr>
                <w:color w:val="000000"/>
                <w:sz w:val="24"/>
              </w:rPr>
            </w:pPr>
            <w:r w:rsidRPr="00665A11">
              <w:rPr>
                <w:color w:val="000000"/>
                <w:sz w:val="24"/>
              </w:rPr>
              <w:t xml:space="preserve"> NE </w:t>
            </w:r>
          </w:p>
        </w:tc>
        <w:tc>
          <w:tcPr>
            <w:tcW w:w="574" w:type="pct"/>
            <w:tcBorders>
              <w:top w:val="nil"/>
              <w:left w:val="nil"/>
              <w:bottom w:val="single" w:sz="8" w:space="0" w:color="auto"/>
              <w:right w:val="single" w:sz="8" w:space="0" w:color="auto"/>
            </w:tcBorders>
            <w:shd w:val="clear" w:color="000000" w:fill="A6A6A6"/>
            <w:vAlign w:val="center"/>
            <w:hideMark/>
          </w:tcPr>
          <w:p w14:paraId="7027E12C" w14:textId="77777777" w:rsidR="00665A11" w:rsidRPr="00665A11" w:rsidRDefault="00665A11" w:rsidP="00665A11">
            <w:pPr>
              <w:spacing w:after="0"/>
              <w:jc w:val="right"/>
              <w:rPr>
                <w:color w:val="000000"/>
                <w:sz w:val="24"/>
              </w:rPr>
            </w:pPr>
            <w:r w:rsidRPr="00665A11">
              <w:rPr>
                <w:color w:val="000000"/>
                <w:sz w:val="24"/>
              </w:rPr>
              <w:t>NE</w:t>
            </w:r>
          </w:p>
        </w:tc>
        <w:tc>
          <w:tcPr>
            <w:tcW w:w="574" w:type="pct"/>
            <w:tcBorders>
              <w:top w:val="nil"/>
              <w:left w:val="nil"/>
              <w:bottom w:val="single" w:sz="8" w:space="0" w:color="auto"/>
              <w:right w:val="single" w:sz="8" w:space="0" w:color="auto"/>
            </w:tcBorders>
            <w:shd w:val="clear" w:color="000000" w:fill="A6A6A6"/>
            <w:vAlign w:val="center"/>
            <w:hideMark/>
          </w:tcPr>
          <w:p w14:paraId="44F653D7" w14:textId="77777777" w:rsidR="00665A11" w:rsidRPr="00665A11" w:rsidRDefault="00665A11" w:rsidP="00665A11">
            <w:pPr>
              <w:spacing w:after="0"/>
              <w:jc w:val="right"/>
              <w:rPr>
                <w:color w:val="000000"/>
                <w:sz w:val="24"/>
              </w:rPr>
            </w:pPr>
            <w:r w:rsidRPr="00665A11">
              <w:rPr>
                <w:color w:val="000000"/>
                <w:sz w:val="24"/>
              </w:rPr>
              <w:t>NE</w:t>
            </w:r>
          </w:p>
        </w:tc>
        <w:tc>
          <w:tcPr>
            <w:tcW w:w="575" w:type="pct"/>
            <w:tcBorders>
              <w:top w:val="nil"/>
              <w:left w:val="nil"/>
              <w:bottom w:val="single" w:sz="8" w:space="0" w:color="auto"/>
              <w:right w:val="single" w:sz="8" w:space="0" w:color="auto"/>
            </w:tcBorders>
            <w:shd w:val="clear" w:color="000000" w:fill="A6A6A6"/>
            <w:vAlign w:val="center"/>
            <w:hideMark/>
          </w:tcPr>
          <w:p w14:paraId="38FB2683" w14:textId="77777777" w:rsidR="00665A11" w:rsidRPr="00665A11" w:rsidRDefault="00665A11" w:rsidP="00665A11">
            <w:pPr>
              <w:spacing w:after="0"/>
              <w:jc w:val="right"/>
              <w:rPr>
                <w:color w:val="000000"/>
                <w:sz w:val="24"/>
              </w:rPr>
            </w:pPr>
            <w:r w:rsidRPr="00665A11">
              <w:rPr>
                <w:color w:val="000000"/>
                <w:sz w:val="24"/>
              </w:rPr>
              <w:t>NE</w:t>
            </w:r>
          </w:p>
        </w:tc>
        <w:tc>
          <w:tcPr>
            <w:tcW w:w="630" w:type="pct"/>
            <w:tcBorders>
              <w:top w:val="nil"/>
              <w:left w:val="nil"/>
              <w:bottom w:val="single" w:sz="8" w:space="0" w:color="auto"/>
              <w:right w:val="single" w:sz="8" w:space="0" w:color="auto"/>
            </w:tcBorders>
            <w:vAlign w:val="center"/>
            <w:hideMark/>
          </w:tcPr>
          <w:p w14:paraId="16014D67" w14:textId="77777777" w:rsidR="00665A11" w:rsidRPr="00665A11" w:rsidRDefault="00665A11" w:rsidP="00665A11">
            <w:pPr>
              <w:spacing w:after="0"/>
              <w:jc w:val="right"/>
              <w:rPr>
                <w:color w:val="000000"/>
                <w:sz w:val="24"/>
              </w:rPr>
            </w:pPr>
            <w:r w:rsidRPr="00665A11">
              <w:rPr>
                <w:color w:val="000000"/>
                <w:sz w:val="24"/>
              </w:rPr>
              <w:t xml:space="preserve"> NE </w:t>
            </w:r>
          </w:p>
        </w:tc>
        <w:tc>
          <w:tcPr>
            <w:tcW w:w="575" w:type="pct"/>
            <w:tcBorders>
              <w:top w:val="nil"/>
              <w:left w:val="nil"/>
              <w:bottom w:val="single" w:sz="8" w:space="0" w:color="auto"/>
              <w:right w:val="single" w:sz="8" w:space="0" w:color="auto"/>
            </w:tcBorders>
            <w:vAlign w:val="center"/>
            <w:hideMark/>
          </w:tcPr>
          <w:p w14:paraId="4B032BC7" w14:textId="77777777" w:rsidR="00665A11" w:rsidRPr="00665A11" w:rsidRDefault="00665A11" w:rsidP="00665A11">
            <w:pPr>
              <w:spacing w:after="0"/>
              <w:jc w:val="right"/>
              <w:rPr>
                <w:color w:val="000000"/>
                <w:sz w:val="24"/>
              </w:rPr>
            </w:pPr>
            <w:r w:rsidRPr="00665A11">
              <w:rPr>
                <w:color w:val="000000"/>
                <w:sz w:val="24"/>
              </w:rPr>
              <w:t xml:space="preserve"> NE </w:t>
            </w:r>
          </w:p>
        </w:tc>
      </w:tr>
      <w:tr w:rsidR="0061100A" w:rsidRPr="00665A11" w14:paraId="30AC6835" w14:textId="77777777" w:rsidTr="0061100A">
        <w:trPr>
          <w:trHeight w:val="320"/>
        </w:trPr>
        <w:tc>
          <w:tcPr>
            <w:tcW w:w="430" w:type="pct"/>
            <w:tcBorders>
              <w:top w:val="nil"/>
              <w:left w:val="single" w:sz="8" w:space="0" w:color="auto"/>
              <w:bottom w:val="single" w:sz="8" w:space="0" w:color="auto"/>
              <w:right w:val="single" w:sz="8" w:space="0" w:color="auto"/>
            </w:tcBorders>
            <w:shd w:val="clear" w:color="000000" w:fill="FFF2CC"/>
            <w:vAlign w:val="center"/>
            <w:hideMark/>
          </w:tcPr>
          <w:p w14:paraId="2208357F" w14:textId="77777777" w:rsidR="00665A11" w:rsidRPr="00665A11" w:rsidRDefault="00665A11" w:rsidP="00665A11">
            <w:pPr>
              <w:spacing w:after="0"/>
              <w:jc w:val="center"/>
              <w:rPr>
                <w:color w:val="000000"/>
                <w:sz w:val="24"/>
              </w:rPr>
            </w:pPr>
            <w:r w:rsidRPr="00665A11">
              <w:rPr>
                <w:color w:val="000000"/>
                <w:sz w:val="24"/>
              </w:rPr>
              <w:t>2B</w:t>
            </w:r>
          </w:p>
        </w:tc>
        <w:tc>
          <w:tcPr>
            <w:tcW w:w="1012" w:type="pct"/>
            <w:tcBorders>
              <w:top w:val="nil"/>
              <w:left w:val="nil"/>
              <w:bottom w:val="single" w:sz="8" w:space="0" w:color="auto"/>
              <w:right w:val="single" w:sz="8" w:space="0" w:color="auto"/>
            </w:tcBorders>
            <w:shd w:val="clear" w:color="000000" w:fill="FFF2CC"/>
            <w:vAlign w:val="center"/>
            <w:hideMark/>
          </w:tcPr>
          <w:p w14:paraId="2FF91A10" w14:textId="77777777" w:rsidR="00665A11" w:rsidRPr="00665A11" w:rsidRDefault="00665A11" w:rsidP="00665A11">
            <w:pPr>
              <w:spacing w:after="0"/>
              <w:jc w:val="both"/>
              <w:rPr>
                <w:color w:val="000000"/>
                <w:sz w:val="24"/>
              </w:rPr>
            </w:pPr>
            <w:r w:rsidRPr="00665A11">
              <w:rPr>
                <w:color w:val="000000"/>
                <w:sz w:val="24"/>
              </w:rPr>
              <w:t>Công nghiệp hóa chất</w:t>
            </w:r>
          </w:p>
        </w:tc>
        <w:tc>
          <w:tcPr>
            <w:tcW w:w="630" w:type="pct"/>
            <w:tcBorders>
              <w:top w:val="nil"/>
              <w:left w:val="nil"/>
              <w:bottom w:val="single" w:sz="8" w:space="0" w:color="auto"/>
              <w:right w:val="single" w:sz="8" w:space="0" w:color="auto"/>
            </w:tcBorders>
            <w:shd w:val="clear" w:color="000000" w:fill="FFF2CC"/>
            <w:vAlign w:val="center"/>
            <w:hideMark/>
          </w:tcPr>
          <w:p w14:paraId="026991E3" w14:textId="7B09EBCA" w:rsidR="00665A11" w:rsidRPr="00665A11" w:rsidRDefault="00665A11" w:rsidP="00665A11">
            <w:pPr>
              <w:spacing w:after="0"/>
              <w:jc w:val="right"/>
              <w:rPr>
                <w:color w:val="000000"/>
                <w:sz w:val="24"/>
              </w:rPr>
            </w:pPr>
            <w:r w:rsidRPr="00665A11">
              <w:rPr>
                <w:color w:val="000000"/>
                <w:sz w:val="24"/>
              </w:rPr>
              <w:t xml:space="preserve">        2</w:t>
            </w:r>
            <w:r w:rsidR="0061100A">
              <w:rPr>
                <w:color w:val="000000"/>
                <w:sz w:val="24"/>
              </w:rPr>
              <w:t>.</w:t>
            </w:r>
            <w:r w:rsidRPr="00665A11">
              <w:rPr>
                <w:color w:val="000000"/>
                <w:sz w:val="24"/>
              </w:rPr>
              <w:t>203</w:t>
            </w:r>
            <w:r w:rsidR="0061100A">
              <w:rPr>
                <w:color w:val="000000"/>
                <w:sz w:val="24"/>
              </w:rPr>
              <w:t>,</w:t>
            </w:r>
            <w:r w:rsidRPr="00665A11">
              <w:rPr>
                <w:color w:val="000000"/>
                <w:sz w:val="24"/>
              </w:rPr>
              <w:t xml:space="preserve">97 </w:t>
            </w:r>
          </w:p>
        </w:tc>
        <w:tc>
          <w:tcPr>
            <w:tcW w:w="574" w:type="pct"/>
            <w:tcBorders>
              <w:top w:val="nil"/>
              <w:left w:val="nil"/>
              <w:bottom w:val="single" w:sz="8" w:space="0" w:color="auto"/>
              <w:right w:val="single" w:sz="8" w:space="0" w:color="auto"/>
            </w:tcBorders>
            <w:shd w:val="clear" w:color="000000" w:fill="FFF2CC"/>
            <w:vAlign w:val="center"/>
            <w:hideMark/>
          </w:tcPr>
          <w:p w14:paraId="270E5C2D" w14:textId="27F3E851" w:rsidR="00665A11" w:rsidRPr="00665A11" w:rsidRDefault="00665A11" w:rsidP="00665A11">
            <w:pPr>
              <w:spacing w:after="0"/>
              <w:jc w:val="right"/>
              <w:rPr>
                <w:color w:val="000000"/>
                <w:sz w:val="24"/>
              </w:rPr>
            </w:pPr>
            <w:r w:rsidRPr="00665A11">
              <w:rPr>
                <w:color w:val="000000"/>
                <w:sz w:val="24"/>
              </w:rPr>
              <w:t>19</w:t>
            </w:r>
            <w:r w:rsidR="0061100A">
              <w:rPr>
                <w:color w:val="000000"/>
                <w:sz w:val="24"/>
              </w:rPr>
              <w:t>,</w:t>
            </w:r>
            <w:r w:rsidRPr="00665A11">
              <w:rPr>
                <w:color w:val="000000"/>
                <w:sz w:val="24"/>
              </w:rPr>
              <w:t>488</w:t>
            </w:r>
          </w:p>
        </w:tc>
        <w:tc>
          <w:tcPr>
            <w:tcW w:w="574" w:type="pct"/>
            <w:tcBorders>
              <w:top w:val="nil"/>
              <w:left w:val="nil"/>
              <w:bottom w:val="single" w:sz="8" w:space="0" w:color="auto"/>
              <w:right w:val="single" w:sz="8" w:space="0" w:color="auto"/>
            </w:tcBorders>
            <w:shd w:val="clear" w:color="000000" w:fill="FFF2CC"/>
            <w:vAlign w:val="center"/>
            <w:hideMark/>
          </w:tcPr>
          <w:p w14:paraId="6CF2F25B" w14:textId="30E11A9E" w:rsidR="00665A11" w:rsidRPr="00665A11" w:rsidRDefault="00665A11" w:rsidP="00665A11">
            <w:pPr>
              <w:spacing w:after="0"/>
              <w:jc w:val="right"/>
              <w:rPr>
                <w:color w:val="000000"/>
                <w:sz w:val="24"/>
              </w:rPr>
            </w:pPr>
            <w:r w:rsidRPr="00665A11">
              <w:rPr>
                <w:color w:val="000000"/>
                <w:sz w:val="24"/>
              </w:rPr>
              <w:t>31</w:t>
            </w:r>
            <w:r w:rsidR="0061100A">
              <w:rPr>
                <w:color w:val="000000"/>
                <w:sz w:val="24"/>
              </w:rPr>
              <w:t>,</w:t>
            </w:r>
            <w:r w:rsidRPr="00665A11">
              <w:rPr>
                <w:color w:val="000000"/>
                <w:sz w:val="24"/>
              </w:rPr>
              <w:t>8</w:t>
            </w:r>
          </w:p>
        </w:tc>
        <w:tc>
          <w:tcPr>
            <w:tcW w:w="575" w:type="pct"/>
            <w:tcBorders>
              <w:top w:val="nil"/>
              <w:left w:val="nil"/>
              <w:bottom w:val="single" w:sz="8" w:space="0" w:color="auto"/>
              <w:right w:val="single" w:sz="8" w:space="0" w:color="auto"/>
            </w:tcBorders>
            <w:shd w:val="clear" w:color="000000" w:fill="FFF2CC"/>
            <w:vAlign w:val="center"/>
            <w:hideMark/>
          </w:tcPr>
          <w:p w14:paraId="3F486CE4" w14:textId="77777777" w:rsidR="00665A11" w:rsidRPr="00665A11" w:rsidRDefault="00665A11" w:rsidP="00665A11">
            <w:pPr>
              <w:spacing w:after="0"/>
              <w:jc w:val="right"/>
              <w:rPr>
                <w:color w:val="000000"/>
                <w:sz w:val="24"/>
              </w:rPr>
            </w:pPr>
            <w:r w:rsidRPr="00665A11">
              <w:rPr>
                <w:color w:val="000000"/>
                <w:sz w:val="24"/>
              </w:rPr>
              <w:t>0</w:t>
            </w:r>
          </w:p>
        </w:tc>
        <w:tc>
          <w:tcPr>
            <w:tcW w:w="630" w:type="pct"/>
            <w:tcBorders>
              <w:top w:val="nil"/>
              <w:left w:val="nil"/>
              <w:bottom w:val="single" w:sz="8" w:space="0" w:color="auto"/>
              <w:right w:val="single" w:sz="8" w:space="0" w:color="auto"/>
            </w:tcBorders>
            <w:shd w:val="clear" w:color="000000" w:fill="FFF2CC"/>
            <w:vAlign w:val="center"/>
            <w:hideMark/>
          </w:tcPr>
          <w:p w14:paraId="58864CF4" w14:textId="26E9511C" w:rsidR="00665A11" w:rsidRPr="00665A11" w:rsidRDefault="00665A11" w:rsidP="00665A11">
            <w:pPr>
              <w:spacing w:after="0"/>
              <w:jc w:val="right"/>
              <w:rPr>
                <w:color w:val="000000"/>
                <w:sz w:val="24"/>
              </w:rPr>
            </w:pPr>
            <w:r w:rsidRPr="00665A11">
              <w:rPr>
                <w:color w:val="000000"/>
                <w:sz w:val="24"/>
              </w:rPr>
              <w:t xml:space="preserve">        2</w:t>
            </w:r>
            <w:r w:rsidR="0061100A">
              <w:rPr>
                <w:color w:val="000000"/>
                <w:sz w:val="24"/>
              </w:rPr>
              <w:t>.</w:t>
            </w:r>
            <w:r w:rsidRPr="00665A11">
              <w:rPr>
                <w:color w:val="000000"/>
                <w:sz w:val="24"/>
              </w:rPr>
              <w:t>255</w:t>
            </w:r>
            <w:r w:rsidR="0061100A">
              <w:rPr>
                <w:color w:val="000000"/>
                <w:sz w:val="24"/>
              </w:rPr>
              <w:t>,</w:t>
            </w:r>
            <w:r w:rsidRPr="00665A11">
              <w:rPr>
                <w:color w:val="000000"/>
                <w:sz w:val="24"/>
              </w:rPr>
              <w:t xml:space="preserve">26 </w:t>
            </w:r>
          </w:p>
        </w:tc>
        <w:tc>
          <w:tcPr>
            <w:tcW w:w="575" w:type="pct"/>
            <w:tcBorders>
              <w:top w:val="nil"/>
              <w:left w:val="nil"/>
              <w:bottom w:val="single" w:sz="8" w:space="0" w:color="auto"/>
              <w:right w:val="single" w:sz="8" w:space="0" w:color="auto"/>
            </w:tcBorders>
            <w:shd w:val="clear" w:color="000000" w:fill="FFF2CC"/>
            <w:vAlign w:val="center"/>
            <w:hideMark/>
          </w:tcPr>
          <w:p w14:paraId="33431C96" w14:textId="7AA76232" w:rsidR="00665A11" w:rsidRPr="00665A11" w:rsidRDefault="00665A11" w:rsidP="00665A11">
            <w:pPr>
              <w:spacing w:after="0"/>
              <w:jc w:val="right"/>
              <w:rPr>
                <w:color w:val="000000"/>
                <w:sz w:val="24"/>
              </w:rPr>
            </w:pPr>
            <w:r w:rsidRPr="00665A11">
              <w:rPr>
                <w:color w:val="000000"/>
                <w:sz w:val="24"/>
              </w:rPr>
              <w:t xml:space="preserve">               2</w:t>
            </w:r>
            <w:r w:rsidR="0061100A">
              <w:rPr>
                <w:color w:val="000000"/>
                <w:sz w:val="24"/>
              </w:rPr>
              <w:t>,</w:t>
            </w:r>
            <w:r w:rsidRPr="00665A11">
              <w:rPr>
                <w:color w:val="000000"/>
                <w:sz w:val="24"/>
              </w:rPr>
              <w:t xml:space="preserve">32 </w:t>
            </w:r>
          </w:p>
        </w:tc>
      </w:tr>
      <w:tr w:rsidR="0061100A" w:rsidRPr="00665A11" w14:paraId="747B452B" w14:textId="77777777" w:rsidTr="0061100A">
        <w:trPr>
          <w:trHeight w:val="630"/>
        </w:trPr>
        <w:tc>
          <w:tcPr>
            <w:tcW w:w="430" w:type="pct"/>
            <w:tcBorders>
              <w:top w:val="nil"/>
              <w:left w:val="single" w:sz="8" w:space="0" w:color="auto"/>
              <w:bottom w:val="single" w:sz="8" w:space="0" w:color="auto"/>
              <w:right w:val="single" w:sz="8" w:space="0" w:color="auto"/>
            </w:tcBorders>
            <w:vAlign w:val="center"/>
            <w:hideMark/>
          </w:tcPr>
          <w:p w14:paraId="61267831" w14:textId="77777777" w:rsidR="00665A11" w:rsidRPr="00665A11" w:rsidRDefault="00665A11" w:rsidP="00665A11">
            <w:pPr>
              <w:spacing w:after="0"/>
              <w:jc w:val="center"/>
              <w:rPr>
                <w:color w:val="000000"/>
                <w:sz w:val="24"/>
              </w:rPr>
            </w:pPr>
            <w:r w:rsidRPr="00665A11">
              <w:rPr>
                <w:color w:val="000000"/>
                <w:sz w:val="24"/>
              </w:rPr>
              <w:t>2B1</w:t>
            </w:r>
          </w:p>
        </w:tc>
        <w:tc>
          <w:tcPr>
            <w:tcW w:w="1012" w:type="pct"/>
            <w:tcBorders>
              <w:top w:val="nil"/>
              <w:left w:val="nil"/>
              <w:bottom w:val="single" w:sz="8" w:space="0" w:color="auto"/>
              <w:right w:val="single" w:sz="8" w:space="0" w:color="auto"/>
            </w:tcBorders>
            <w:vAlign w:val="center"/>
            <w:hideMark/>
          </w:tcPr>
          <w:p w14:paraId="1BDDDFD2" w14:textId="77777777" w:rsidR="00665A11" w:rsidRPr="00665A11" w:rsidRDefault="00665A11" w:rsidP="00665A11">
            <w:pPr>
              <w:spacing w:after="0"/>
              <w:jc w:val="both"/>
              <w:rPr>
                <w:color w:val="000000"/>
                <w:sz w:val="24"/>
              </w:rPr>
            </w:pPr>
            <w:r w:rsidRPr="00665A11">
              <w:rPr>
                <w:color w:val="000000"/>
                <w:sz w:val="24"/>
              </w:rPr>
              <w:t>Quá trình sản xuất Amoniac</w:t>
            </w:r>
          </w:p>
        </w:tc>
        <w:tc>
          <w:tcPr>
            <w:tcW w:w="630" w:type="pct"/>
            <w:tcBorders>
              <w:top w:val="nil"/>
              <w:left w:val="nil"/>
              <w:bottom w:val="single" w:sz="8" w:space="0" w:color="auto"/>
              <w:right w:val="single" w:sz="8" w:space="0" w:color="auto"/>
            </w:tcBorders>
            <w:vAlign w:val="center"/>
            <w:hideMark/>
          </w:tcPr>
          <w:p w14:paraId="29E043F9" w14:textId="2F9D97F8" w:rsidR="00665A11" w:rsidRPr="00665A11" w:rsidRDefault="00665A11" w:rsidP="00665A11">
            <w:pPr>
              <w:spacing w:after="0"/>
              <w:jc w:val="right"/>
              <w:rPr>
                <w:color w:val="000000"/>
                <w:sz w:val="24"/>
              </w:rPr>
            </w:pPr>
            <w:r w:rsidRPr="00665A11">
              <w:rPr>
                <w:color w:val="000000"/>
                <w:sz w:val="24"/>
              </w:rPr>
              <w:t xml:space="preserve">        2</w:t>
            </w:r>
            <w:r w:rsidR="0061100A">
              <w:rPr>
                <w:color w:val="000000"/>
                <w:sz w:val="24"/>
              </w:rPr>
              <w:t>.</w:t>
            </w:r>
            <w:r w:rsidRPr="00665A11">
              <w:rPr>
                <w:color w:val="000000"/>
                <w:sz w:val="24"/>
              </w:rPr>
              <w:t>046</w:t>
            </w:r>
            <w:r w:rsidR="0061100A">
              <w:rPr>
                <w:color w:val="000000"/>
                <w:sz w:val="24"/>
              </w:rPr>
              <w:t>,</w:t>
            </w:r>
            <w:r w:rsidRPr="00665A11">
              <w:rPr>
                <w:color w:val="000000"/>
                <w:sz w:val="24"/>
              </w:rPr>
              <w:t xml:space="preserve">77 </w:t>
            </w:r>
          </w:p>
        </w:tc>
        <w:tc>
          <w:tcPr>
            <w:tcW w:w="574" w:type="pct"/>
            <w:tcBorders>
              <w:top w:val="nil"/>
              <w:left w:val="nil"/>
              <w:bottom w:val="single" w:sz="8" w:space="0" w:color="auto"/>
              <w:right w:val="single" w:sz="8" w:space="0" w:color="auto"/>
            </w:tcBorders>
            <w:shd w:val="clear" w:color="000000" w:fill="A6A6A6"/>
            <w:vAlign w:val="center"/>
            <w:hideMark/>
          </w:tcPr>
          <w:p w14:paraId="1B9C6247" w14:textId="77777777" w:rsidR="00665A11" w:rsidRPr="00665A11" w:rsidRDefault="00665A11" w:rsidP="00665A11">
            <w:pPr>
              <w:spacing w:after="0"/>
              <w:jc w:val="right"/>
              <w:rPr>
                <w:color w:val="000000"/>
                <w:sz w:val="24"/>
              </w:rPr>
            </w:pPr>
            <w:r w:rsidRPr="00665A11">
              <w:rPr>
                <w:color w:val="000000"/>
                <w:sz w:val="24"/>
              </w:rPr>
              <w:t> </w:t>
            </w:r>
          </w:p>
        </w:tc>
        <w:tc>
          <w:tcPr>
            <w:tcW w:w="574" w:type="pct"/>
            <w:tcBorders>
              <w:top w:val="nil"/>
              <w:left w:val="nil"/>
              <w:bottom w:val="single" w:sz="8" w:space="0" w:color="auto"/>
              <w:right w:val="single" w:sz="8" w:space="0" w:color="auto"/>
            </w:tcBorders>
            <w:shd w:val="clear" w:color="000000" w:fill="A6A6A6"/>
            <w:vAlign w:val="center"/>
            <w:hideMark/>
          </w:tcPr>
          <w:p w14:paraId="597307D2" w14:textId="77777777" w:rsidR="00665A11" w:rsidRPr="00665A11" w:rsidRDefault="00665A11" w:rsidP="00665A11">
            <w:pPr>
              <w:spacing w:after="0"/>
              <w:jc w:val="right"/>
              <w:rPr>
                <w:color w:val="000000"/>
                <w:sz w:val="24"/>
              </w:rPr>
            </w:pPr>
            <w:r w:rsidRPr="00665A11">
              <w:rPr>
                <w:color w:val="000000"/>
                <w:sz w:val="24"/>
              </w:rPr>
              <w:t> </w:t>
            </w:r>
          </w:p>
        </w:tc>
        <w:tc>
          <w:tcPr>
            <w:tcW w:w="575" w:type="pct"/>
            <w:tcBorders>
              <w:top w:val="nil"/>
              <w:left w:val="nil"/>
              <w:bottom w:val="single" w:sz="8" w:space="0" w:color="auto"/>
              <w:right w:val="single" w:sz="8" w:space="0" w:color="auto"/>
            </w:tcBorders>
            <w:shd w:val="clear" w:color="000000" w:fill="A6A6A6"/>
            <w:vAlign w:val="center"/>
            <w:hideMark/>
          </w:tcPr>
          <w:p w14:paraId="2CFFEED0" w14:textId="77777777" w:rsidR="00665A11" w:rsidRPr="00665A11" w:rsidRDefault="00665A11" w:rsidP="00665A11">
            <w:pPr>
              <w:spacing w:after="0"/>
              <w:jc w:val="right"/>
              <w:rPr>
                <w:color w:val="000000"/>
                <w:sz w:val="24"/>
              </w:rPr>
            </w:pPr>
            <w:r w:rsidRPr="00665A11">
              <w:rPr>
                <w:color w:val="000000"/>
                <w:sz w:val="24"/>
              </w:rPr>
              <w:t> </w:t>
            </w:r>
          </w:p>
        </w:tc>
        <w:tc>
          <w:tcPr>
            <w:tcW w:w="630" w:type="pct"/>
            <w:tcBorders>
              <w:top w:val="nil"/>
              <w:left w:val="nil"/>
              <w:bottom w:val="single" w:sz="8" w:space="0" w:color="auto"/>
              <w:right w:val="single" w:sz="8" w:space="0" w:color="auto"/>
            </w:tcBorders>
            <w:vAlign w:val="center"/>
            <w:hideMark/>
          </w:tcPr>
          <w:p w14:paraId="71796E23" w14:textId="4B0D3F21" w:rsidR="00665A11" w:rsidRPr="00665A11" w:rsidRDefault="00665A11" w:rsidP="00665A11">
            <w:pPr>
              <w:spacing w:after="0"/>
              <w:jc w:val="right"/>
              <w:rPr>
                <w:color w:val="000000"/>
                <w:sz w:val="24"/>
              </w:rPr>
            </w:pPr>
            <w:r w:rsidRPr="00665A11">
              <w:rPr>
                <w:color w:val="000000"/>
                <w:sz w:val="24"/>
              </w:rPr>
              <w:t xml:space="preserve">        2</w:t>
            </w:r>
            <w:r w:rsidR="0061100A">
              <w:rPr>
                <w:color w:val="000000"/>
                <w:sz w:val="24"/>
              </w:rPr>
              <w:t>.</w:t>
            </w:r>
            <w:r w:rsidRPr="00665A11">
              <w:rPr>
                <w:color w:val="000000"/>
                <w:sz w:val="24"/>
              </w:rPr>
              <w:t>046</w:t>
            </w:r>
            <w:r w:rsidR="0061100A">
              <w:rPr>
                <w:color w:val="000000"/>
                <w:sz w:val="24"/>
              </w:rPr>
              <w:t>,</w:t>
            </w:r>
            <w:r w:rsidRPr="00665A11">
              <w:rPr>
                <w:color w:val="000000"/>
                <w:sz w:val="24"/>
              </w:rPr>
              <w:t xml:space="preserve">77 </w:t>
            </w:r>
          </w:p>
        </w:tc>
        <w:tc>
          <w:tcPr>
            <w:tcW w:w="575" w:type="pct"/>
            <w:tcBorders>
              <w:top w:val="nil"/>
              <w:left w:val="nil"/>
              <w:bottom w:val="single" w:sz="8" w:space="0" w:color="auto"/>
              <w:right w:val="single" w:sz="8" w:space="0" w:color="auto"/>
            </w:tcBorders>
            <w:vAlign w:val="center"/>
            <w:hideMark/>
          </w:tcPr>
          <w:p w14:paraId="5A8326FB" w14:textId="14B11642" w:rsidR="00665A11" w:rsidRPr="00665A11" w:rsidRDefault="00665A11" w:rsidP="00665A11">
            <w:pPr>
              <w:spacing w:after="0"/>
              <w:jc w:val="right"/>
              <w:rPr>
                <w:color w:val="000000"/>
                <w:sz w:val="24"/>
              </w:rPr>
            </w:pPr>
            <w:r w:rsidRPr="00665A11">
              <w:rPr>
                <w:color w:val="000000"/>
                <w:sz w:val="24"/>
              </w:rPr>
              <w:t xml:space="preserve">               2</w:t>
            </w:r>
            <w:r w:rsidR="0061100A">
              <w:rPr>
                <w:color w:val="000000"/>
                <w:sz w:val="24"/>
              </w:rPr>
              <w:t>,</w:t>
            </w:r>
            <w:r w:rsidRPr="00665A11">
              <w:rPr>
                <w:color w:val="000000"/>
                <w:sz w:val="24"/>
              </w:rPr>
              <w:t xml:space="preserve">28 </w:t>
            </w:r>
          </w:p>
        </w:tc>
      </w:tr>
      <w:tr w:rsidR="0061100A" w:rsidRPr="00665A11" w14:paraId="18C4318F" w14:textId="77777777" w:rsidTr="0061100A">
        <w:trPr>
          <w:trHeight w:val="630"/>
        </w:trPr>
        <w:tc>
          <w:tcPr>
            <w:tcW w:w="430" w:type="pct"/>
            <w:tcBorders>
              <w:top w:val="nil"/>
              <w:left w:val="single" w:sz="8" w:space="0" w:color="auto"/>
              <w:bottom w:val="single" w:sz="8" w:space="0" w:color="auto"/>
              <w:right w:val="single" w:sz="8" w:space="0" w:color="auto"/>
            </w:tcBorders>
            <w:vAlign w:val="center"/>
            <w:hideMark/>
          </w:tcPr>
          <w:p w14:paraId="38198898" w14:textId="77777777" w:rsidR="00665A11" w:rsidRPr="00665A11" w:rsidRDefault="00665A11" w:rsidP="00665A11">
            <w:pPr>
              <w:spacing w:after="0"/>
              <w:jc w:val="center"/>
              <w:rPr>
                <w:color w:val="000000"/>
                <w:sz w:val="24"/>
              </w:rPr>
            </w:pPr>
            <w:r w:rsidRPr="00665A11">
              <w:rPr>
                <w:color w:val="000000"/>
                <w:sz w:val="24"/>
              </w:rPr>
              <w:t>2B2</w:t>
            </w:r>
          </w:p>
        </w:tc>
        <w:tc>
          <w:tcPr>
            <w:tcW w:w="1012" w:type="pct"/>
            <w:tcBorders>
              <w:top w:val="nil"/>
              <w:left w:val="nil"/>
              <w:bottom w:val="single" w:sz="8" w:space="0" w:color="auto"/>
              <w:right w:val="single" w:sz="8" w:space="0" w:color="auto"/>
            </w:tcBorders>
            <w:vAlign w:val="center"/>
            <w:hideMark/>
          </w:tcPr>
          <w:p w14:paraId="469A005E" w14:textId="77777777" w:rsidR="00665A11" w:rsidRPr="00665A11" w:rsidRDefault="00665A11" w:rsidP="00665A11">
            <w:pPr>
              <w:spacing w:after="0"/>
              <w:jc w:val="both"/>
              <w:rPr>
                <w:color w:val="000000"/>
                <w:sz w:val="24"/>
              </w:rPr>
            </w:pPr>
            <w:r w:rsidRPr="00665A11">
              <w:rPr>
                <w:color w:val="000000"/>
                <w:sz w:val="24"/>
              </w:rPr>
              <w:t>Quá trình sản xuất axit Nitric</w:t>
            </w:r>
          </w:p>
        </w:tc>
        <w:tc>
          <w:tcPr>
            <w:tcW w:w="630" w:type="pct"/>
            <w:tcBorders>
              <w:top w:val="nil"/>
              <w:left w:val="nil"/>
              <w:bottom w:val="single" w:sz="8" w:space="0" w:color="auto"/>
              <w:right w:val="single" w:sz="8" w:space="0" w:color="auto"/>
            </w:tcBorders>
            <w:shd w:val="clear" w:color="000000" w:fill="A6A6A6"/>
            <w:vAlign w:val="center"/>
            <w:hideMark/>
          </w:tcPr>
          <w:p w14:paraId="1D0CE520" w14:textId="77777777" w:rsidR="00665A11" w:rsidRPr="00665A11" w:rsidRDefault="00665A11" w:rsidP="00665A11">
            <w:pPr>
              <w:spacing w:after="0"/>
              <w:jc w:val="right"/>
              <w:rPr>
                <w:color w:val="000000"/>
                <w:sz w:val="24"/>
              </w:rPr>
            </w:pPr>
            <w:r w:rsidRPr="00665A11">
              <w:rPr>
                <w:color w:val="000000"/>
                <w:sz w:val="24"/>
              </w:rPr>
              <w:t> </w:t>
            </w:r>
          </w:p>
        </w:tc>
        <w:tc>
          <w:tcPr>
            <w:tcW w:w="574" w:type="pct"/>
            <w:tcBorders>
              <w:top w:val="nil"/>
              <w:left w:val="nil"/>
              <w:bottom w:val="single" w:sz="8" w:space="0" w:color="auto"/>
              <w:right w:val="single" w:sz="8" w:space="0" w:color="auto"/>
            </w:tcBorders>
            <w:shd w:val="clear" w:color="000000" w:fill="A6A6A6"/>
            <w:vAlign w:val="center"/>
            <w:hideMark/>
          </w:tcPr>
          <w:p w14:paraId="12BEC156" w14:textId="77777777" w:rsidR="00665A11" w:rsidRPr="00665A11" w:rsidRDefault="00665A11" w:rsidP="00665A11">
            <w:pPr>
              <w:spacing w:after="0"/>
              <w:jc w:val="right"/>
              <w:rPr>
                <w:color w:val="000000"/>
                <w:sz w:val="24"/>
              </w:rPr>
            </w:pPr>
            <w:r w:rsidRPr="00665A11">
              <w:rPr>
                <w:color w:val="000000"/>
                <w:sz w:val="24"/>
              </w:rPr>
              <w:t> </w:t>
            </w:r>
          </w:p>
        </w:tc>
        <w:tc>
          <w:tcPr>
            <w:tcW w:w="574" w:type="pct"/>
            <w:tcBorders>
              <w:top w:val="nil"/>
              <w:left w:val="nil"/>
              <w:bottom w:val="single" w:sz="8" w:space="0" w:color="auto"/>
              <w:right w:val="single" w:sz="8" w:space="0" w:color="auto"/>
            </w:tcBorders>
            <w:vAlign w:val="center"/>
            <w:hideMark/>
          </w:tcPr>
          <w:p w14:paraId="3B0BC95F" w14:textId="34726464" w:rsidR="00665A11" w:rsidRPr="00665A11" w:rsidRDefault="00665A11" w:rsidP="00665A11">
            <w:pPr>
              <w:spacing w:after="0"/>
              <w:jc w:val="right"/>
              <w:rPr>
                <w:color w:val="000000"/>
                <w:sz w:val="24"/>
              </w:rPr>
            </w:pPr>
            <w:r w:rsidRPr="00665A11">
              <w:rPr>
                <w:color w:val="000000"/>
                <w:sz w:val="24"/>
              </w:rPr>
              <w:t xml:space="preserve">             31</w:t>
            </w:r>
            <w:r w:rsidR="0061100A">
              <w:rPr>
                <w:color w:val="000000"/>
                <w:sz w:val="24"/>
              </w:rPr>
              <w:t>,</w:t>
            </w:r>
            <w:r w:rsidRPr="00665A11">
              <w:rPr>
                <w:color w:val="000000"/>
                <w:sz w:val="24"/>
              </w:rPr>
              <w:t xml:space="preserve">80 </w:t>
            </w:r>
          </w:p>
        </w:tc>
        <w:tc>
          <w:tcPr>
            <w:tcW w:w="575" w:type="pct"/>
            <w:tcBorders>
              <w:top w:val="nil"/>
              <w:left w:val="nil"/>
              <w:bottom w:val="single" w:sz="8" w:space="0" w:color="auto"/>
              <w:right w:val="single" w:sz="8" w:space="0" w:color="auto"/>
            </w:tcBorders>
            <w:shd w:val="clear" w:color="000000" w:fill="A6A6A6"/>
            <w:vAlign w:val="center"/>
            <w:hideMark/>
          </w:tcPr>
          <w:p w14:paraId="4E392624" w14:textId="77777777" w:rsidR="00665A11" w:rsidRPr="00665A11" w:rsidRDefault="00665A11" w:rsidP="00665A11">
            <w:pPr>
              <w:spacing w:after="0"/>
              <w:jc w:val="right"/>
              <w:rPr>
                <w:color w:val="000000"/>
                <w:sz w:val="24"/>
              </w:rPr>
            </w:pPr>
            <w:r w:rsidRPr="00665A11">
              <w:rPr>
                <w:color w:val="000000"/>
                <w:sz w:val="24"/>
              </w:rPr>
              <w:t> </w:t>
            </w:r>
          </w:p>
        </w:tc>
        <w:tc>
          <w:tcPr>
            <w:tcW w:w="630" w:type="pct"/>
            <w:tcBorders>
              <w:top w:val="nil"/>
              <w:left w:val="nil"/>
              <w:bottom w:val="single" w:sz="8" w:space="0" w:color="auto"/>
              <w:right w:val="single" w:sz="8" w:space="0" w:color="auto"/>
            </w:tcBorders>
            <w:vAlign w:val="center"/>
            <w:hideMark/>
          </w:tcPr>
          <w:p w14:paraId="01790AC0" w14:textId="4FD5909E" w:rsidR="00665A11" w:rsidRPr="00665A11" w:rsidRDefault="00665A11" w:rsidP="00665A11">
            <w:pPr>
              <w:spacing w:after="0"/>
              <w:jc w:val="right"/>
              <w:rPr>
                <w:color w:val="000000"/>
                <w:sz w:val="24"/>
              </w:rPr>
            </w:pPr>
            <w:r w:rsidRPr="00665A11">
              <w:rPr>
                <w:color w:val="000000"/>
                <w:sz w:val="24"/>
              </w:rPr>
              <w:t xml:space="preserve">             31</w:t>
            </w:r>
            <w:r w:rsidR="0061100A">
              <w:rPr>
                <w:color w:val="000000"/>
                <w:sz w:val="24"/>
              </w:rPr>
              <w:t>,</w:t>
            </w:r>
            <w:r w:rsidRPr="00665A11">
              <w:rPr>
                <w:color w:val="000000"/>
                <w:sz w:val="24"/>
              </w:rPr>
              <w:t xml:space="preserve">80 </w:t>
            </w:r>
          </w:p>
        </w:tc>
        <w:tc>
          <w:tcPr>
            <w:tcW w:w="575" w:type="pct"/>
            <w:tcBorders>
              <w:top w:val="nil"/>
              <w:left w:val="nil"/>
              <w:bottom w:val="single" w:sz="8" w:space="0" w:color="auto"/>
              <w:right w:val="single" w:sz="8" w:space="0" w:color="auto"/>
            </w:tcBorders>
            <w:vAlign w:val="center"/>
            <w:hideMark/>
          </w:tcPr>
          <w:p w14:paraId="1B9E08CC" w14:textId="2D3DB284" w:rsidR="00665A11" w:rsidRPr="00665A11" w:rsidRDefault="00665A11" w:rsidP="00665A11">
            <w:pPr>
              <w:spacing w:after="0"/>
              <w:jc w:val="right"/>
              <w:rPr>
                <w:color w:val="000000"/>
                <w:sz w:val="24"/>
              </w:rPr>
            </w:pPr>
            <w:r w:rsidRPr="00665A11">
              <w:rPr>
                <w:color w:val="000000"/>
                <w:sz w:val="24"/>
              </w:rPr>
              <w:t xml:space="preserve">               0</w:t>
            </w:r>
            <w:r w:rsidR="0061100A">
              <w:rPr>
                <w:color w:val="000000"/>
                <w:sz w:val="24"/>
              </w:rPr>
              <w:t>,</w:t>
            </w:r>
            <w:r w:rsidRPr="00665A11">
              <w:rPr>
                <w:color w:val="000000"/>
                <w:sz w:val="24"/>
              </w:rPr>
              <w:t xml:space="preserve">04 </w:t>
            </w:r>
          </w:p>
        </w:tc>
      </w:tr>
      <w:tr w:rsidR="0061100A" w:rsidRPr="00665A11" w14:paraId="21838DA7" w14:textId="77777777" w:rsidTr="0061100A">
        <w:trPr>
          <w:trHeight w:val="320"/>
        </w:trPr>
        <w:tc>
          <w:tcPr>
            <w:tcW w:w="430" w:type="pct"/>
            <w:tcBorders>
              <w:top w:val="nil"/>
              <w:left w:val="single" w:sz="8" w:space="0" w:color="auto"/>
              <w:bottom w:val="single" w:sz="8" w:space="0" w:color="auto"/>
              <w:right w:val="single" w:sz="8" w:space="0" w:color="auto"/>
            </w:tcBorders>
            <w:vAlign w:val="center"/>
            <w:hideMark/>
          </w:tcPr>
          <w:p w14:paraId="39AE09D0" w14:textId="77777777" w:rsidR="00665A11" w:rsidRPr="00665A11" w:rsidRDefault="00665A11" w:rsidP="00665A11">
            <w:pPr>
              <w:spacing w:after="0"/>
              <w:jc w:val="center"/>
              <w:rPr>
                <w:color w:val="000000"/>
                <w:sz w:val="24"/>
              </w:rPr>
            </w:pPr>
            <w:r w:rsidRPr="00665A11">
              <w:rPr>
                <w:color w:val="000000"/>
                <w:sz w:val="24"/>
              </w:rPr>
              <w:t>2B3</w:t>
            </w:r>
          </w:p>
        </w:tc>
        <w:tc>
          <w:tcPr>
            <w:tcW w:w="1012" w:type="pct"/>
            <w:tcBorders>
              <w:top w:val="nil"/>
              <w:left w:val="nil"/>
              <w:bottom w:val="single" w:sz="8" w:space="0" w:color="auto"/>
              <w:right w:val="single" w:sz="8" w:space="0" w:color="auto"/>
            </w:tcBorders>
            <w:vAlign w:val="center"/>
            <w:hideMark/>
          </w:tcPr>
          <w:p w14:paraId="64BB3E00" w14:textId="77777777" w:rsidR="00665A11" w:rsidRPr="00665A11" w:rsidRDefault="00665A11" w:rsidP="00665A11">
            <w:pPr>
              <w:spacing w:after="0"/>
              <w:jc w:val="both"/>
              <w:rPr>
                <w:color w:val="000000"/>
                <w:sz w:val="24"/>
                <w:highlight w:val="yellow"/>
              </w:rPr>
            </w:pPr>
            <w:r w:rsidRPr="00665A11">
              <w:rPr>
                <w:color w:val="000000"/>
                <w:sz w:val="24"/>
                <w:highlight w:val="yellow"/>
              </w:rPr>
              <w:t>Sản xuất axit adipic</w:t>
            </w:r>
          </w:p>
        </w:tc>
        <w:tc>
          <w:tcPr>
            <w:tcW w:w="630" w:type="pct"/>
            <w:tcBorders>
              <w:top w:val="nil"/>
              <w:left w:val="nil"/>
              <w:bottom w:val="single" w:sz="8" w:space="0" w:color="auto"/>
              <w:right w:val="single" w:sz="8" w:space="0" w:color="auto"/>
            </w:tcBorders>
            <w:vAlign w:val="center"/>
            <w:hideMark/>
          </w:tcPr>
          <w:p w14:paraId="7E466874" w14:textId="77777777" w:rsidR="00665A11" w:rsidRPr="00665A11" w:rsidRDefault="00665A11" w:rsidP="00665A11">
            <w:pPr>
              <w:spacing w:after="0"/>
              <w:jc w:val="center"/>
              <w:rPr>
                <w:color w:val="000000"/>
                <w:sz w:val="24"/>
              </w:rPr>
            </w:pPr>
            <w:r w:rsidRPr="00665A11">
              <w:rPr>
                <w:color w:val="000000"/>
                <w:sz w:val="24"/>
              </w:rPr>
              <w:t xml:space="preserve"> NO </w:t>
            </w:r>
          </w:p>
        </w:tc>
        <w:tc>
          <w:tcPr>
            <w:tcW w:w="574" w:type="pct"/>
            <w:tcBorders>
              <w:top w:val="nil"/>
              <w:left w:val="nil"/>
              <w:bottom w:val="single" w:sz="8" w:space="0" w:color="auto"/>
              <w:right w:val="single" w:sz="8" w:space="0" w:color="auto"/>
            </w:tcBorders>
            <w:vAlign w:val="center"/>
            <w:hideMark/>
          </w:tcPr>
          <w:p w14:paraId="6E221DE7" w14:textId="77777777" w:rsidR="00665A11" w:rsidRPr="00665A11" w:rsidRDefault="00665A11" w:rsidP="00665A11">
            <w:pPr>
              <w:spacing w:after="0"/>
              <w:jc w:val="center"/>
              <w:rPr>
                <w:color w:val="000000"/>
                <w:sz w:val="24"/>
              </w:rPr>
            </w:pPr>
            <w:r w:rsidRPr="00665A11">
              <w:rPr>
                <w:color w:val="000000"/>
                <w:sz w:val="24"/>
              </w:rPr>
              <w:t>NO</w:t>
            </w:r>
          </w:p>
        </w:tc>
        <w:tc>
          <w:tcPr>
            <w:tcW w:w="574" w:type="pct"/>
            <w:tcBorders>
              <w:top w:val="nil"/>
              <w:left w:val="nil"/>
              <w:bottom w:val="single" w:sz="8" w:space="0" w:color="auto"/>
              <w:right w:val="single" w:sz="8" w:space="0" w:color="auto"/>
            </w:tcBorders>
            <w:vAlign w:val="center"/>
            <w:hideMark/>
          </w:tcPr>
          <w:p w14:paraId="2DE2192F" w14:textId="77777777" w:rsidR="00665A11" w:rsidRPr="00665A11" w:rsidRDefault="00665A11" w:rsidP="00665A11">
            <w:pPr>
              <w:spacing w:after="0"/>
              <w:jc w:val="center"/>
              <w:rPr>
                <w:color w:val="000000"/>
                <w:sz w:val="24"/>
              </w:rPr>
            </w:pPr>
            <w:r w:rsidRPr="00665A11">
              <w:rPr>
                <w:color w:val="000000"/>
                <w:sz w:val="24"/>
              </w:rPr>
              <w:t>NO</w:t>
            </w:r>
          </w:p>
        </w:tc>
        <w:tc>
          <w:tcPr>
            <w:tcW w:w="575" w:type="pct"/>
            <w:tcBorders>
              <w:top w:val="nil"/>
              <w:left w:val="nil"/>
              <w:bottom w:val="single" w:sz="8" w:space="0" w:color="auto"/>
              <w:right w:val="single" w:sz="8" w:space="0" w:color="auto"/>
            </w:tcBorders>
            <w:vAlign w:val="center"/>
            <w:hideMark/>
          </w:tcPr>
          <w:p w14:paraId="55ECFA10" w14:textId="77777777" w:rsidR="00665A11" w:rsidRPr="00665A11" w:rsidRDefault="00665A11" w:rsidP="00665A11">
            <w:pPr>
              <w:spacing w:after="0"/>
              <w:jc w:val="center"/>
              <w:rPr>
                <w:color w:val="000000"/>
                <w:sz w:val="24"/>
              </w:rPr>
            </w:pPr>
            <w:r w:rsidRPr="00665A11">
              <w:rPr>
                <w:color w:val="000000"/>
                <w:sz w:val="24"/>
              </w:rPr>
              <w:t>NO</w:t>
            </w:r>
          </w:p>
        </w:tc>
        <w:tc>
          <w:tcPr>
            <w:tcW w:w="630" w:type="pct"/>
            <w:tcBorders>
              <w:top w:val="nil"/>
              <w:left w:val="nil"/>
              <w:bottom w:val="single" w:sz="8" w:space="0" w:color="auto"/>
              <w:right w:val="single" w:sz="8" w:space="0" w:color="auto"/>
            </w:tcBorders>
            <w:vAlign w:val="center"/>
            <w:hideMark/>
          </w:tcPr>
          <w:p w14:paraId="7F42176B" w14:textId="77777777" w:rsidR="00665A11" w:rsidRPr="00665A11" w:rsidRDefault="00665A11" w:rsidP="00665A11">
            <w:pPr>
              <w:spacing w:after="0"/>
              <w:jc w:val="center"/>
              <w:rPr>
                <w:color w:val="000000"/>
                <w:sz w:val="24"/>
              </w:rPr>
            </w:pPr>
            <w:r w:rsidRPr="00665A11">
              <w:rPr>
                <w:color w:val="000000"/>
                <w:sz w:val="24"/>
              </w:rPr>
              <w:t xml:space="preserve"> NO </w:t>
            </w:r>
          </w:p>
        </w:tc>
        <w:tc>
          <w:tcPr>
            <w:tcW w:w="575" w:type="pct"/>
            <w:tcBorders>
              <w:top w:val="nil"/>
              <w:left w:val="nil"/>
              <w:bottom w:val="single" w:sz="8" w:space="0" w:color="auto"/>
              <w:right w:val="single" w:sz="8" w:space="0" w:color="auto"/>
            </w:tcBorders>
            <w:vAlign w:val="center"/>
            <w:hideMark/>
          </w:tcPr>
          <w:p w14:paraId="25895B62" w14:textId="77777777" w:rsidR="00665A11" w:rsidRPr="00665A11" w:rsidRDefault="00665A11" w:rsidP="00665A11">
            <w:pPr>
              <w:spacing w:after="0"/>
              <w:jc w:val="center"/>
              <w:rPr>
                <w:color w:val="000000"/>
                <w:sz w:val="24"/>
              </w:rPr>
            </w:pPr>
            <w:r w:rsidRPr="00665A11">
              <w:rPr>
                <w:color w:val="000000"/>
                <w:sz w:val="24"/>
              </w:rPr>
              <w:t xml:space="preserve">  NO  </w:t>
            </w:r>
          </w:p>
        </w:tc>
      </w:tr>
      <w:tr w:rsidR="0061100A" w:rsidRPr="00665A11" w14:paraId="0CDAD765" w14:textId="77777777" w:rsidTr="0061100A">
        <w:trPr>
          <w:trHeight w:val="320"/>
        </w:trPr>
        <w:tc>
          <w:tcPr>
            <w:tcW w:w="430" w:type="pct"/>
            <w:tcBorders>
              <w:top w:val="nil"/>
              <w:left w:val="single" w:sz="8" w:space="0" w:color="auto"/>
              <w:bottom w:val="single" w:sz="8" w:space="0" w:color="auto"/>
              <w:right w:val="single" w:sz="8" w:space="0" w:color="auto"/>
            </w:tcBorders>
            <w:vAlign w:val="center"/>
            <w:hideMark/>
          </w:tcPr>
          <w:p w14:paraId="4EDE0B58" w14:textId="77777777" w:rsidR="00665A11" w:rsidRPr="00665A11" w:rsidRDefault="00665A11" w:rsidP="00665A11">
            <w:pPr>
              <w:spacing w:after="0"/>
              <w:jc w:val="center"/>
              <w:rPr>
                <w:color w:val="000000"/>
                <w:sz w:val="24"/>
              </w:rPr>
            </w:pPr>
            <w:r w:rsidRPr="00665A11">
              <w:rPr>
                <w:color w:val="000000"/>
                <w:sz w:val="24"/>
              </w:rPr>
              <w:t>2B5</w:t>
            </w:r>
          </w:p>
        </w:tc>
        <w:tc>
          <w:tcPr>
            <w:tcW w:w="1012" w:type="pct"/>
            <w:tcBorders>
              <w:top w:val="nil"/>
              <w:left w:val="nil"/>
              <w:bottom w:val="single" w:sz="8" w:space="0" w:color="auto"/>
              <w:right w:val="single" w:sz="8" w:space="0" w:color="auto"/>
            </w:tcBorders>
            <w:vAlign w:val="center"/>
            <w:hideMark/>
          </w:tcPr>
          <w:p w14:paraId="37661A58" w14:textId="77777777" w:rsidR="00665A11" w:rsidRPr="00665A11" w:rsidRDefault="00665A11" w:rsidP="00665A11">
            <w:pPr>
              <w:spacing w:after="0"/>
              <w:jc w:val="both"/>
              <w:rPr>
                <w:color w:val="000000"/>
                <w:sz w:val="24"/>
                <w:highlight w:val="yellow"/>
              </w:rPr>
            </w:pPr>
            <w:bookmarkStart w:id="7" w:name="_Hlk213537006"/>
            <w:r w:rsidRPr="00665A11">
              <w:rPr>
                <w:color w:val="000000"/>
                <w:sz w:val="24"/>
                <w:highlight w:val="yellow"/>
              </w:rPr>
              <w:t>Sản xuất Silic cacbua</w:t>
            </w:r>
            <w:bookmarkEnd w:id="7"/>
          </w:p>
        </w:tc>
        <w:tc>
          <w:tcPr>
            <w:tcW w:w="630" w:type="pct"/>
            <w:tcBorders>
              <w:top w:val="nil"/>
              <w:left w:val="nil"/>
              <w:bottom w:val="single" w:sz="8" w:space="0" w:color="auto"/>
              <w:right w:val="single" w:sz="8" w:space="0" w:color="auto"/>
            </w:tcBorders>
            <w:vAlign w:val="center"/>
            <w:hideMark/>
          </w:tcPr>
          <w:p w14:paraId="630D609B" w14:textId="2A3D0528" w:rsidR="00665A11" w:rsidRPr="00665A11" w:rsidRDefault="00665A11" w:rsidP="00665A11">
            <w:pPr>
              <w:spacing w:after="0"/>
              <w:jc w:val="right"/>
              <w:rPr>
                <w:color w:val="000000"/>
                <w:sz w:val="24"/>
              </w:rPr>
            </w:pPr>
            <w:r w:rsidRPr="00665A11">
              <w:rPr>
                <w:color w:val="000000"/>
                <w:sz w:val="24"/>
              </w:rPr>
              <w:t xml:space="preserve">           157</w:t>
            </w:r>
            <w:r w:rsidR="0061100A">
              <w:rPr>
                <w:color w:val="000000"/>
                <w:sz w:val="24"/>
              </w:rPr>
              <w:t>,</w:t>
            </w:r>
            <w:r w:rsidRPr="00665A11">
              <w:rPr>
                <w:color w:val="000000"/>
                <w:sz w:val="24"/>
              </w:rPr>
              <w:t xml:space="preserve">20 </w:t>
            </w:r>
          </w:p>
        </w:tc>
        <w:tc>
          <w:tcPr>
            <w:tcW w:w="574" w:type="pct"/>
            <w:tcBorders>
              <w:top w:val="nil"/>
              <w:left w:val="nil"/>
              <w:bottom w:val="single" w:sz="8" w:space="0" w:color="auto"/>
              <w:right w:val="single" w:sz="8" w:space="0" w:color="auto"/>
            </w:tcBorders>
            <w:vAlign w:val="center"/>
            <w:hideMark/>
          </w:tcPr>
          <w:p w14:paraId="134014D2" w14:textId="2D9D9EB2" w:rsidR="00665A11" w:rsidRPr="00665A11" w:rsidRDefault="00665A11" w:rsidP="00665A11">
            <w:pPr>
              <w:spacing w:after="0"/>
              <w:jc w:val="right"/>
              <w:rPr>
                <w:color w:val="000000"/>
                <w:sz w:val="24"/>
              </w:rPr>
            </w:pPr>
            <w:r w:rsidRPr="00665A11">
              <w:rPr>
                <w:color w:val="000000"/>
                <w:sz w:val="24"/>
              </w:rPr>
              <w:t xml:space="preserve">             19</w:t>
            </w:r>
            <w:r w:rsidR="0061100A">
              <w:rPr>
                <w:color w:val="000000"/>
                <w:sz w:val="24"/>
              </w:rPr>
              <w:t>,</w:t>
            </w:r>
            <w:r w:rsidRPr="00665A11">
              <w:rPr>
                <w:color w:val="000000"/>
                <w:sz w:val="24"/>
              </w:rPr>
              <w:t xml:space="preserve">49 </w:t>
            </w:r>
          </w:p>
        </w:tc>
        <w:tc>
          <w:tcPr>
            <w:tcW w:w="574" w:type="pct"/>
            <w:tcBorders>
              <w:top w:val="nil"/>
              <w:left w:val="nil"/>
              <w:bottom w:val="single" w:sz="8" w:space="0" w:color="auto"/>
              <w:right w:val="single" w:sz="8" w:space="0" w:color="auto"/>
            </w:tcBorders>
            <w:shd w:val="clear" w:color="000000" w:fill="A6A6A6"/>
            <w:vAlign w:val="center"/>
            <w:hideMark/>
          </w:tcPr>
          <w:p w14:paraId="1C6B6F18" w14:textId="77777777" w:rsidR="00665A11" w:rsidRPr="00665A11" w:rsidRDefault="00665A11" w:rsidP="00665A11">
            <w:pPr>
              <w:spacing w:after="0"/>
              <w:jc w:val="right"/>
              <w:rPr>
                <w:color w:val="000000"/>
                <w:sz w:val="24"/>
              </w:rPr>
            </w:pPr>
            <w:r w:rsidRPr="00665A11">
              <w:rPr>
                <w:color w:val="000000"/>
                <w:sz w:val="24"/>
              </w:rPr>
              <w:t> </w:t>
            </w:r>
          </w:p>
        </w:tc>
        <w:tc>
          <w:tcPr>
            <w:tcW w:w="575" w:type="pct"/>
            <w:tcBorders>
              <w:top w:val="nil"/>
              <w:left w:val="nil"/>
              <w:bottom w:val="single" w:sz="8" w:space="0" w:color="auto"/>
              <w:right w:val="single" w:sz="8" w:space="0" w:color="auto"/>
            </w:tcBorders>
            <w:shd w:val="clear" w:color="000000" w:fill="A6A6A6"/>
            <w:vAlign w:val="center"/>
            <w:hideMark/>
          </w:tcPr>
          <w:p w14:paraId="6091A50A" w14:textId="77777777" w:rsidR="00665A11" w:rsidRPr="00665A11" w:rsidRDefault="00665A11" w:rsidP="00665A11">
            <w:pPr>
              <w:spacing w:after="0"/>
              <w:jc w:val="right"/>
              <w:rPr>
                <w:color w:val="000000"/>
                <w:sz w:val="24"/>
              </w:rPr>
            </w:pPr>
            <w:r w:rsidRPr="00665A11">
              <w:rPr>
                <w:color w:val="000000"/>
                <w:sz w:val="24"/>
              </w:rPr>
              <w:t> </w:t>
            </w:r>
          </w:p>
        </w:tc>
        <w:tc>
          <w:tcPr>
            <w:tcW w:w="630" w:type="pct"/>
            <w:tcBorders>
              <w:top w:val="nil"/>
              <w:left w:val="nil"/>
              <w:bottom w:val="single" w:sz="8" w:space="0" w:color="auto"/>
              <w:right w:val="single" w:sz="8" w:space="0" w:color="auto"/>
            </w:tcBorders>
            <w:vAlign w:val="center"/>
            <w:hideMark/>
          </w:tcPr>
          <w:p w14:paraId="4E7548BF" w14:textId="642EF769" w:rsidR="00665A11" w:rsidRPr="00665A11" w:rsidRDefault="00665A11" w:rsidP="00665A11">
            <w:pPr>
              <w:spacing w:after="0"/>
              <w:jc w:val="right"/>
              <w:rPr>
                <w:color w:val="000000"/>
                <w:sz w:val="24"/>
              </w:rPr>
            </w:pPr>
            <w:r w:rsidRPr="00665A11">
              <w:rPr>
                <w:color w:val="000000"/>
                <w:sz w:val="24"/>
              </w:rPr>
              <w:t xml:space="preserve">           176</w:t>
            </w:r>
            <w:r w:rsidR="0061100A">
              <w:rPr>
                <w:color w:val="000000"/>
                <w:sz w:val="24"/>
              </w:rPr>
              <w:t>,</w:t>
            </w:r>
            <w:r w:rsidRPr="00665A11">
              <w:rPr>
                <w:color w:val="000000"/>
                <w:sz w:val="24"/>
              </w:rPr>
              <w:t xml:space="preserve">69 </w:t>
            </w:r>
          </w:p>
        </w:tc>
        <w:tc>
          <w:tcPr>
            <w:tcW w:w="575" w:type="pct"/>
            <w:tcBorders>
              <w:top w:val="nil"/>
              <w:left w:val="nil"/>
              <w:bottom w:val="single" w:sz="8" w:space="0" w:color="auto"/>
              <w:right w:val="single" w:sz="8" w:space="0" w:color="auto"/>
            </w:tcBorders>
            <w:vAlign w:val="center"/>
            <w:hideMark/>
          </w:tcPr>
          <w:p w14:paraId="0474B89B" w14:textId="77777777" w:rsidR="00665A11" w:rsidRPr="00665A11" w:rsidRDefault="00665A11" w:rsidP="00665A11">
            <w:pPr>
              <w:spacing w:after="0"/>
              <w:jc w:val="center"/>
              <w:rPr>
                <w:color w:val="000000"/>
                <w:sz w:val="24"/>
              </w:rPr>
            </w:pPr>
            <w:r w:rsidRPr="00665A11">
              <w:rPr>
                <w:color w:val="000000"/>
                <w:sz w:val="24"/>
              </w:rPr>
              <w:t> </w:t>
            </w:r>
          </w:p>
        </w:tc>
      </w:tr>
      <w:tr w:rsidR="0061100A" w:rsidRPr="00665A11" w14:paraId="69C9A247" w14:textId="77777777" w:rsidTr="0061100A">
        <w:trPr>
          <w:trHeight w:val="320"/>
        </w:trPr>
        <w:tc>
          <w:tcPr>
            <w:tcW w:w="430" w:type="pct"/>
            <w:tcBorders>
              <w:top w:val="nil"/>
              <w:left w:val="single" w:sz="8" w:space="0" w:color="auto"/>
              <w:bottom w:val="single" w:sz="8" w:space="0" w:color="auto"/>
              <w:right w:val="single" w:sz="8" w:space="0" w:color="auto"/>
            </w:tcBorders>
            <w:vAlign w:val="center"/>
            <w:hideMark/>
          </w:tcPr>
          <w:p w14:paraId="4286034D" w14:textId="77777777" w:rsidR="00665A11" w:rsidRPr="00665A11" w:rsidRDefault="00665A11" w:rsidP="00665A11">
            <w:pPr>
              <w:spacing w:after="0"/>
              <w:jc w:val="center"/>
              <w:rPr>
                <w:color w:val="000000"/>
                <w:sz w:val="24"/>
              </w:rPr>
            </w:pPr>
            <w:r w:rsidRPr="00665A11">
              <w:rPr>
                <w:color w:val="000000"/>
                <w:sz w:val="24"/>
              </w:rPr>
              <w:t>2B6</w:t>
            </w:r>
          </w:p>
        </w:tc>
        <w:tc>
          <w:tcPr>
            <w:tcW w:w="1012" w:type="pct"/>
            <w:tcBorders>
              <w:top w:val="nil"/>
              <w:left w:val="nil"/>
              <w:bottom w:val="single" w:sz="8" w:space="0" w:color="auto"/>
              <w:right w:val="single" w:sz="8" w:space="0" w:color="auto"/>
            </w:tcBorders>
            <w:vAlign w:val="center"/>
            <w:hideMark/>
          </w:tcPr>
          <w:p w14:paraId="2A3970FF" w14:textId="77777777" w:rsidR="00665A11" w:rsidRPr="00665A11" w:rsidRDefault="00665A11" w:rsidP="00665A11">
            <w:pPr>
              <w:spacing w:after="0"/>
              <w:jc w:val="both"/>
              <w:rPr>
                <w:color w:val="000000"/>
                <w:sz w:val="24"/>
              </w:rPr>
            </w:pPr>
            <w:r w:rsidRPr="00665A11">
              <w:rPr>
                <w:color w:val="000000"/>
                <w:sz w:val="24"/>
              </w:rPr>
              <w:t>Sản xuất titanium dioxide</w:t>
            </w:r>
          </w:p>
        </w:tc>
        <w:tc>
          <w:tcPr>
            <w:tcW w:w="630" w:type="pct"/>
            <w:tcBorders>
              <w:top w:val="nil"/>
              <w:left w:val="nil"/>
              <w:bottom w:val="single" w:sz="8" w:space="0" w:color="auto"/>
              <w:right w:val="single" w:sz="8" w:space="0" w:color="auto"/>
            </w:tcBorders>
            <w:vAlign w:val="center"/>
            <w:hideMark/>
          </w:tcPr>
          <w:p w14:paraId="78B0C02C" w14:textId="77777777" w:rsidR="00665A11" w:rsidRPr="00665A11" w:rsidRDefault="00665A11" w:rsidP="00665A11">
            <w:pPr>
              <w:spacing w:after="0"/>
              <w:jc w:val="center"/>
              <w:rPr>
                <w:color w:val="000000"/>
                <w:sz w:val="24"/>
              </w:rPr>
            </w:pPr>
            <w:r w:rsidRPr="00665A11">
              <w:rPr>
                <w:color w:val="000000"/>
                <w:sz w:val="24"/>
              </w:rPr>
              <w:t xml:space="preserve"> NO </w:t>
            </w:r>
          </w:p>
        </w:tc>
        <w:tc>
          <w:tcPr>
            <w:tcW w:w="574" w:type="pct"/>
            <w:tcBorders>
              <w:top w:val="nil"/>
              <w:left w:val="nil"/>
              <w:bottom w:val="single" w:sz="8" w:space="0" w:color="auto"/>
              <w:right w:val="single" w:sz="8" w:space="0" w:color="auto"/>
            </w:tcBorders>
            <w:vAlign w:val="center"/>
            <w:hideMark/>
          </w:tcPr>
          <w:p w14:paraId="2FC95A83" w14:textId="77777777" w:rsidR="00665A11" w:rsidRPr="00665A11" w:rsidRDefault="00665A11" w:rsidP="00665A11">
            <w:pPr>
              <w:spacing w:after="0"/>
              <w:jc w:val="center"/>
              <w:rPr>
                <w:color w:val="000000"/>
                <w:sz w:val="24"/>
              </w:rPr>
            </w:pPr>
            <w:r w:rsidRPr="00665A11">
              <w:rPr>
                <w:color w:val="000000"/>
                <w:sz w:val="24"/>
              </w:rPr>
              <w:t>NO</w:t>
            </w:r>
          </w:p>
        </w:tc>
        <w:tc>
          <w:tcPr>
            <w:tcW w:w="574" w:type="pct"/>
            <w:tcBorders>
              <w:top w:val="nil"/>
              <w:left w:val="nil"/>
              <w:bottom w:val="single" w:sz="8" w:space="0" w:color="auto"/>
              <w:right w:val="single" w:sz="8" w:space="0" w:color="auto"/>
            </w:tcBorders>
            <w:vAlign w:val="center"/>
            <w:hideMark/>
          </w:tcPr>
          <w:p w14:paraId="5AA21740" w14:textId="77777777" w:rsidR="00665A11" w:rsidRPr="00665A11" w:rsidRDefault="00665A11" w:rsidP="00665A11">
            <w:pPr>
              <w:spacing w:after="0"/>
              <w:jc w:val="center"/>
              <w:rPr>
                <w:color w:val="000000"/>
                <w:sz w:val="24"/>
              </w:rPr>
            </w:pPr>
            <w:r w:rsidRPr="00665A11">
              <w:rPr>
                <w:color w:val="000000"/>
                <w:sz w:val="24"/>
              </w:rPr>
              <w:t>NO</w:t>
            </w:r>
          </w:p>
        </w:tc>
        <w:tc>
          <w:tcPr>
            <w:tcW w:w="575" w:type="pct"/>
            <w:tcBorders>
              <w:top w:val="nil"/>
              <w:left w:val="nil"/>
              <w:bottom w:val="single" w:sz="8" w:space="0" w:color="auto"/>
              <w:right w:val="single" w:sz="8" w:space="0" w:color="auto"/>
            </w:tcBorders>
            <w:vAlign w:val="center"/>
            <w:hideMark/>
          </w:tcPr>
          <w:p w14:paraId="1762CCEB" w14:textId="77777777" w:rsidR="00665A11" w:rsidRPr="00665A11" w:rsidRDefault="00665A11" w:rsidP="00665A11">
            <w:pPr>
              <w:spacing w:after="0"/>
              <w:jc w:val="center"/>
              <w:rPr>
                <w:color w:val="000000"/>
                <w:sz w:val="24"/>
              </w:rPr>
            </w:pPr>
            <w:r w:rsidRPr="00665A11">
              <w:rPr>
                <w:color w:val="000000"/>
                <w:sz w:val="24"/>
              </w:rPr>
              <w:t>NO</w:t>
            </w:r>
          </w:p>
        </w:tc>
        <w:tc>
          <w:tcPr>
            <w:tcW w:w="630" w:type="pct"/>
            <w:tcBorders>
              <w:top w:val="nil"/>
              <w:left w:val="nil"/>
              <w:bottom w:val="single" w:sz="8" w:space="0" w:color="auto"/>
              <w:right w:val="single" w:sz="8" w:space="0" w:color="auto"/>
            </w:tcBorders>
            <w:vAlign w:val="center"/>
            <w:hideMark/>
          </w:tcPr>
          <w:p w14:paraId="445BFE9B" w14:textId="77777777" w:rsidR="00665A11" w:rsidRPr="00665A11" w:rsidRDefault="00665A11" w:rsidP="00665A11">
            <w:pPr>
              <w:spacing w:after="0"/>
              <w:jc w:val="center"/>
              <w:rPr>
                <w:color w:val="000000"/>
                <w:sz w:val="24"/>
              </w:rPr>
            </w:pPr>
            <w:r w:rsidRPr="00665A11">
              <w:rPr>
                <w:color w:val="000000"/>
                <w:sz w:val="24"/>
              </w:rPr>
              <w:t xml:space="preserve"> NO </w:t>
            </w:r>
          </w:p>
        </w:tc>
        <w:tc>
          <w:tcPr>
            <w:tcW w:w="575" w:type="pct"/>
            <w:tcBorders>
              <w:top w:val="nil"/>
              <w:left w:val="nil"/>
              <w:bottom w:val="single" w:sz="8" w:space="0" w:color="auto"/>
              <w:right w:val="single" w:sz="8" w:space="0" w:color="auto"/>
            </w:tcBorders>
            <w:vAlign w:val="center"/>
            <w:hideMark/>
          </w:tcPr>
          <w:p w14:paraId="184352BC" w14:textId="77777777" w:rsidR="00665A11" w:rsidRPr="00665A11" w:rsidRDefault="00665A11" w:rsidP="00665A11">
            <w:pPr>
              <w:spacing w:after="0"/>
              <w:jc w:val="center"/>
              <w:rPr>
                <w:color w:val="000000"/>
                <w:sz w:val="24"/>
              </w:rPr>
            </w:pPr>
            <w:r w:rsidRPr="00665A11">
              <w:rPr>
                <w:color w:val="000000"/>
                <w:sz w:val="24"/>
              </w:rPr>
              <w:t xml:space="preserve">  NO  </w:t>
            </w:r>
          </w:p>
        </w:tc>
      </w:tr>
      <w:tr w:rsidR="0061100A" w:rsidRPr="00665A11" w14:paraId="419EAAF8" w14:textId="77777777" w:rsidTr="0061100A">
        <w:trPr>
          <w:trHeight w:val="320"/>
        </w:trPr>
        <w:tc>
          <w:tcPr>
            <w:tcW w:w="430" w:type="pct"/>
            <w:tcBorders>
              <w:top w:val="nil"/>
              <w:left w:val="single" w:sz="8" w:space="0" w:color="auto"/>
              <w:bottom w:val="single" w:sz="8" w:space="0" w:color="auto"/>
              <w:right w:val="single" w:sz="8" w:space="0" w:color="auto"/>
            </w:tcBorders>
            <w:vAlign w:val="center"/>
            <w:hideMark/>
          </w:tcPr>
          <w:p w14:paraId="77636F88" w14:textId="77777777" w:rsidR="00665A11" w:rsidRPr="00665A11" w:rsidRDefault="00665A11" w:rsidP="00665A11">
            <w:pPr>
              <w:spacing w:after="0"/>
              <w:jc w:val="center"/>
              <w:rPr>
                <w:color w:val="000000"/>
                <w:sz w:val="24"/>
              </w:rPr>
            </w:pPr>
            <w:r w:rsidRPr="00665A11">
              <w:rPr>
                <w:color w:val="000000"/>
                <w:sz w:val="24"/>
              </w:rPr>
              <w:t>2B7</w:t>
            </w:r>
          </w:p>
        </w:tc>
        <w:tc>
          <w:tcPr>
            <w:tcW w:w="1012" w:type="pct"/>
            <w:tcBorders>
              <w:top w:val="nil"/>
              <w:left w:val="nil"/>
              <w:bottom w:val="single" w:sz="8" w:space="0" w:color="auto"/>
              <w:right w:val="single" w:sz="8" w:space="0" w:color="auto"/>
            </w:tcBorders>
            <w:vAlign w:val="center"/>
            <w:hideMark/>
          </w:tcPr>
          <w:p w14:paraId="3CBAAA45" w14:textId="77777777" w:rsidR="00665A11" w:rsidRPr="00665A11" w:rsidRDefault="00665A11" w:rsidP="00665A11">
            <w:pPr>
              <w:spacing w:after="0"/>
              <w:jc w:val="both"/>
              <w:rPr>
                <w:color w:val="000000"/>
                <w:sz w:val="24"/>
              </w:rPr>
            </w:pPr>
            <w:r w:rsidRPr="00665A11">
              <w:rPr>
                <w:color w:val="000000"/>
                <w:sz w:val="24"/>
              </w:rPr>
              <w:t>Sản xuất Soda Ash</w:t>
            </w:r>
          </w:p>
        </w:tc>
        <w:tc>
          <w:tcPr>
            <w:tcW w:w="630" w:type="pct"/>
            <w:tcBorders>
              <w:top w:val="nil"/>
              <w:left w:val="nil"/>
              <w:bottom w:val="single" w:sz="8" w:space="0" w:color="auto"/>
              <w:right w:val="single" w:sz="8" w:space="0" w:color="auto"/>
            </w:tcBorders>
            <w:vAlign w:val="center"/>
            <w:hideMark/>
          </w:tcPr>
          <w:p w14:paraId="6022E844" w14:textId="77777777" w:rsidR="00665A11" w:rsidRPr="00665A11" w:rsidRDefault="00665A11" w:rsidP="00665A11">
            <w:pPr>
              <w:spacing w:after="0"/>
              <w:jc w:val="center"/>
              <w:rPr>
                <w:color w:val="000000"/>
                <w:sz w:val="24"/>
              </w:rPr>
            </w:pPr>
            <w:r w:rsidRPr="00665A11">
              <w:rPr>
                <w:color w:val="000000"/>
                <w:sz w:val="24"/>
              </w:rPr>
              <w:t xml:space="preserve"> NO </w:t>
            </w:r>
          </w:p>
        </w:tc>
        <w:tc>
          <w:tcPr>
            <w:tcW w:w="574" w:type="pct"/>
            <w:tcBorders>
              <w:top w:val="nil"/>
              <w:left w:val="nil"/>
              <w:bottom w:val="single" w:sz="8" w:space="0" w:color="auto"/>
              <w:right w:val="single" w:sz="8" w:space="0" w:color="auto"/>
            </w:tcBorders>
            <w:vAlign w:val="center"/>
            <w:hideMark/>
          </w:tcPr>
          <w:p w14:paraId="36355251" w14:textId="77777777" w:rsidR="00665A11" w:rsidRPr="00665A11" w:rsidRDefault="00665A11" w:rsidP="00665A11">
            <w:pPr>
              <w:spacing w:after="0"/>
              <w:jc w:val="center"/>
              <w:rPr>
                <w:color w:val="000000"/>
                <w:sz w:val="24"/>
              </w:rPr>
            </w:pPr>
            <w:r w:rsidRPr="00665A11">
              <w:rPr>
                <w:color w:val="000000"/>
                <w:sz w:val="24"/>
              </w:rPr>
              <w:t>NO</w:t>
            </w:r>
          </w:p>
        </w:tc>
        <w:tc>
          <w:tcPr>
            <w:tcW w:w="574" w:type="pct"/>
            <w:tcBorders>
              <w:top w:val="nil"/>
              <w:left w:val="nil"/>
              <w:bottom w:val="single" w:sz="8" w:space="0" w:color="auto"/>
              <w:right w:val="single" w:sz="8" w:space="0" w:color="auto"/>
            </w:tcBorders>
            <w:vAlign w:val="center"/>
            <w:hideMark/>
          </w:tcPr>
          <w:p w14:paraId="36A3D08F" w14:textId="77777777" w:rsidR="00665A11" w:rsidRPr="00665A11" w:rsidRDefault="00665A11" w:rsidP="00665A11">
            <w:pPr>
              <w:spacing w:after="0"/>
              <w:jc w:val="center"/>
              <w:rPr>
                <w:color w:val="000000"/>
                <w:sz w:val="24"/>
              </w:rPr>
            </w:pPr>
            <w:r w:rsidRPr="00665A11">
              <w:rPr>
                <w:color w:val="000000"/>
                <w:sz w:val="24"/>
              </w:rPr>
              <w:t>NO</w:t>
            </w:r>
          </w:p>
        </w:tc>
        <w:tc>
          <w:tcPr>
            <w:tcW w:w="575" w:type="pct"/>
            <w:tcBorders>
              <w:top w:val="nil"/>
              <w:left w:val="nil"/>
              <w:bottom w:val="single" w:sz="8" w:space="0" w:color="auto"/>
              <w:right w:val="single" w:sz="8" w:space="0" w:color="auto"/>
            </w:tcBorders>
            <w:vAlign w:val="center"/>
            <w:hideMark/>
          </w:tcPr>
          <w:p w14:paraId="4584BD57" w14:textId="77777777" w:rsidR="00665A11" w:rsidRPr="00665A11" w:rsidRDefault="00665A11" w:rsidP="00665A11">
            <w:pPr>
              <w:spacing w:after="0"/>
              <w:jc w:val="center"/>
              <w:rPr>
                <w:color w:val="000000"/>
                <w:sz w:val="24"/>
              </w:rPr>
            </w:pPr>
            <w:r w:rsidRPr="00665A11">
              <w:rPr>
                <w:color w:val="000000"/>
                <w:sz w:val="24"/>
              </w:rPr>
              <w:t>NO</w:t>
            </w:r>
          </w:p>
        </w:tc>
        <w:tc>
          <w:tcPr>
            <w:tcW w:w="630" w:type="pct"/>
            <w:tcBorders>
              <w:top w:val="nil"/>
              <w:left w:val="nil"/>
              <w:bottom w:val="single" w:sz="8" w:space="0" w:color="auto"/>
              <w:right w:val="single" w:sz="8" w:space="0" w:color="auto"/>
            </w:tcBorders>
            <w:vAlign w:val="center"/>
            <w:hideMark/>
          </w:tcPr>
          <w:p w14:paraId="10607FB6" w14:textId="77777777" w:rsidR="00665A11" w:rsidRPr="00665A11" w:rsidRDefault="00665A11" w:rsidP="00665A11">
            <w:pPr>
              <w:spacing w:after="0"/>
              <w:jc w:val="center"/>
              <w:rPr>
                <w:color w:val="000000"/>
                <w:sz w:val="24"/>
              </w:rPr>
            </w:pPr>
            <w:r w:rsidRPr="00665A11">
              <w:rPr>
                <w:color w:val="000000"/>
                <w:sz w:val="24"/>
              </w:rPr>
              <w:t xml:space="preserve"> NO </w:t>
            </w:r>
          </w:p>
        </w:tc>
        <w:tc>
          <w:tcPr>
            <w:tcW w:w="575" w:type="pct"/>
            <w:tcBorders>
              <w:top w:val="nil"/>
              <w:left w:val="nil"/>
              <w:bottom w:val="single" w:sz="8" w:space="0" w:color="auto"/>
              <w:right w:val="single" w:sz="8" w:space="0" w:color="auto"/>
            </w:tcBorders>
            <w:vAlign w:val="center"/>
            <w:hideMark/>
          </w:tcPr>
          <w:p w14:paraId="61101912" w14:textId="77777777" w:rsidR="00665A11" w:rsidRPr="00665A11" w:rsidRDefault="00665A11" w:rsidP="00665A11">
            <w:pPr>
              <w:spacing w:after="0"/>
              <w:jc w:val="center"/>
              <w:rPr>
                <w:color w:val="000000"/>
                <w:sz w:val="24"/>
              </w:rPr>
            </w:pPr>
            <w:r w:rsidRPr="00665A11">
              <w:rPr>
                <w:color w:val="000000"/>
                <w:sz w:val="24"/>
              </w:rPr>
              <w:t xml:space="preserve">  NO  </w:t>
            </w:r>
          </w:p>
        </w:tc>
      </w:tr>
      <w:tr w:rsidR="0061100A" w:rsidRPr="00665A11" w14:paraId="624AB60B" w14:textId="77777777" w:rsidTr="0061100A">
        <w:trPr>
          <w:trHeight w:val="630"/>
        </w:trPr>
        <w:tc>
          <w:tcPr>
            <w:tcW w:w="430" w:type="pct"/>
            <w:tcBorders>
              <w:top w:val="nil"/>
              <w:left w:val="single" w:sz="8" w:space="0" w:color="auto"/>
              <w:bottom w:val="single" w:sz="8" w:space="0" w:color="auto"/>
              <w:right w:val="single" w:sz="8" w:space="0" w:color="auto"/>
            </w:tcBorders>
            <w:vAlign w:val="center"/>
            <w:hideMark/>
          </w:tcPr>
          <w:p w14:paraId="7F11C75A" w14:textId="77777777" w:rsidR="00665A11" w:rsidRPr="00665A11" w:rsidRDefault="00665A11" w:rsidP="00665A11">
            <w:pPr>
              <w:spacing w:after="0"/>
              <w:jc w:val="center"/>
              <w:rPr>
                <w:color w:val="000000"/>
                <w:sz w:val="24"/>
              </w:rPr>
            </w:pPr>
            <w:r w:rsidRPr="00665A11">
              <w:rPr>
                <w:color w:val="000000"/>
                <w:sz w:val="24"/>
              </w:rPr>
              <w:t>2B8</w:t>
            </w:r>
          </w:p>
        </w:tc>
        <w:tc>
          <w:tcPr>
            <w:tcW w:w="1012" w:type="pct"/>
            <w:tcBorders>
              <w:top w:val="nil"/>
              <w:left w:val="nil"/>
              <w:bottom w:val="single" w:sz="8" w:space="0" w:color="auto"/>
              <w:right w:val="single" w:sz="8" w:space="0" w:color="auto"/>
            </w:tcBorders>
            <w:vAlign w:val="center"/>
            <w:hideMark/>
          </w:tcPr>
          <w:p w14:paraId="6819D109" w14:textId="77777777" w:rsidR="00665A11" w:rsidRPr="00665A11" w:rsidRDefault="00665A11" w:rsidP="00665A11">
            <w:pPr>
              <w:spacing w:after="0"/>
              <w:jc w:val="both"/>
              <w:rPr>
                <w:color w:val="000000"/>
                <w:sz w:val="24"/>
              </w:rPr>
            </w:pPr>
            <w:r w:rsidRPr="00665A11">
              <w:rPr>
                <w:color w:val="000000"/>
                <w:sz w:val="24"/>
              </w:rPr>
              <w:t>Hóa dầu và sản xuất muội than</w:t>
            </w:r>
          </w:p>
        </w:tc>
        <w:tc>
          <w:tcPr>
            <w:tcW w:w="630" w:type="pct"/>
            <w:tcBorders>
              <w:top w:val="nil"/>
              <w:left w:val="nil"/>
              <w:bottom w:val="single" w:sz="8" w:space="0" w:color="auto"/>
              <w:right w:val="single" w:sz="8" w:space="0" w:color="auto"/>
            </w:tcBorders>
            <w:vAlign w:val="center"/>
            <w:hideMark/>
          </w:tcPr>
          <w:p w14:paraId="41754486" w14:textId="77777777" w:rsidR="00665A11" w:rsidRPr="00665A11" w:rsidRDefault="00665A11" w:rsidP="00665A11">
            <w:pPr>
              <w:spacing w:after="0"/>
              <w:jc w:val="center"/>
              <w:rPr>
                <w:color w:val="000000"/>
                <w:sz w:val="24"/>
              </w:rPr>
            </w:pPr>
            <w:r w:rsidRPr="00665A11">
              <w:rPr>
                <w:color w:val="000000"/>
                <w:sz w:val="24"/>
              </w:rPr>
              <w:t xml:space="preserve"> NO </w:t>
            </w:r>
          </w:p>
        </w:tc>
        <w:tc>
          <w:tcPr>
            <w:tcW w:w="574" w:type="pct"/>
            <w:tcBorders>
              <w:top w:val="nil"/>
              <w:left w:val="nil"/>
              <w:bottom w:val="single" w:sz="8" w:space="0" w:color="auto"/>
              <w:right w:val="single" w:sz="8" w:space="0" w:color="auto"/>
            </w:tcBorders>
            <w:vAlign w:val="center"/>
            <w:hideMark/>
          </w:tcPr>
          <w:p w14:paraId="4AD2A4FE" w14:textId="77777777" w:rsidR="00665A11" w:rsidRPr="00665A11" w:rsidRDefault="00665A11" w:rsidP="00665A11">
            <w:pPr>
              <w:spacing w:after="0"/>
              <w:jc w:val="center"/>
              <w:rPr>
                <w:color w:val="000000"/>
                <w:sz w:val="24"/>
              </w:rPr>
            </w:pPr>
            <w:r w:rsidRPr="00665A11">
              <w:rPr>
                <w:color w:val="000000"/>
                <w:sz w:val="24"/>
              </w:rPr>
              <w:t>NO</w:t>
            </w:r>
          </w:p>
        </w:tc>
        <w:tc>
          <w:tcPr>
            <w:tcW w:w="574" w:type="pct"/>
            <w:tcBorders>
              <w:top w:val="nil"/>
              <w:left w:val="nil"/>
              <w:bottom w:val="single" w:sz="8" w:space="0" w:color="auto"/>
              <w:right w:val="single" w:sz="8" w:space="0" w:color="auto"/>
            </w:tcBorders>
            <w:vAlign w:val="center"/>
            <w:hideMark/>
          </w:tcPr>
          <w:p w14:paraId="0E1075B9" w14:textId="77777777" w:rsidR="00665A11" w:rsidRPr="00665A11" w:rsidRDefault="00665A11" w:rsidP="00665A11">
            <w:pPr>
              <w:spacing w:after="0"/>
              <w:jc w:val="center"/>
              <w:rPr>
                <w:color w:val="000000"/>
                <w:sz w:val="24"/>
              </w:rPr>
            </w:pPr>
            <w:r w:rsidRPr="00665A11">
              <w:rPr>
                <w:color w:val="000000"/>
                <w:sz w:val="24"/>
              </w:rPr>
              <w:t>NO</w:t>
            </w:r>
          </w:p>
        </w:tc>
        <w:tc>
          <w:tcPr>
            <w:tcW w:w="575" w:type="pct"/>
            <w:tcBorders>
              <w:top w:val="nil"/>
              <w:left w:val="nil"/>
              <w:bottom w:val="single" w:sz="8" w:space="0" w:color="auto"/>
              <w:right w:val="single" w:sz="8" w:space="0" w:color="auto"/>
            </w:tcBorders>
            <w:vAlign w:val="center"/>
            <w:hideMark/>
          </w:tcPr>
          <w:p w14:paraId="2880FEB1" w14:textId="77777777" w:rsidR="00665A11" w:rsidRPr="00665A11" w:rsidRDefault="00665A11" w:rsidP="00665A11">
            <w:pPr>
              <w:spacing w:after="0"/>
              <w:jc w:val="center"/>
              <w:rPr>
                <w:color w:val="000000"/>
                <w:sz w:val="24"/>
              </w:rPr>
            </w:pPr>
            <w:r w:rsidRPr="00665A11">
              <w:rPr>
                <w:color w:val="000000"/>
                <w:sz w:val="24"/>
              </w:rPr>
              <w:t>NO</w:t>
            </w:r>
          </w:p>
        </w:tc>
        <w:tc>
          <w:tcPr>
            <w:tcW w:w="630" w:type="pct"/>
            <w:tcBorders>
              <w:top w:val="nil"/>
              <w:left w:val="nil"/>
              <w:bottom w:val="single" w:sz="8" w:space="0" w:color="auto"/>
              <w:right w:val="single" w:sz="8" w:space="0" w:color="auto"/>
            </w:tcBorders>
            <w:vAlign w:val="center"/>
            <w:hideMark/>
          </w:tcPr>
          <w:p w14:paraId="77B7A6E3" w14:textId="77777777" w:rsidR="00665A11" w:rsidRPr="00665A11" w:rsidRDefault="00665A11" w:rsidP="00665A11">
            <w:pPr>
              <w:spacing w:after="0"/>
              <w:jc w:val="center"/>
              <w:rPr>
                <w:color w:val="000000"/>
                <w:sz w:val="24"/>
              </w:rPr>
            </w:pPr>
            <w:r w:rsidRPr="00665A11">
              <w:rPr>
                <w:color w:val="000000"/>
                <w:sz w:val="24"/>
              </w:rPr>
              <w:t xml:space="preserve"> NO </w:t>
            </w:r>
          </w:p>
        </w:tc>
        <w:tc>
          <w:tcPr>
            <w:tcW w:w="575" w:type="pct"/>
            <w:tcBorders>
              <w:top w:val="nil"/>
              <w:left w:val="nil"/>
              <w:bottom w:val="single" w:sz="8" w:space="0" w:color="auto"/>
              <w:right w:val="single" w:sz="8" w:space="0" w:color="auto"/>
            </w:tcBorders>
            <w:vAlign w:val="center"/>
            <w:hideMark/>
          </w:tcPr>
          <w:p w14:paraId="5B8A4375" w14:textId="77777777" w:rsidR="00665A11" w:rsidRPr="00665A11" w:rsidRDefault="00665A11" w:rsidP="00665A11">
            <w:pPr>
              <w:spacing w:after="0"/>
              <w:jc w:val="center"/>
              <w:rPr>
                <w:color w:val="000000"/>
                <w:sz w:val="24"/>
              </w:rPr>
            </w:pPr>
            <w:r w:rsidRPr="00665A11">
              <w:rPr>
                <w:color w:val="000000"/>
                <w:sz w:val="24"/>
              </w:rPr>
              <w:t xml:space="preserve">  NO  </w:t>
            </w:r>
          </w:p>
        </w:tc>
      </w:tr>
      <w:tr w:rsidR="0061100A" w:rsidRPr="00665A11" w14:paraId="7848C718" w14:textId="77777777" w:rsidTr="0061100A">
        <w:trPr>
          <w:trHeight w:val="630"/>
        </w:trPr>
        <w:tc>
          <w:tcPr>
            <w:tcW w:w="430" w:type="pct"/>
            <w:tcBorders>
              <w:top w:val="nil"/>
              <w:left w:val="single" w:sz="8" w:space="0" w:color="auto"/>
              <w:bottom w:val="single" w:sz="8" w:space="0" w:color="auto"/>
              <w:right w:val="single" w:sz="8" w:space="0" w:color="auto"/>
            </w:tcBorders>
            <w:vAlign w:val="center"/>
            <w:hideMark/>
          </w:tcPr>
          <w:p w14:paraId="6736BC54" w14:textId="77777777" w:rsidR="00665A11" w:rsidRPr="00665A11" w:rsidRDefault="00665A11" w:rsidP="00665A11">
            <w:pPr>
              <w:spacing w:after="0"/>
              <w:jc w:val="center"/>
              <w:rPr>
                <w:color w:val="000000"/>
                <w:sz w:val="24"/>
              </w:rPr>
            </w:pPr>
            <w:r w:rsidRPr="00665A11">
              <w:rPr>
                <w:color w:val="000000"/>
                <w:sz w:val="24"/>
              </w:rPr>
              <w:t>2B9</w:t>
            </w:r>
          </w:p>
        </w:tc>
        <w:tc>
          <w:tcPr>
            <w:tcW w:w="1012" w:type="pct"/>
            <w:tcBorders>
              <w:top w:val="nil"/>
              <w:left w:val="nil"/>
              <w:bottom w:val="single" w:sz="8" w:space="0" w:color="auto"/>
              <w:right w:val="single" w:sz="8" w:space="0" w:color="auto"/>
            </w:tcBorders>
            <w:vAlign w:val="center"/>
            <w:hideMark/>
          </w:tcPr>
          <w:p w14:paraId="39E3D7C7" w14:textId="77777777" w:rsidR="00665A11" w:rsidRPr="00665A11" w:rsidRDefault="00665A11" w:rsidP="00665A11">
            <w:pPr>
              <w:spacing w:after="0"/>
              <w:jc w:val="both"/>
              <w:rPr>
                <w:color w:val="000000"/>
                <w:sz w:val="24"/>
              </w:rPr>
            </w:pPr>
            <w:r w:rsidRPr="00665A11">
              <w:rPr>
                <w:color w:val="000000"/>
                <w:sz w:val="24"/>
              </w:rPr>
              <w:t>Sản xuất hóa chất huỳnh quang</w:t>
            </w:r>
          </w:p>
        </w:tc>
        <w:tc>
          <w:tcPr>
            <w:tcW w:w="630" w:type="pct"/>
            <w:tcBorders>
              <w:top w:val="nil"/>
              <w:left w:val="nil"/>
              <w:bottom w:val="single" w:sz="8" w:space="0" w:color="auto"/>
              <w:right w:val="single" w:sz="8" w:space="0" w:color="auto"/>
            </w:tcBorders>
            <w:vAlign w:val="center"/>
            <w:hideMark/>
          </w:tcPr>
          <w:p w14:paraId="74D9D165" w14:textId="77777777" w:rsidR="00665A11" w:rsidRPr="00665A11" w:rsidRDefault="00665A11" w:rsidP="00665A11">
            <w:pPr>
              <w:spacing w:after="0"/>
              <w:jc w:val="center"/>
              <w:rPr>
                <w:color w:val="000000"/>
                <w:sz w:val="24"/>
              </w:rPr>
            </w:pPr>
            <w:r w:rsidRPr="00665A11">
              <w:rPr>
                <w:color w:val="000000"/>
                <w:sz w:val="24"/>
              </w:rPr>
              <w:t xml:space="preserve"> NO </w:t>
            </w:r>
          </w:p>
        </w:tc>
        <w:tc>
          <w:tcPr>
            <w:tcW w:w="574" w:type="pct"/>
            <w:tcBorders>
              <w:top w:val="nil"/>
              <w:left w:val="nil"/>
              <w:bottom w:val="single" w:sz="8" w:space="0" w:color="auto"/>
              <w:right w:val="single" w:sz="8" w:space="0" w:color="auto"/>
            </w:tcBorders>
            <w:vAlign w:val="center"/>
            <w:hideMark/>
          </w:tcPr>
          <w:p w14:paraId="6343034E" w14:textId="77777777" w:rsidR="00665A11" w:rsidRPr="00665A11" w:rsidRDefault="00665A11" w:rsidP="00665A11">
            <w:pPr>
              <w:spacing w:after="0"/>
              <w:jc w:val="center"/>
              <w:rPr>
                <w:color w:val="000000"/>
                <w:sz w:val="24"/>
              </w:rPr>
            </w:pPr>
            <w:r w:rsidRPr="00665A11">
              <w:rPr>
                <w:color w:val="000000"/>
                <w:sz w:val="24"/>
              </w:rPr>
              <w:t>NO</w:t>
            </w:r>
          </w:p>
        </w:tc>
        <w:tc>
          <w:tcPr>
            <w:tcW w:w="574" w:type="pct"/>
            <w:tcBorders>
              <w:top w:val="nil"/>
              <w:left w:val="nil"/>
              <w:bottom w:val="single" w:sz="8" w:space="0" w:color="auto"/>
              <w:right w:val="single" w:sz="8" w:space="0" w:color="auto"/>
            </w:tcBorders>
            <w:vAlign w:val="center"/>
            <w:hideMark/>
          </w:tcPr>
          <w:p w14:paraId="1CE2ABAB" w14:textId="77777777" w:rsidR="00665A11" w:rsidRPr="00665A11" w:rsidRDefault="00665A11" w:rsidP="00665A11">
            <w:pPr>
              <w:spacing w:after="0"/>
              <w:jc w:val="center"/>
              <w:rPr>
                <w:color w:val="000000"/>
                <w:sz w:val="24"/>
              </w:rPr>
            </w:pPr>
            <w:r w:rsidRPr="00665A11">
              <w:rPr>
                <w:color w:val="000000"/>
                <w:sz w:val="24"/>
              </w:rPr>
              <w:t>NO</w:t>
            </w:r>
          </w:p>
        </w:tc>
        <w:tc>
          <w:tcPr>
            <w:tcW w:w="575" w:type="pct"/>
            <w:tcBorders>
              <w:top w:val="nil"/>
              <w:left w:val="nil"/>
              <w:bottom w:val="single" w:sz="8" w:space="0" w:color="auto"/>
              <w:right w:val="single" w:sz="8" w:space="0" w:color="auto"/>
            </w:tcBorders>
            <w:vAlign w:val="center"/>
            <w:hideMark/>
          </w:tcPr>
          <w:p w14:paraId="3EE07AEA" w14:textId="77777777" w:rsidR="00665A11" w:rsidRPr="00665A11" w:rsidRDefault="00665A11" w:rsidP="00665A11">
            <w:pPr>
              <w:spacing w:after="0"/>
              <w:jc w:val="center"/>
              <w:rPr>
                <w:color w:val="000000"/>
                <w:sz w:val="24"/>
              </w:rPr>
            </w:pPr>
            <w:r w:rsidRPr="00665A11">
              <w:rPr>
                <w:color w:val="000000"/>
                <w:sz w:val="24"/>
              </w:rPr>
              <w:t>NO</w:t>
            </w:r>
          </w:p>
        </w:tc>
        <w:tc>
          <w:tcPr>
            <w:tcW w:w="630" w:type="pct"/>
            <w:tcBorders>
              <w:top w:val="nil"/>
              <w:left w:val="nil"/>
              <w:bottom w:val="single" w:sz="8" w:space="0" w:color="auto"/>
              <w:right w:val="single" w:sz="8" w:space="0" w:color="auto"/>
            </w:tcBorders>
            <w:vAlign w:val="center"/>
            <w:hideMark/>
          </w:tcPr>
          <w:p w14:paraId="44D83AE6" w14:textId="77777777" w:rsidR="00665A11" w:rsidRPr="00665A11" w:rsidRDefault="00665A11" w:rsidP="00665A11">
            <w:pPr>
              <w:spacing w:after="0"/>
              <w:jc w:val="center"/>
              <w:rPr>
                <w:color w:val="000000"/>
                <w:sz w:val="24"/>
              </w:rPr>
            </w:pPr>
            <w:r w:rsidRPr="00665A11">
              <w:rPr>
                <w:color w:val="000000"/>
                <w:sz w:val="24"/>
              </w:rPr>
              <w:t xml:space="preserve"> NO </w:t>
            </w:r>
          </w:p>
        </w:tc>
        <w:tc>
          <w:tcPr>
            <w:tcW w:w="575" w:type="pct"/>
            <w:tcBorders>
              <w:top w:val="nil"/>
              <w:left w:val="nil"/>
              <w:bottom w:val="single" w:sz="8" w:space="0" w:color="auto"/>
              <w:right w:val="single" w:sz="8" w:space="0" w:color="auto"/>
            </w:tcBorders>
            <w:vAlign w:val="center"/>
            <w:hideMark/>
          </w:tcPr>
          <w:p w14:paraId="365865DE" w14:textId="77777777" w:rsidR="00665A11" w:rsidRPr="00665A11" w:rsidRDefault="00665A11" w:rsidP="00665A11">
            <w:pPr>
              <w:spacing w:after="0"/>
              <w:jc w:val="center"/>
              <w:rPr>
                <w:color w:val="000000"/>
                <w:sz w:val="24"/>
              </w:rPr>
            </w:pPr>
            <w:r w:rsidRPr="00665A11">
              <w:rPr>
                <w:color w:val="000000"/>
                <w:sz w:val="24"/>
              </w:rPr>
              <w:t xml:space="preserve">  NO  </w:t>
            </w:r>
          </w:p>
        </w:tc>
      </w:tr>
      <w:tr w:rsidR="0061100A" w:rsidRPr="00665A11" w14:paraId="612EE83E" w14:textId="77777777" w:rsidTr="0061100A">
        <w:trPr>
          <w:trHeight w:val="310"/>
        </w:trPr>
        <w:tc>
          <w:tcPr>
            <w:tcW w:w="430" w:type="pct"/>
            <w:vMerge w:val="restart"/>
            <w:tcBorders>
              <w:top w:val="nil"/>
              <w:left w:val="single" w:sz="8" w:space="0" w:color="auto"/>
              <w:bottom w:val="single" w:sz="8" w:space="0" w:color="000000"/>
              <w:right w:val="single" w:sz="8" w:space="0" w:color="auto"/>
            </w:tcBorders>
            <w:vAlign w:val="center"/>
            <w:hideMark/>
          </w:tcPr>
          <w:p w14:paraId="1B0ACE92" w14:textId="77777777" w:rsidR="00665A11" w:rsidRPr="00665A11" w:rsidRDefault="00665A11" w:rsidP="00665A11">
            <w:pPr>
              <w:spacing w:after="0"/>
              <w:jc w:val="center"/>
              <w:rPr>
                <w:color w:val="000000"/>
                <w:sz w:val="24"/>
              </w:rPr>
            </w:pPr>
            <w:r w:rsidRPr="00665A11">
              <w:rPr>
                <w:color w:val="000000"/>
                <w:sz w:val="24"/>
              </w:rPr>
              <w:t>2B10</w:t>
            </w:r>
          </w:p>
        </w:tc>
        <w:tc>
          <w:tcPr>
            <w:tcW w:w="1012" w:type="pct"/>
            <w:vMerge w:val="restart"/>
            <w:tcBorders>
              <w:top w:val="nil"/>
              <w:left w:val="single" w:sz="8" w:space="0" w:color="auto"/>
              <w:bottom w:val="single" w:sz="8" w:space="0" w:color="000000"/>
              <w:right w:val="single" w:sz="8" w:space="0" w:color="auto"/>
            </w:tcBorders>
            <w:vAlign w:val="center"/>
            <w:hideMark/>
          </w:tcPr>
          <w:p w14:paraId="08A36B6B" w14:textId="77777777" w:rsidR="00665A11" w:rsidRPr="00665A11" w:rsidRDefault="00665A11" w:rsidP="00665A11">
            <w:pPr>
              <w:spacing w:after="0"/>
              <w:jc w:val="both"/>
              <w:rPr>
                <w:color w:val="000000"/>
                <w:sz w:val="24"/>
              </w:rPr>
            </w:pPr>
            <w:r w:rsidRPr="00665A11">
              <w:rPr>
                <w:color w:val="000000"/>
                <w:sz w:val="24"/>
              </w:rPr>
              <w:t>Sản xuất công nghiệp hóa chất khác</w:t>
            </w:r>
          </w:p>
        </w:tc>
        <w:tc>
          <w:tcPr>
            <w:tcW w:w="630" w:type="pct"/>
            <w:vMerge w:val="restart"/>
            <w:tcBorders>
              <w:top w:val="nil"/>
              <w:left w:val="single" w:sz="8" w:space="0" w:color="auto"/>
              <w:bottom w:val="single" w:sz="8" w:space="0" w:color="000000"/>
              <w:right w:val="single" w:sz="8" w:space="0" w:color="auto"/>
            </w:tcBorders>
            <w:vAlign w:val="center"/>
            <w:hideMark/>
          </w:tcPr>
          <w:p w14:paraId="005C9A14" w14:textId="77777777" w:rsidR="00665A11" w:rsidRPr="00665A11" w:rsidRDefault="00665A11" w:rsidP="00665A11">
            <w:pPr>
              <w:spacing w:after="0"/>
              <w:jc w:val="center"/>
              <w:rPr>
                <w:color w:val="000000"/>
                <w:sz w:val="24"/>
              </w:rPr>
            </w:pPr>
            <w:r w:rsidRPr="00665A11">
              <w:rPr>
                <w:color w:val="000000"/>
                <w:sz w:val="24"/>
              </w:rPr>
              <w:t xml:space="preserve"> NE </w:t>
            </w:r>
          </w:p>
        </w:tc>
        <w:tc>
          <w:tcPr>
            <w:tcW w:w="574" w:type="pct"/>
            <w:tcBorders>
              <w:top w:val="nil"/>
              <w:left w:val="nil"/>
              <w:bottom w:val="nil"/>
              <w:right w:val="single" w:sz="8" w:space="0" w:color="auto"/>
            </w:tcBorders>
            <w:vAlign w:val="center"/>
            <w:hideMark/>
          </w:tcPr>
          <w:p w14:paraId="7B8F9933" w14:textId="77777777" w:rsidR="00665A11" w:rsidRPr="00665A11" w:rsidRDefault="00665A11" w:rsidP="00665A11">
            <w:pPr>
              <w:spacing w:after="0"/>
              <w:jc w:val="center"/>
              <w:rPr>
                <w:color w:val="000000"/>
                <w:sz w:val="24"/>
              </w:rPr>
            </w:pPr>
            <w:r w:rsidRPr="00665A11">
              <w:rPr>
                <w:color w:val="000000"/>
                <w:sz w:val="24"/>
              </w:rPr>
              <w:t> </w:t>
            </w:r>
          </w:p>
        </w:tc>
        <w:tc>
          <w:tcPr>
            <w:tcW w:w="574" w:type="pct"/>
            <w:tcBorders>
              <w:top w:val="nil"/>
              <w:left w:val="nil"/>
              <w:bottom w:val="nil"/>
              <w:right w:val="single" w:sz="8" w:space="0" w:color="auto"/>
            </w:tcBorders>
            <w:vAlign w:val="center"/>
            <w:hideMark/>
          </w:tcPr>
          <w:p w14:paraId="4EF5329D" w14:textId="77777777" w:rsidR="00665A11" w:rsidRPr="00665A11" w:rsidRDefault="00665A11" w:rsidP="00665A11">
            <w:pPr>
              <w:spacing w:after="0"/>
              <w:jc w:val="center"/>
              <w:rPr>
                <w:color w:val="000000"/>
                <w:sz w:val="24"/>
              </w:rPr>
            </w:pPr>
            <w:r w:rsidRPr="00665A11">
              <w:rPr>
                <w:color w:val="000000"/>
                <w:sz w:val="24"/>
              </w:rPr>
              <w:t> </w:t>
            </w:r>
          </w:p>
        </w:tc>
        <w:tc>
          <w:tcPr>
            <w:tcW w:w="575" w:type="pct"/>
            <w:tcBorders>
              <w:top w:val="nil"/>
              <w:left w:val="nil"/>
              <w:bottom w:val="nil"/>
              <w:right w:val="single" w:sz="8" w:space="0" w:color="auto"/>
            </w:tcBorders>
            <w:vAlign w:val="center"/>
            <w:hideMark/>
          </w:tcPr>
          <w:p w14:paraId="2FA38747" w14:textId="77777777" w:rsidR="00665A11" w:rsidRPr="00665A11" w:rsidRDefault="00665A11" w:rsidP="00665A11">
            <w:pPr>
              <w:spacing w:after="0"/>
              <w:jc w:val="center"/>
              <w:rPr>
                <w:color w:val="000000"/>
                <w:sz w:val="24"/>
              </w:rPr>
            </w:pPr>
            <w:r w:rsidRPr="00665A11">
              <w:rPr>
                <w:color w:val="000000"/>
                <w:sz w:val="24"/>
              </w:rPr>
              <w:t> </w:t>
            </w:r>
          </w:p>
        </w:tc>
        <w:tc>
          <w:tcPr>
            <w:tcW w:w="630" w:type="pct"/>
            <w:tcBorders>
              <w:top w:val="nil"/>
              <w:left w:val="nil"/>
              <w:bottom w:val="nil"/>
              <w:right w:val="single" w:sz="8" w:space="0" w:color="auto"/>
            </w:tcBorders>
            <w:vAlign w:val="center"/>
            <w:hideMark/>
          </w:tcPr>
          <w:p w14:paraId="2F898B41" w14:textId="77777777" w:rsidR="00665A11" w:rsidRPr="00665A11" w:rsidRDefault="00665A11" w:rsidP="00665A11">
            <w:pPr>
              <w:spacing w:after="0"/>
              <w:jc w:val="center"/>
              <w:rPr>
                <w:color w:val="000000"/>
                <w:sz w:val="24"/>
              </w:rPr>
            </w:pPr>
            <w:r w:rsidRPr="00665A11">
              <w:rPr>
                <w:color w:val="000000"/>
                <w:sz w:val="24"/>
              </w:rPr>
              <w:t> </w:t>
            </w:r>
          </w:p>
        </w:tc>
        <w:tc>
          <w:tcPr>
            <w:tcW w:w="575" w:type="pct"/>
            <w:tcBorders>
              <w:top w:val="nil"/>
              <w:left w:val="nil"/>
              <w:bottom w:val="nil"/>
              <w:right w:val="single" w:sz="8" w:space="0" w:color="auto"/>
            </w:tcBorders>
            <w:vAlign w:val="center"/>
            <w:hideMark/>
          </w:tcPr>
          <w:p w14:paraId="4AB01BFF" w14:textId="77777777" w:rsidR="00665A11" w:rsidRPr="00665A11" w:rsidRDefault="00665A11" w:rsidP="00665A11">
            <w:pPr>
              <w:spacing w:after="0"/>
              <w:jc w:val="center"/>
              <w:rPr>
                <w:color w:val="000000"/>
                <w:sz w:val="24"/>
              </w:rPr>
            </w:pPr>
            <w:r w:rsidRPr="00665A11">
              <w:rPr>
                <w:color w:val="000000"/>
                <w:sz w:val="24"/>
              </w:rPr>
              <w:t> </w:t>
            </w:r>
          </w:p>
        </w:tc>
      </w:tr>
      <w:tr w:rsidR="0061100A" w:rsidRPr="00665A11" w14:paraId="3D30A713" w14:textId="77777777" w:rsidTr="0061100A">
        <w:trPr>
          <w:trHeight w:val="320"/>
        </w:trPr>
        <w:tc>
          <w:tcPr>
            <w:tcW w:w="430" w:type="pct"/>
            <w:vMerge/>
            <w:tcBorders>
              <w:top w:val="nil"/>
              <w:left w:val="single" w:sz="8" w:space="0" w:color="auto"/>
              <w:bottom w:val="single" w:sz="8" w:space="0" w:color="000000"/>
              <w:right w:val="single" w:sz="8" w:space="0" w:color="auto"/>
            </w:tcBorders>
            <w:vAlign w:val="center"/>
            <w:hideMark/>
          </w:tcPr>
          <w:p w14:paraId="5F906DDC" w14:textId="77777777" w:rsidR="00665A11" w:rsidRPr="00665A11" w:rsidRDefault="00665A11" w:rsidP="00665A11">
            <w:pPr>
              <w:spacing w:after="0"/>
              <w:rPr>
                <w:color w:val="000000"/>
                <w:sz w:val="24"/>
              </w:rPr>
            </w:pPr>
          </w:p>
        </w:tc>
        <w:tc>
          <w:tcPr>
            <w:tcW w:w="1012" w:type="pct"/>
            <w:vMerge/>
            <w:tcBorders>
              <w:top w:val="nil"/>
              <w:left w:val="single" w:sz="8" w:space="0" w:color="auto"/>
              <w:bottom w:val="single" w:sz="8" w:space="0" w:color="000000"/>
              <w:right w:val="single" w:sz="8" w:space="0" w:color="auto"/>
            </w:tcBorders>
            <w:vAlign w:val="center"/>
            <w:hideMark/>
          </w:tcPr>
          <w:p w14:paraId="42D37ADF" w14:textId="77777777" w:rsidR="00665A11" w:rsidRPr="00665A11" w:rsidRDefault="00665A11" w:rsidP="00665A11">
            <w:pPr>
              <w:spacing w:after="0"/>
              <w:rPr>
                <w:color w:val="000000"/>
                <w:sz w:val="24"/>
              </w:rPr>
            </w:pPr>
          </w:p>
        </w:tc>
        <w:tc>
          <w:tcPr>
            <w:tcW w:w="630" w:type="pct"/>
            <w:vMerge/>
            <w:tcBorders>
              <w:top w:val="nil"/>
              <w:left w:val="single" w:sz="8" w:space="0" w:color="auto"/>
              <w:bottom w:val="single" w:sz="8" w:space="0" w:color="000000"/>
              <w:right w:val="single" w:sz="8" w:space="0" w:color="auto"/>
            </w:tcBorders>
            <w:vAlign w:val="center"/>
            <w:hideMark/>
          </w:tcPr>
          <w:p w14:paraId="461D90B5" w14:textId="77777777" w:rsidR="00665A11" w:rsidRPr="00665A11" w:rsidRDefault="00665A11" w:rsidP="00665A11">
            <w:pPr>
              <w:spacing w:after="0"/>
              <w:rPr>
                <w:color w:val="000000"/>
                <w:sz w:val="24"/>
              </w:rPr>
            </w:pPr>
          </w:p>
        </w:tc>
        <w:tc>
          <w:tcPr>
            <w:tcW w:w="574" w:type="pct"/>
            <w:tcBorders>
              <w:top w:val="nil"/>
              <w:left w:val="nil"/>
              <w:bottom w:val="single" w:sz="8" w:space="0" w:color="auto"/>
              <w:right w:val="single" w:sz="8" w:space="0" w:color="auto"/>
            </w:tcBorders>
            <w:vAlign w:val="center"/>
            <w:hideMark/>
          </w:tcPr>
          <w:p w14:paraId="77454578" w14:textId="77777777" w:rsidR="00665A11" w:rsidRPr="00665A11" w:rsidRDefault="00665A11" w:rsidP="00665A11">
            <w:pPr>
              <w:spacing w:after="0"/>
              <w:jc w:val="center"/>
              <w:rPr>
                <w:color w:val="000000"/>
                <w:sz w:val="24"/>
              </w:rPr>
            </w:pPr>
            <w:r w:rsidRPr="00665A11">
              <w:rPr>
                <w:color w:val="000000"/>
                <w:sz w:val="24"/>
              </w:rPr>
              <w:t>NE</w:t>
            </w:r>
          </w:p>
        </w:tc>
        <w:tc>
          <w:tcPr>
            <w:tcW w:w="574" w:type="pct"/>
            <w:tcBorders>
              <w:top w:val="nil"/>
              <w:left w:val="nil"/>
              <w:bottom w:val="single" w:sz="8" w:space="0" w:color="auto"/>
              <w:right w:val="single" w:sz="8" w:space="0" w:color="auto"/>
            </w:tcBorders>
            <w:vAlign w:val="center"/>
            <w:hideMark/>
          </w:tcPr>
          <w:p w14:paraId="37870501" w14:textId="77777777" w:rsidR="00665A11" w:rsidRPr="00665A11" w:rsidRDefault="00665A11" w:rsidP="00665A11">
            <w:pPr>
              <w:spacing w:after="0"/>
              <w:jc w:val="center"/>
              <w:rPr>
                <w:color w:val="000000"/>
                <w:sz w:val="24"/>
              </w:rPr>
            </w:pPr>
            <w:r w:rsidRPr="00665A11">
              <w:rPr>
                <w:color w:val="000000"/>
                <w:sz w:val="24"/>
              </w:rPr>
              <w:t>NE</w:t>
            </w:r>
          </w:p>
        </w:tc>
        <w:tc>
          <w:tcPr>
            <w:tcW w:w="575" w:type="pct"/>
            <w:tcBorders>
              <w:top w:val="nil"/>
              <w:left w:val="nil"/>
              <w:bottom w:val="single" w:sz="8" w:space="0" w:color="auto"/>
              <w:right w:val="single" w:sz="8" w:space="0" w:color="auto"/>
            </w:tcBorders>
            <w:vAlign w:val="center"/>
            <w:hideMark/>
          </w:tcPr>
          <w:p w14:paraId="51D7CD4E" w14:textId="77777777" w:rsidR="00665A11" w:rsidRPr="00665A11" w:rsidRDefault="00665A11" w:rsidP="00665A11">
            <w:pPr>
              <w:spacing w:after="0"/>
              <w:jc w:val="center"/>
              <w:rPr>
                <w:color w:val="000000"/>
                <w:sz w:val="24"/>
              </w:rPr>
            </w:pPr>
            <w:r w:rsidRPr="00665A11">
              <w:rPr>
                <w:color w:val="000000"/>
                <w:sz w:val="24"/>
              </w:rPr>
              <w:t>NE</w:t>
            </w:r>
          </w:p>
        </w:tc>
        <w:tc>
          <w:tcPr>
            <w:tcW w:w="630" w:type="pct"/>
            <w:tcBorders>
              <w:top w:val="nil"/>
              <w:left w:val="nil"/>
              <w:bottom w:val="single" w:sz="8" w:space="0" w:color="auto"/>
              <w:right w:val="single" w:sz="8" w:space="0" w:color="auto"/>
            </w:tcBorders>
            <w:vAlign w:val="center"/>
            <w:hideMark/>
          </w:tcPr>
          <w:p w14:paraId="5EEC1049" w14:textId="77777777" w:rsidR="00665A11" w:rsidRPr="00665A11" w:rsidRDefault="00665A11" w:rsidP="00665A11">
            <w:pPr>
              <w:spacing w:after="0"/>
              <w:jc w:val="center"/>
              <w:rPr>
                <w:color w:val="000000"/>
                <w:sz w:val="24"/>
              </w:rPr>
            </w:pPr>
            <w:r w:rsidRPr="00665A11">
              <w:rPr>
                <w:color w:val="000000"/>
                <w:sz w:val="24"/>
              </w:rPr>
              <w:t xml:space="preserve"> NE </w:t>
            </w:r>
          </w:p>
        </w:tc>
        <w:tc>
          <w:tcPr>
            <w:tcW w:w="575" w:type="pct"/>
            <w:tcBorders>
              <w:top w:val="nil"/>
              <w:left w:val="nil"/>
              <w:bottom w:val="single" w:sz="8" w:space="0" w:color="auto"/>
              <w:right w:val="single" w:sz="8" w:space="0" w:color="auto"/>
            </w:tcBorders>
            <w:vAlign w:val="center"/>
            <w:hideMark/>
          </w:tcPr>
          <w:p w14:paraId="2139B064" w14:textId="77777777" w:rsidR="00665A11" w:rsidRPr="00665A11" w:rsidRDefault="00665A11" w:rsidP="00665A11">
            <w:pPr>
              <w:spacing w:after="0"/>
              <w:jc w:val="center"/>
              <w:rPr>
                <w:color w:val="000000"/>
                <w:sz w:val="24"/>
              </w:rPr>
            </w:pPr>
            <w:r w:rsidRPr="00665A11">
              <w:rPr>
                <w:color w:val="000000"/>
                <w:sz w:val="24"/>
              </w:rPr>
              <w:t xml:space="preserve">  NE  </w:t>
            </w:r>
          </w:p>
        </w:tc>
      </w:tr>
      <w:tr w:rsidR="0061100A" w:rsidRPr="00665A11" w14:paraId="1A640640" w14:textId="77777777" w:rsidTr="0061100A">
        <w:trPr>
          <w:trHeight w:val="320"/>
        </w:trPr>
        <w:tc>
          <w:tcPr>
            <w:tcW w:w="430" w:type="pct"/>
            <w:tcBorders>
              <w:top w:val="nil"/>
              <w:left w:val="single" w:sz="8" w:space="0" w:color="auto"/>
              <w:bottom w:val="single" w:sz="8" w:space="0" w:color="auto"/>
              <w:right w:val="single" w:sz="8" w:space="0" w:color="auto"/>
            </w:tcBorders>
            <w:shd w:val="clear" w:color="000000" w:fill="FFF2CC"/>
            <w:vAlign w:val="center"/>
            <w:hideMark/>
          </w:tcPr>
          <w:p w14:paraId="0E8646F7" w14:textId="77777777" w:rsidR="00665A11" w:rsidRPr="00665A11" w:rsidRDefault="00665A11" w:rsidP="00665A11">
            <w:pPr>
              <w:spacing w:after="0"/>
              <w:jc w:val="center"/>
              <w:rPr>
                <w:color w:val="000000"/>
                <w:sz w:val="24"/>
              </w:rPr>
            </w:pPr>
            <w:r w:rsidRPr="00665A11">
              <w:rPr>
                <w:color w:val="000000"/>
                <w:sz w:val="24"/>
              </w:rPr>
              <w:t>2C</w:t>
            </w:r>
          </w:p>
        </w:tc>
        <w:tc>
          <w:tcPr>
            <w:tcW w:w="1012" w:type="pct"/>
            <w:tcBorders>
              <w:top w:val="nil"/>
              <w:left w:val="nil"/>
              <w:bottom w:val="single" w:sz="8" w:space="0" w:color="auto"/>
              <w:right w:val="single" w:sz="8" w:space="0" w:color="auto"/>
            </w:tcBorders>
            <w:shd w:val="clear" w:color="000000" w:fill="FFF2CC"/>
            <w:vAlign w:val="center"/>
            <w:hideMark/>
          </w:tcPr>
          <w:p w14:paraId="505D3B02" w14:textId="77777777" w:rsidR="00665A11" w:rsidRPr="00665A11" w:rsidRDefault="00665A11" w:rsidP="00665A11">
            <w:pPr>
              <w:spacing w:after="0"/>
              <w:jc w:val="both"/>
              <w:rPr>
                <w:color w:val="000000"/>
                <w:sz w:val="24"/>
              </w:rPr>
            </w:pPr>
            <w:r w:rsidRPr="00665A11">
              <w:rPr>
                <w:color w:val="000000"/>
                <w:sz w:val="24"/>
              </w:rPr>
              <w:t>Luyện kim</w:t>
            </w:r>
          </w:p>
        </w:tc>
        <w:tc>
          <w:tcPr>
            <w:tcW w:w="630" w:type="pct"/>
            <w:tcBorders>
              <w:top w:val="nil"/>
              <w:left w:val="nil"/>
              <w:bottom w:val="single" w:sz="8" w:space="0" w:color="auto"/>
              <w:right w:val="single" w:sz="8" w:space="0" w:color="auto"/>
            </w:tcBorders>
            <w:shd w:val="clear" w:color="000000" w:fill="FFF2CC"/>
            <w:vAlign w:val="center"/>
            <w:hideMark/>
          </w:tcPr>
          <w:p w14:paraId="23ADAE4B" w14:textId="49757AC9" w:rsidR="00665A11" w:rsidRPr="00665A11" w:rsidRDefault="00665A11" w:rsidP="00665A11">
            <w:pPr>
              <w:spacing w:after="0"/>
              <w:jc w:val="right"/>
              <w:rPr>
                <w:color w:val="000000"/>
                <w:sz w:val="24"/>
              </w:rPr>
            </w:pPr>
            <w:r w:rsidRPr="00665A11">
              <w:rPr>
                <w:color w:val="000000"/>
                <w:sz w:val="24"/>
              </w:rPr>
              <w:t xml:space="preserve">      30</w:t>
            </w:r>
            <w:r w:rsidR="0061100A">
              <w:rPr>
                <w:color w:val="000000"/>
                <w:sz w:val="24"/>
              </w:rPr>
              <w:t>.</w:t>
            </w:r>
            <w:r w:rsidRPr="00665A11">
              <w:rPr>
                <w:color w:val="000000"/>
                <w:sz w:val="24"/>
              </w:rPr>
              <w:t>863</w:t>
            </w:r>
            <w:r w:rsidR="0061100A">
              <w:rPr>
                <w:color w:val="000000"/>
                <w:sz w:val="24"/>
              </w:rPr>
              <w:t>,</w:t>
            </w:r>
            <w:r w:rsidRPr="00665A11">
              <w:rPr>
                <w:color w:val="000000"/>
                <w:sz w:val="24"/>
              </w:rPr>
              <w:t xml:space="preserve">82 </w:t>
            </w:r>
          </w:p>
        </w:tc>
        <w:tc>
          <w:tcPr>
            <w:tcW w:w="574" w:type="pct"/>
            <w:tcBorders>
              <w:top w:val="nil"/>
              <w:left w:val="nil"/>
              <w:bottom w:val="single" w:sz="8" w:space="0" w:color="auto"/>
              <w:right w:val="single" w:sz="8" w:space="0" w:color="auto"/>
            </w:tcBorders>
            <w:shd w:val="clear" w:color="000000" w:fill="FFF2CC"/>
            <w:vAlign w:val="center"/>
            <w:hideMark/>
          </w:tcPr>
          <w:p w14:paraId="590442AB" w14:textId="77777777" w:rsidR="00665A11" w:rsidRPr="00665A11" w:rsidRDefault="00665A11" w:rsidP="00665A11">
            <w:pPr>
              <w:spacing w:after="0"/>
              <w:jc w:val="right"/>
              <w:rPr>
                <w:color w:val="000000"/>
                <w:sz w:val="24"/>
              </w:rPr>
            </w:pPr>
            <w:r w:rsidRPr="00665A11">
              <w:rPr>
                <w:color w:val="000000"/>
                <w:sz w:val="24"/>
              </w:rPr>
              <w:t>0</w:t>
            </w:r>
          </w:p>
        </w:tc>
        <w:tc>
          <w:tcPr>
            <w:tcW w:w="574" w:type="pct"/>
            <w:tcBorders>
              <w:top w:val="nil"/>
              <w:left w:val="nil"/>
              <w:bottom w:val="single" w:sz="8" w:space="0" w:color="auto"/>
              <w:right w:val="single" w:sz="8" w:space="0" w:color="auto"/>
            </w:tcBorders>
            <w:shd w:val="clear" w:color="000000" w:fill="FFF2CC"/>
            <w:vAlign w:val="center"/>
            <w:hideMark/>
          </w:tcPr>
          <w:p w14:paraId="137E88A5" w14:textId="77777777" w:rsidR="00665A11" w:rsidRPr="00665A11" w:rsidRDefault="00665A11" w:rsidP="00665A11">
            <w:pPr>
              <w:spacing w:after="0"/>
              <w:jc w:val="right"/>
              <w:rPr>
                <w:color w:val="000000"/>
                <w:sz w:val="24"/>
              </w:rPr>
            </w:pPr>
            <w:r w:rsidRPr="00665A11">
              <w:rPr>
                <w:color w:val="000000"/>
                <w:sz w:val="24"/>
              </w:rPr>
              <w:t>0</w:t>
            </w:r>
          </w:p>
        </w:tc>
        <w:tc>
          <w:tcPr>
            <w:tcW w:w="575" w:type="pct"/>
            <w:tcBorders>
              <w:top w:val="nil"/>
              <w:left w:val="nil"/>
              <w:bottom w:val="single" w:sz="8" w:space="0" w:color="auto"/>
              <w:right w:val="single" w:sz="8" w:space="0" w:color="auto"/>
            </w:tcBorders>
            <w:shd w:val="clear" w:color="000000" w:fill="FFF2CC"/>
            <w:vAlign w:val="center"/>
            <w:hideMark/>
          </w:tcPr>
          <w:p w14:paraId="784CD258" w14:textId="77777777" w:rsidR="00665A11" w:rsidRPr="00665A11" w:rsidRDefault="00665A11" w:rsidP="00665A11">
            <w:pPr>
              <w:spacing w:after="0"/>
              <w:jc w:val="right"/>
              <w:rPr>
                <w:color w:val="000000"/>
                <w:sz w:val="24"/>
              </w:rPr>
            </w:pPr>
            <w:r w:rsidRPr="00665A11">
              <w:rPr>
                <w:color w:val="000000"/>
                <w:sz w:val="24"/>
              </w:rPr>
              <w:t>0</w:t>
            </w:r>
          </w:p>
        </w:tc>
        <w:tc>
          <w:tcPr>
            <w:tcW w:w="630" w:type="pct"/>
            <w:tcBorders>
              <w:top w:val="nil"/>
              <w:left w:val="nil"/>
              <w:bottom w:val="single" w:sz="8" w:space="0" w:color="auto"/>
              <w:right w:val="single" w:sz="8" w:space="0" w:color="auto"/>
            </w:tcBorders>
            <w:shd w:val="clear" w:color="000000" w:fill="FFF2CC"/>
            <w:vAlign w:val="center"/>
            <w:hideMark/>
          </w:tcPr>
          <w:p w14:paraId="362E60D9" w14:textId="472B1FA4" w:rsidR="00665A11" w:rsidRPr="00665A11" w:rsidRDefault="00665A11" w:rsidP="00665A11">
            <w:pPr>
              <w:spacing w:after="0"/>
              <w:jc w:val="right"/>
              <w:rPr>
                <w:color w:val="000000"/>
                <w:sz w:val="24"/>
              </w:rPr>
            </w:pPr>
            <w:r w:rsidRPr="00665A11">
              <w:rPr>
                <w:color w:val="000000"/>
                <w:sz w:val="24"/>
              </w:rPr>
              <w:t xml:space="preserve">      30</w:t>
            </w:r>
            <w:r w:rsidR="0061100A">
              <w:rPr>
                <w:color w:val="000000"/>
                <w:sz w:val="24"/>
              </w:rPr>
              <w:t>.</w:t>
            </w:r>
            <w:r w:rsidRPr="00665A11">
              <w:rPr>
                <w:color w:val="000000"/>
                <w:sz w:val="24"/>
              </w:rPr>
              <w:t>863</w:t>
            </w:r>
            <w:r w:rsidR="0061100A">
              <w:rPr>
                <w:color w:val="000000"/>
                <w:sz w:val="24"/>
              </w:rPr>
              <w:t>,</w:t>
            </w:r>
            <w:r w:rsidRPr="00665A11">
              <w:rPr>
                <w:color w:val="000000"/>
                <w:sz w:val="24"/>
              </w:rPr>
              <w:t xml:space="preserve">82 </w:t>
            </w:r>
          </w:p>
        </w:tc>
        <w:tc>
          <w:tcPr>
            <w:tcW w:w="575" w:type="pct"/>
            <w:tcBorders>
              <w:top w:val="nil"/>
              <w:left w:val="nil"/>
              <w:bottom w:val="single" w:sz="8" w:space="0" w:color="auto"/>
              <w:right w:val="single" w:sz="8" w:space="0" w:color="auto"/>
            </w:tcBorders>
            <w:shd w:val="clear" w:color="000000" w:fill="FFF2CC"/>
            <w:vAlign w:val="center"/>
            <w:hideMark/>
          </w:tcPr>
          <w:p w14:paraId="2C462772" w14:textId="2A5DC93F" w:rsidR="00665A11" w:rsidRPr="00665A11" w:rsidRDefault="00665A11" w:rsidP="00665A11">
            <w:pPr>
              <w:spacing w:after="0"/>
              <w:jc w:val="right"/>
              <w:rPr>
                <w:color w:val="000000"/>
                <w:sz w:val="24"/>
              </w:rPr>
            </w:pPr>
            <w:r w:rsidRPr="00665A11">
              <w:rPr>
                <w:color w:val="000000"/>
                <w:sz w:val="24"/>
              </w:rPr>
              <w:t xml:space="preserve">             34</w:t>
            </w:r>
            <w:r w:rsidR="0061100A">
              <w:rPr>
                <w:color w:val="000000"/>
                <w:sz w:val="24"/>
              </w:rPr>
              <w:t>,</w:t>
            </w:r>
            <w:r w:rsidRPr="00665A11">
              <w:rPr>
                <w:color w:val="000000"/>
                <w:sz w:val="24"/>
              </w:rPr>
              <w:t xml:space="preserve">43 </w:t>
            </w:r>
          </w:p>
        </w:tc>
      </w:tr>
      <w:tr w:rsidR="0061100A" w:rsidRPr="00665A11" w14:paraId="64E27B7A" w14:textId="77777777" w:rsidTr="0061100A">
        <w:trPr>
          <w:trHeight w:val="630"/>
        </w:trPr>
        <w:tc>
          <w:tcPr>
            <w:tcW w:w="430" w:type="pct"/>
            <w:tcBorders>
              <w:top w:val="nil"/>
              <w:left w:val="single" w:sz="8" w:space="0" w:color="auto"/>
              <w:bottom w:val="single" w:sz="8" w:space="0" w:color="auto"/>
              <w:right w:val="single" w:sz="8" w:space="0" w:color="auto"/>
            </w:tcBorders>
            <w:vAlign w:val="center"/>
            <w:hideMark/>
          </w:tcPr>
          <w:p w14:paraId="0A5083D2" w14:textId="77777777" w:rsidR="00665A11" w:rsidRPr="00665A11" w:rsidRDefault="00665A11" w:rsidP="00665A11">
            <w:pPr>
              <w:spacing w:after="0"/>
              <w:jc w:val="center"/>
              <w:rPr>
                <w:color w:val="000000"/>
                <w:sz w:val="24"/>
              </w:rPr>
            </w:pPr>
            <w:r w:rsidRPr="00665A11">
              <w:rPr>
                <w:color w:val="000000"/>
                <w:sz w:val="24"/>
              </w:rPr>
              <w:t>2C1</w:t>
            </w:r>
          </w:p>
        </w:tc>
        <w:tc>
          <w:tcPr>
            <w:tcW w:w="1012" w:type="pct"/>
            <w:tcBorders>
              <w:top w:val="nil"/>
              <w:left w:val="nil"/>
              <w:bottom w:val="single" w:sz="8" w:space="0" w:color="auto"/>
              <w:right w:val="single" w:sz="8" w:space="0" w:color="auto"/>
            </w:tcBorders>
            <w:vAlign w:val="center"/>
            <w:hideMark/>
          </w:tcPr>
          <w:p w14:paraId="4DDDB61A" w14:textId="77777777" w:rsidR="00665A11" w:rsidRPr="00665A11" w:rsidRDefault="00665A11" w:rsidP="00665A11">
            <w:pPr>
              <w:spacing w:after="0"/>
              <w:jc w:val="both"/>
              <w:rPr>
                <w:color w:val="000000"/>
                <w:sz w:val="24"/>
              </w:rPr>
            </w:pPr>
            <w:r w:rsidRPr="00665A11">
              <w:rPr>
                <w:color w:val="000000"/>
                <w:sz w:val="24"/>
              </w:rPr>
              <w:t>Quá trình sản xuất sắt thép</w:t>
            </w:r>
          </w:p>
        </w:tc>
        <w:tc>
          <w:tcPr>
            <w:tcW w:w="630" w:type="pct"/>
            <w:tcBorders>
              <w:top w:val="nil"/>
              <w:left w:val="nil"/>
              <w:bottom w:val="single" w:sz="8" w:space="0" w:color="auto"/>
              <w:right w:val="single" w:sz="8" w:space="0" w:color="auto"/>
            </w:tcBorders>
            <w:vAlign w:val="center"/>
            <w:hideMark/>
          </w:tcPr>
          <w:p w14:paraId="4D9FE0BB" w14:textId="5B8E0278" w:rsidR="00665A11" w:rsidRPr="00665A11" w:rsidRDefault="00665A11" w:rsidP="00665A11">
            <w:pPr>
              <w:spacing w:after="0"/>
              <w:jc w:val="right"/>
              <w:rPr>
                <w:color w:val="000000"/>
                <w:sz w:val="24"/>
              </w:rPr>
            </w:pPr>
            <w:r w:rsidRPr="00665A11">
              <w:rPr>
                <w:color w:val="000000"/>
                <w:sz w:val="24"/>
              </w:rPr>
              <w:t xml:space="preserve">      30</w:t>
            </w:r>
            <w:r w:rsidR="0061100A">
              <w:rPr>
                <w:color w:val="000000"/>
                <w:sz w:val="24"/>
              </w:rPr>
              <w:t>.</w:t>
            </w:r>
            <w:r w:rsidRPr="00665A11">
              <w:rPr>
                <w:color w:val="000000"/>
                <w:sz w:val="24"/>
              </w:rPr>
              <w:t>863</w:t>
            </w:r>
            <w:r w:rsidR="0061100A">
              <w:rPr>
                <w:color w:val="000000"/>
                <w:sz w:val="24"/>
              </w:rPr>
              <w:t>,</w:t>
            </w:r>
            <w:r w:rsidRPr="00665A11">
              <w:rPr>
                <w:color w:val="000000"/>
                <w:sz w:val="24"/>
              </w:rPr>
              <w:t xml:space="preserve">82 </w:t>
            </w:r>
          </w:p>
        </w:tc>
        <w:tc>
          <w:tcPr>
            <w:tcW w:w="574" w:type="pct"/>
            <w:tcBorders>
              <w:top w:val="nil"/>
              <w:left w:val="nil"/>
              <w:bottom w:val="single" w:sz="8" w:space="0" w:color="auto"/>
              <w:right w:val="single" w:sz="8" w:space="0" w:color="auto"/>
            </w:tcBorders>
            <w:shd w:val="clear" w:color="000000" w:fill="A6A6A6"/>
            <w:vAlign w:val="center"/>
            <w:hideMark/>
          </w:tcPr>
          <w:p w14:paraId="097D453F" w14:textId="77777777" w:rsidR="00665A11" w:rsidRPr="00665A11" w:rsidRDefault="00665A11" w:rsidP="00665A11">
            <w:pPr>
              <w:spacing w:after="0"/>
              <w:jc w:val="right"/>
              <w:rPr>
                <w:color w:val="000000"/>
                <w:sz w:val="24"/>
              </w:rPr>
            </w:pPr>
            <w:r w:rsidRPr="00665A11">
              <w:rPr>
                <w:color w:val="000000"/>
                <w:sz w:val="24"/>
              </w:rPr>
              <w:t> </w:t>
            </w:r>
          </w:p>
        </w:tc>
        <w:tc>
          <w:tcPr>
            <w:tcW w:w="574" w:type="pct"/>
            <w:tcBorders>
              <w:top w:val="nil"/>
              <w:left w:val="nil"/>
              <w:bottom w:val="single" w:sz="8" w:space="0" w:color="auto"/>
              <w:right w:val="single" w:sz="8" w:space="0" w:color="auto"/>
            </w:tcBorders>
            <w:shd w:val="clear" w:color="000000" w:fill="A6A6A6"/>
            <w:vAlign w:val="center"/>
            <w:hideMark/>
          </w:tcPr>
          <w:p w14:paraId="25D6372A" w14:textId="77777777" w:rsidR="00665A11" w:rsidRPr="00665A11" w:rsidRDefault="00665A11" w:rsidP="00665A11">
            <w:pPr>
              <w:spacing w:after="0"/>
              <w:jc w:val="right"/>
              <w:rPr>
                <w:color w:val="000000"/>
                <w:sz w:val="24"/>
              </w:rPr>
            </w:pPr>
            <w:r w:rsidRPr="00665A11">
              <w:rPr>
                <w:color w:val="000000"/>
                <w:sz w:val="24"/>
              </w:rPr>
              <w:t> </w:t>
            </w:r>
          </w:p>
        </w:tc>
        <w:tc>
          <w:tcPr>
            <w:tcW w:w="575" w:type="pct"/>
            <w:tcBorders>
              <w:top w:val="nil"/>
              <w:left w:val="nil"/>
              <w:bottom w:val="single" w:sz="8" w:space="0" w:color="auto"/>
              <w:right w:val="single" w:sz="8" w:space="0" w:color="auto"/>
            </w:tcBorders>
            <w:shd w:val="clear" w:color="000000" w:fill="A6A6A6"/>
            <w:vAlign w:val="center"/>
            <w:hideMark/>
          </w:tcPr>
          <w:p w14:paraId="260EFF5B" w14:textId="77777777" w:rsidR="00665A11" w:rsidRPr="00665A11" w:rsidRDefault="00665A11" w:rsidP="00665A11">
            <w:pPr>
              <w:spacing w:after="0"/>
              <w:jc w:val="right"/>
              <w:rPr>
                <w:color w:val="000000"/>
                <w:sz w:val="24"/>
              </w:rPr>
            </w:pPr>
            <w:r w:rsidRPr="00665A11">
              <w:rPr>
                <w:color w:val="000000"/>
                <w:sz w:val="24"/>
              </w:rPr>
              <w:t> </w:t>
            </w:r>
          </w:p>
        </w:tc>
        <w:tc>
          <w:tcPr>
            <w:tcW w:w="630" w:type="pct"/>
            <w:tcBorders>
              <w:top w:val="nil"/>
              <w:left w:val="nil"/>
              <w:bottom w:val="single" w:sz="8" w:space="0" w:color="auto"/>
              <w:right w:val="single" w:sz="8" w:space="0" w:color="auto"/>
            </w:tcBorders>
            <w:vAlign w:val="center"/>
            <w:hideMark/>
          </w:tcPr>
          <w:p w14:paraId="28670945" w14:textId="401C502E" w:rsidR="00665A11" w:rsidRPr="00665A11" w:rsidRDefault="00665A11" w:rsidP="00665A11">
            <w:pPr>
              <w:spacing w:after="0"/>
              <w:jc w:val="right"/>
              <w:rPr>
                <w:color w:val="000000"/>
                <w:sz w:val="24"/>
              </w:rPr>
            </w:pPr>
            <w:r w:rsidRPr="00665A11">
              <w:rPr>
                <w:color w:val="000000"/>
                <w:sz w:val="24"/>
              </w:rPr>
              <w:t xml:space="preserve">      30</w:t>
            </w:r>
            <w:r w:rsidR="0061100A">
              <w:rPr>
                <w:color w:val="000000"/>
                <w:sz w:val="24"/>
              </w:rPr>
              <w:t>.</w:t>
            </w:r>
            <w:r w:rsidRPr="00665A11">
              <w:rPr>
                <w:color w:val="000000"/>
                <w:sz w:val="24"/>
              </w:rPr>
              <w:t>863</w:t>
            </w:r>
            <w:r w:rsidR="0061100A">
              <w:rPr>
                <w:color w:val="000000"/>
                <w:sz w:val="24"/>
              </w:rPr>
              <w:t>,</w:t>
            </w:r>
            <w:r w:rsidRPr="00665A11">
              <w:rPr>
                <w:color w:val="000000"/>
                <w:sz w:val="24"/>
              </w:rPr>
              <w:t xml:space="preserve">82 </w:t>
            </w:r>
          </w:p>
        </w:tc>
        <w:tc>
          <w:tcPr>
            <w:tcW w:w="575" w:type="pct"/>
            <w:tcBorders>
              <w:top w:val="nil"/>
              <w:left w:val="nil"/>
              <w:bottom w:val="single" w:sz="8" w:space="0" w:color="auto"/>
              <w:right w:val="single" w:sz="8" w:space="0" w:color="auto"/>
            </w:tcBorders>
            <w:vAlign w:val="center"/>
            <w:hideMark/>
          </w:tcPr>
          <w:p w14:paraId="13DB7349" w14:textId="61FF2A23" w:rsidR="00665A11" w:rsidRPr="00665A11" w:rsidRDefault="00665A11" w:rsidP="00665A11">
            <w:pPr>
              <w:spacing w:after="0"/>
              <w:jc w:val="right"/>
              <w:rPr>
                <w:color w:val="000000"/>
                <w:sz w:val="24"/>
              </w:rPr>
            </w:pPr>
            <w:r w:rsidRPr="00665A11">
              <w:rPr>
                <w:color w:val="000000"/>
                <w:sz w:val="24"/>
              </w:rPr>
              <w:t xml:space="preserve">             34</w:t>
            </w:r>
            <w:r w:rsidR="0061100A">
              <w:rPr>
                <w:color w:val="000000"/>
                <w:sz w:val="24"/>
              </w:rPr>
              <w:t>,</w:t>
            </w:r>
            <w:r w:rsidRPr="00665A11">
              <w:rPr>
                <w:color w:val="000000"/>
                <w:sz w:val="24"/>
              </w:rPr>
              <w:t xml:space="preserve">43 </w:t>
            </w:r>
          </w:p>
        </w:tc>
      </w:tr>
      <w:tr w:rsidR="0061100A" w:rsidRPr="00665A11" w14:paraId="504CB3C7" w14:textId="77777777" w:rsidTr="0061100A">
        <w:trPr>
          <w:trHeight w:val="630"/>
        </w:trPr>
        <w:tc>
          <w:tcPr>
            <w:tcW w:w="430" w:type="pct"/>
            <w:tcBorders>
              <w:top w:val="nil"/>
              <w:left w:val="single" w:sz="8" w:space="0" w:color="auto"/>
              <w:bottom w:val="single" w:sz="8" w:space="0" w:color="auto"/>
              <w:right w:val="single" w:sz="8" w:space="0" w:color="auto"/>
            </w:tcBorders>
            <w:vAlign w:val="center"/>
            <w:hideMark/>
          </w:tcPr>
          <w:p w14:paraId="5FA7EDDB" w14:textId="77777777" w:rsidR="00665A11" w:rsidRPr="00665A11" w:rsidRDefault="00665A11" w:rsidP="00665A11">
            <w:pPr>
              <w:spacing w:after="0"/>
              <w:jc w:val="center"/>
              <w:rPr>
                <w:color w:val="000000"/>
                <w:sz w:val="24"/>
              </w:rPr>
            </w:pPr>
            <w:r w:rsidRPr="00665A11">
              <w:rPr>
                <w:color w:val="000000"/>
                <w:sz w:val="24"/>
              </w:rPr>
              <w:t>2C2</w:t>
            </w:r>
          </w:p>
        </w:tc>
        <w:tc>
          <w:tcPr>
            <w:tcW w:w="1012" w:type="pct"/>
            <w:tcBorders>
              <w:top w:val="nil"/>
              <w:left w:val="nil"/>
              <w:bottom w:val="single" w:sz="8" w:space="0" w:color="auto"/>
              <w:right w:val="single" w:sz="8" w:space="0" w:color="auto"/>
            </w:tcBorders>
            <w:vAlign w:val="center"/>
            <w:hideMark/>
          </w:tcPr>
          <w:p w14:paraId="485CD209" w14:textId="77777777" w:rsidR="00665A11" w:rsidRPr="00665A11" w:rsidRDefault="00665A11" w:rsidP="00665A11">
            <w:pPr>
              <w:spacing w:after="0"/>
              <w:jc w:val="both"/>
              <w:rPr>
                <w:color w:val="000000"/>
                <w:sz w:val="24"/>
              </w:rPr>
            </w:pPr>
            <w:r w:rsidRPr="00665A11">
              <w:rPr>
                <w:color w:val="000000"/>
                <w:sz w:val="24"/>
              </w:rPr>
              <w:t>Sản xuất hợp kim chứa sắt</w:t>
            </w:r>
          </w:p>
        </w:tc>
        <w:tc>
          <w:tcPr>
            <w:tcW w:w="630" w:type="pct"/>
            <w:tcBorders>
              <w:top w:val="nil"/>
              <w:left w:val="nil"/>
              <w:bottom w:val="single" w:sz="8" w:space="0" w:color="auto"/>
              <w:right w:val="single" w:sz="8" w:space="0" w:color="auto"/>
            </w:tcBorders>
            <w:vAlign w:val="center"/>
            <w:hideMark/>
          </w:tcPr>
          <w:p w14:paraId="2BF27731" w14:textId="77777777" w:rsidR="00665A11" w:rsidRPr="00665A11" w:rsidRDefault="00665A11" w:rsidP="00665A11">
            <w:pPr>
              <w:spacing w:after="0"/>
              <w:jc w:val="center"/>
              <w:rPr>
                <w:color w:val="000000"/>
                <w:sz w:val="24"/>
              </w:rPr>
            </w:pPr>
            <w:r w:rsidRPr="00665A11">
              <w:rPr>
                <w:color w:val="000000"/>
                <w:sz w:val="24"/>
              </w:rPr>
              <w:t xml:space="preserve"> NO </w:t>
            </w:r>
          </w:p>
        </w:tc>
        <w:tc>
          <w:tcPr>
            <w:tcW w:w="574" w:type="pct"/>
            <w:tcBorders>
              <w:top w:val="nil"/>
              <w:left w:val="nil"/>
              <w:bottom w:val="single" w:sz="8" w:space="0" w:color="auto"/>
              <w:right w:val="single" w:sz="8" w:space="0" w:color="auto"/>
            </w:tcBorders>
            <w:vAlign w:val="center"/>
            <w:hideMark/>
          </w:tcPr>
          <w:p w14:paraId="0FD35710" w14:textId="77777777" w:rsidR="00665A11" w:rsidRPr="00665A11" w:rsidRDefault="00665A11" w:rsidP="00665A11">
            <w:pPr>
              <w:spacing w:after="0"/>
              <w:jc w:val="center"/>
              <w:rPr>
                <w:color w:val="000000"/>
                <w:sz w:val="24"/>
              </w:rPr>
            </w:pPr>
            <w:r w:rsidRPr="00665A11">
              <w:rPr>
                <w:color w:val="000000"/>
                <w:sz w:val="24"/>
              </w:rPr>
              <w:t>NO</w:t>
            </w:r>
          </w:p>
        </w:tc>
        <w:tc>
          <w:tcPr>
            <w:tcW w:w="574" w:type="pct"/>
            <w:tcBorders>
              <w:top w:val="nil"/>
              <w:left w:val="nil"/>
              <w:bottom w:val="single" w:sz="8" w:space="0" w:color="auto"/>
              <w:right w:val="single" w:sz="8" w:space="0" w:color="auto"/>
            </w:tcBorders>
            <w:vAlign w:val="center"/>
            <w:hideMark/>
          </w:tcPr>
          <w:p w14:paraId="39BFC67F" w14:textId="77777777" w:rsidR="00665A11" w:rsidRPr="00665A11" w:rsidRDefault="00665A11" w:rsidP="00665A11">
            <w:pPr>
              <w:spacing w:after="0"/>
              <w:jc w:val="center"/>
              <w:rPr>
                <w:color w:val="000000"/>
                <w:sz w:val="24"/>
              </w:rPr>
            </w:pPr>
            <w:r w:rsidRPr="00665A11">
              <w:rPr>
                <w:color w:val="000000"/>
                <w:sz w:val="24"/>
              </w:rPr>
              <w:t>NO</w:t>
            </w:r>
          </w:p>
        </w:tc>
        <w:tc>
          <w:tcPr>
            <w:tcW w:w="575" w:type="pct"/>
            <w:tcBorders>
              <w:top w:val="nil"/>
              <w:left w:val="nil"/>
              <w:bottom w:val="single" w:sz="8" w:space="0" w:color="auto"/>
              <w:right w:val="single" w:sz="8" w:space="0" w:color="auto"/>
            </w:tcBorders>
            <w:vAlign w:val="center"/>
            <w:hideMark/>
          </w:tcPr>
          <w:p w14:paraId="0D2ECD22" w14:textId="77777777" w:rsidR="00665A11" w:rsidRPr="00665A11" w:rsidRDefault="00665A11" w:rsidP="00665A11">
            <w:pPr>
              <w:spacing w:after="0"/>
              <w:jc w:val="center"/>
              <w:rPr>
                <w:color w:val="000000"/>
                <w:sz w:val="24"/>
              </w:rPr>
            </w:pPr>
            <w:r w:rsidRPr="00665A11">
              <w:rPr>
                <w:color w:val="000000"/>
                <w:sz w:val="24"/>
              </w:rPr>
              <w:t>NO</w:t>
            </w:r>
          </w:p>
        </w:tc>
        <w:tc>
          <w:tcPr>
            <w:tcW w:w="630" w:type="pct"/>
            <w:tcBorders>
              <w:top w:val="nil"/>
              <w:left w:val="nil"/>
              <w:bottom w:val="single" w:sz="8" w:space="0" w:color="auto"/>
              <w:right w:val="single" w:sz="8" w:space="0" w:color="auto"/>
            </w:tcBorders>
            <w:vAlign w:val="center"/>
            <w:hideMark/>
          </w:tcPr>
          <w:p w14:paraId="57804068" w14:textId="77777777" w:rsidR="00665A11" w:rsidRPr="00665A11" w:rsidRDefault="00665A11" w:rsidP="00665A11">
            <w:pPr>
              <w:spacing w:after="0"/>
              <w:jc w:val="center"/>
              <w:rPr>
                <w:color w:val="000000"/>
                <w:sz w:val="24"/>
              </w:rPr>
            </w:pPr>
            <w:r w:rsidRPr="00665A11">
              <w:rPr>
                <w:color w:val="000000"/>
                <w:sz w:val="24"/>
              </w:rPr>
              <w:t xml:space="preserve"> NO </w:t>
            </w:r>
          </w:p>
        </w:tc>
        <w:tc>
          <w:tcPr>
            <w:tcW w:w="575" w:type="pct"/>
            <w:tcBorders>
              <w:top w:val="nil"/>
              <w:left w:val="nil"/>
              <w:bottom w:val="single" w:sz="8" w:space="0" w:color="auto"/>
              <w:right w:val="single" w:sz="8" w:space="0" w:color="auto"/>
            </w:tcBorders>
            <w:vAlign w:val="center"/>
            <w:hideMark/>
          </w:tcPr>
          <w:p w14:paraId="6E33B251" w14:textId="77777777" w:rsidR="00665A11" w:rsidRPr="00665A11" w:rsidRDefault="00665A11" w:rsidP="00665A11">
            <w:pPr>
              <w:spacing w:after="0"/>
              <w:jc w:val="center"/>
              <w:rPr>
                <w:color w:val="000000"/>
                <w:sz w:val="24"/>
              </w:rPr>
            </w:pPr>
            <w:r w:rsidRPr="00665A11">
              <w:rPr>
                <w:color w:val="000000"/>
                <w:sz w:val="24"/>
              </w:rPr>
              <w:t xml:space="preserve">  NO  </w:t>
            </w:r>
          </w:p>
        </w:tc>
      </w:tr>
      <w:tr w:rsidR="0061100A" w:rsidRPr="00665A11" w14:paraId="42E48FDE" w14:textId="77777777" w:rsidTr="0061100A">
        <w:trPr>
          <w:trHeight w:val="320"/>
        </w:trPr>
        <w:tc>
          <w:tcPr>
            <w:tcW w:w="430" w:type="pct"/>
            <w:tcBorders>
              <w:top w:val="nil"/>
              <w:left w:val="single" w:sz="8" w:space="0" w:color="auto"/>
              <w:bottom w:val="single" w:sz="8" w:space="0" w:color="auto"/>
              <w:right w:val="single" w:sz="8" w:space="0" w:color="auto"/>
            </w:tcBorders>
            <w:vAlign w:val="center"/>
            <w:hideMark/>
          </w:tcPr>
          <w:p w14:paraId="2999B7EE" w14:textId="77777777" w:rsidR="00665A11" w:rsidRPr="00665A11" w:rsidRDefault="00665A11" w:rsidP="00665A11">
            <w:pPr>
              <w:spacing w:after="0"/>
              <w:jc w:val="center"/>
              <w:rPr>
                <w:color w:val="000000"/>
                <w:sz w:val="24"/>
              </w:rPr>
            </w:pPr>
            <w:r w:rsidRPr="00665A11">
              <w:rPr>
                <w:color w:val="000000"/>
                <w:sz w:val="24"/>
              </w:rPr>
              <w:t>2C3</w:t>
            </w:r>
          </w:p>
        </w:tc>
        <w:tc>
          <w:tcPr>
            <w:tcW w:w="1012" w:type="pct"/>
            <w:tcBorders>
              <w:top w:val="nil"/>
              <w:left w:val="nil"/>
              <w:bottom w:val="single" w:sz="8" w:space="0" w:color="auto"/>
              <w:right w:val="single" w:sz="8" w:space="0" w:color="auto"/>
            </w:tcBorders>
            <w:vAlign w:val="center"/>
            <w:hideMark/>
          </w:tcPr>
          <w:p w14:paraId="0931E8C0" w14:textId="77777777" w:rsidR="00665A11" w:rsidRPr="00665A11" w:rsidRDefault="00665A11" w:rsidP="00665A11">
            <w:pPr>
              <w:spacing w:after="0"/>
              <w:jc w:val="both"/>
              <w:rPr>
                <w:color w:val="000000"/>
                <w:sz w:val="24"/>
              </w:rPr>
            </w:pPr>
            <w:r w:rsidRPr="00665A11">
              <w:rPr>
                <w:color w:val="000000"/>
                <w:sz w:val="24"/>
              </w:rPr>
              <w:t>Sản xuất nhôm</w:t>
            </w:r>
          </w:p>
        </w:tc>
        <w:tc>
          <w:tcPr>
            <w:tcW w:w="630" w:type="pct"/>
            <w:tcBorders>
              <w:top w:val="nil"/>
              <w:left w:val="nil"/>
              <w:bottom w:val="single" w:sz="8" w:space="0" w:color="auto"/>
              <w:right w:val="single" w:sz="8" w:space="0" w:color="auto"/>
            </w:tcBorders>
            <w:vAlign w:val="center"/>
            <w:hideMark/>
          </w:tcPr>
          <w:p w14:paraId="5ABAC592" w14:textId="77777777" w:rsidR="00665A11" w:rsidRPr="00665A11" w:rsidRDefault="00665A11" w:rsidP="00665A11">
            <w:pPr>
              <w:spacing w:after="0"/>
              <w:jc w:val="center"/>
              <w:rPr>
                <w:color w:val="000000"/>
                <w:sz w:val="24"/>
              </w:rPr>
            </w:pPr>
            <w:r w:rsidRPr="00665A11">
              <w:rPr>
                <w:color w:val="000000"/>
                <w:sz w:val="24"/>
              </w:rPr>
              <w:t xml:space="preserve"> NO </w:t>
            </w:r>
          </w:p>
        </w:tc>
        <w:tc>
          <w:tcPr>
            <w:tcW w:w="574" w:type="pct"/>
            <w:tcBorders>
              <w:top w:val="nil"/>
              <w:left w:val="nil"/>
              <w:bottom w:val="single" w:sz="8" w:space="0" w:color="auto"/>
              <w:right w:val="single" w:sz="8" w:space="0" w:color="auto"/>
            </w:tcBorders>
            <w:vAlign w:val="center"/>
            <w:hideMark/>
          </w:tcPr>
          <w:p w14:paraId="4A3A583E" w14:textId="77777777" w:rsidR="00665A11" w:rsidRPr="00665A11" w:rsidRDefault="00665A11" w:rsidP="00665A11">
            <w:pPr>
              <w:spacing w:after="0"/>
              <w:jc w:val="center"/>
              <w:rPr>
                <w:color w:val="000000"/>
                <w:sz w:val="24"/>
              </w:rPr>
            </w:pPr>
            <w:r w:rsidRPr="00665A11">
              <w:rPr>
                <w:color w:val="000000"/>
                <w:sz w:val="24"/>
              </w:rPr>
              <w:t>NO</w:t>
            </w:r>
          </w:p>
        </w:tc>
        <w:tc>
          <w:tcPr>
            <w:tcW w:w="574" w:type="pct"/>
            <w:tcBorders>
              <w:top w:val="nil"/>
              <w:left w:val="nil"/>
              <w:bottom w:val="single" w:sz="8" w:space="0" w:color="auto"/>
              <w:right w:val="single" w:sz="8" w:space="0" w:color="auto"/>
            </w:tcBorders>
            <w:vAlign w:val="center"/>
            <w:hideMark/>
          </w:tcPr>
          <w:p w14:paraId="3B581312" w14:textId="77777777" w:rsidR="00665A11" w:rsidRPr="00665A11" w:rsidRDefault="00665A11" w:rsidP="00665A11">
            <w:pPr>
              <w:spacing w:after="0"/>
              <w:jc w:val="center"/>
              <w:rPr>
                <w:color w:val="000000"/>
                <w:sz w:val="24"/>
              </w:rPr>
            </w:pPr>
            <w:r w:rsidRPr="00665A11">
              <w:rPr>
                <w:color w:val="000000"/>
                <w:sz w:val="24"/>
              </w:rPr>
              <w:t>NO</w:t>
            </w:r>
          </w:p>
        </w:tc>
        <w:tc>
          <w:tcPr>
            <w:tcW w:w="575" w:type="pct"/>
            <w:tcBorders>
              <w:top w:val="nil"/>
              <w:left w:val="nil"/>
              <w:bottom w:val="single" w:sz="8" w:space="0" w:color="auto"/>
              <w:right w:val="single" w:sz="8" w:space="0" w:color="auto"/>
            </w:tcBorders>
            <w:vAlign w:val="center"/>
            <w:hideMark/>
          </w:tcPr>
          <w:p w14:paraId="3CE07D7E" w14:textId="77777777" w:rsidR="00665A11" w:rsidRPr="00665A11" w:rsidRDefault="00665A11" w:rsidP="00665A11">
            <w:pPr>
              <w:spacing w:after="0"/>
              <w:jc w:val="center"/>
              <w:rPr>
                <w:color w:val="000000"/>
                <w:sz w:val="24"/>
              </w:rPr>
            </w:pPr>
            <w:r w:rsidRPr="00665A11">
              <w:rPr>
                <w:color w:val="000000"/>
                <w:sz w:val="24"/>
              </w:rPr>
              <w:t>NO</w:t>
            </w:r>
          </w:p>
        </w:tc>
        <w:tc>
          <w:tcPr>
            <w:tcW w:w="630" w:type="pct"/>
            <w:tcBorders>
              <w:top w:val="nil"/>
              <w:left w:val="nil"/>
              <w:bottom w:val="single" w:sz="8" w:space="0" w:color="auto"/>
              <w:right w:val="single" w:sz="8" w:space="0" w:color="auto"/>
            </w:tcBorders>
            <w:vAlign w:val="center"/>
            <w:hideMark/>
          </w:tcPr>
          <w:p w14:paraId="0B3B3074" w14:textId="77777777" w:rsidR="00665A11" w:rsidRPr="00665A11" w:rsidRDefault="00665A11" w:rsidP="00665A11">
            <w:pPr>
              <w:spacing w:after="0"/>
              <w:jc w:val="center"/>
              <w:rPr>
                <w:color w:val="000000"/>
                <w:sz w:val="24"/>
              </w:rPr>
            </w:pPr>
            <w:r w:rsidRPr="00665A11">
              <w:rPr>
                <w:color w:val="000000"/>
                <w:sz w:val="24"/>
              </w:rPr>
              <w:t xml:space="preserve"> NO </w:t>
            </w:r>
          </w:p>
        </w:tc>
        <w:tc>
          <w:tcPr>
            <w:tcW w:w="575" w:type="pct"/>
            <w:tcBorders>
              <w:top w:val="nil"/>
              <w:left w:val="nil"/>
              <w:bottom w:val="single" w:sz="8" w:space="0" w:color="auto"/>
              <w:right w:val="single" w:sz="8" w:space="0" w:color="auto"/>
            </w:tcBorders>
            <w:vAlign w:val="center"/>
            <w:hideMark/>
          </w:tcPr>
          <w:p w14:paraId="78BE9845" w14:textId="77777777" w:rsidR="00665A11" w:rsidRPr="00665A11" w:rsidRDefault="00665A11" w:rsidP="00665A11">
            <w:pPr>
              <w:spacing w:after="0"/>
              <w:jc w:val="center"/>
              <w:rPr>
                <w:color w:val="000000"/>
                <w:sz w:val="24"/>
              </w:rPr>
            </w:pPr>
            <w:r w:rsidRPr="00665A11">
              <w:rPr>
                <w:color w:val="000000"/>
                <w:sz w:val="24"/>
              </w:rPr>
              <w:t xml:space="preserve">  NO  </w:t>
            </w:r>
          </w:p>
        </w:tc>
      </w:tr>
      <w:tr w:rsidR="0061100A" w:rsidRPr="00665A11" w14:paraId="400D9AEA" w14:textId="77777777" w:rsidTr="0061100A">
        <w:trPr>
          <w:trHeight w:val="320"/>
        </w:trPr>
        <w:tc>
          <w:tcPr>
            <w:tcW w:w="430" w:type="pct"/>
            <w:tcBorders>
              <w:top w:val="nil"/>
              <w:left w:val="single" w:sz="8" w:space="0" w:color="auto"/>
              <w:bottom w:val="single" w:sz="8" w:space="0" w:color="auto"/>
              <w:right w:val="single" w:sz="8" w:space="0" w:color="auto"/>
            </w:tcBorders>
            <w:vAlign w:val="center"/>
            <w:hideMark/>
          </w:tcPr>
          <w:p w14:paraId="55701AC7" w14:textId="77777777" w:rsidR="00665A11" w:rsidRPr="00665A11" w:rsidRDefault="00665A11" w:rsidP="00665A11">
            <w:pPr>
              <w:spacing w:after="0"/>
              <w:jc w:val="center"/>
              <w:rPr>
                <w:color w:val="000000"/>
                <w:sz w:val="24"/>
              </w:rPr>
            </w:pPr>
            <w:r w:rsidRPr="00665A11">
              <w:rPr>
                <w:color w:val="000000"/>
                <w:sz w:val="24"/>
              </w:rPr>
              <w:t>2C4</w:t>
            </w:r>
          </w:p>
        </w:tc>
        <w:tc>
          <w:tcPr>
            <w:tcW w:w="1012" w:type="pct"/>
            <w:tcBorders>
              <w:top w:val="nil"/>
              <w:left w:val="nil"/>
              <w:bottom w:val="single" w:sz="8" w:space="0" w:color="auto"/>
              <w:right w:val="single" w:sz="8" w:space="0" w:color="auto"/>
            </w:tcBorders>
            <w:vAlign w:val="center"/>
            <w:hideMark/>
          </w:tcPr>
          <w:p w14:paraId="48C02A0C" w14:textId="77777777" w:rsidR="00665A11" w:rsidRPr="00665A11" w:rsidRDefault="00665A11" w:rsidP="00665A11">
            <w:pPr>
              <w:spacing w:after="0"/>
              <w:jc w:val="both"/>
              <w:rPr>
                <w:color w:val="000000"/>
                <w:sz w:val="24"/>
              </w:rPr>
            </w:pPr>
            <w:r w:rsidRPr="00665A11">
              <w:rPr>
                <w:color w:val="000000"/>
                <w:sz w:val="24"/>
              </w:rPr>
              <w:t>Sản xuất magnesium</w:t>
            </w:r>
          </w:p>
        </w:tc>
        <w:tc>
          <w:tcPr>
            <w:tcW w:w="630" w:type="pct"/>
            <w:tcBorders>
              <w:top w:val="nil"/>
              <w:left w:val="nil"/>
              <w:bottom w:val="single" w:sz="8" w:space="0" w:color="auto"/>
              <w:right w:val="single" w:sz="8" w:space="0" w:color="auto"/>
            </w:tcBorders>
            <w:vAlign w:val="center"/>
            <w:hideMark/>
          </w:tcPr>
          <w:p w14:paraId="0F19DB77" w14:textId="77777777" w:rsidR="00665A11" w:rsidRPr="00665A11" w:rsidRDefault="00665A11" w:rsidP="00665A11">
            <w:pPr>
              <w:spacing w:after="0"/>
              <w:jc w:val="center"/>
              <w:rPr>
                <w:color w:val="000000"/>
                <w:sz w:val="24"/>
              </w:rPr>
            </w:pPr>
            <w:r w:rsidRPr="00665A11">
              <w:rPr>
                <w:color w:val="000000"/>
                <w:sz w:val="24"/>
              </w:rPr>
              <w:t xml:space="preserve"> NO </w:t>
            </w:r>
          </w:p>
        </w:tc>
        <w:tc>
          <w:tcPr>
            <w:tcW w:w="574" w:type="pct"/>
            <w:tcBorders>
              <w:top w:val="nil"/>
              <w:left w:val="nil"/>
              <w:bottom w:val="single" w:sz="8" w:space="0" w:color="auto"/>
              <w:right w:val="single" w:sz="8" w:space="0" w:color="auto"/>
            </w:tcBorders>
            <w:vAlign w:val="center"/>
            <w:hideMark/>
          </w:tcPr>
          <w:p w14:paraId="6E05142F" w14:textId="77777777" w:rsidR="00665A11" w:rsidRPr="00665A11" w:rsidRDefault="00665A11" w:rsidP="00665A11">
            <w:pPr>
              <w:spacing w:after="0"/>
              <w:jc w:val="center"/>
              <w:rPr>
                <w:color w:val="000000"/>
                <w:sz w:val="24"/>
              </w:rPr>
            </w:pPr>
            <w:r w:rsidRPr="00665A11">
              <w:rPr>
                <w:color w:val="000000"/>
                <w:sz w:val="24"/>
              </w:rPr>
              <w:t>NO</w:t>
            </w:r>
          </w:p>
        </w:tc>
        <w:tc>
          <w:tcPr>
            <w:tcW w:w="574" w:type="pct"/>
            <w:tcBorders>
              <w:top w:val="nil"/>
              <w:left w:val="nil"/>
              <w:bottom w:val="single" w:sz="8" w:space="0" w:color="auto"/>
              <w:right w:val="single" w:sz="8" w:space="0" w:color="auto"/>
            </w:tcBorders>
            <w:vAlign w:val="center"/>
            <w:hideMark/>
          </w:tcPr>
          <w:p w14:paraId="53E43281" w14:textId="77777777" w:rsidR="00665A11" w:rsidRPr="00665A11" w:rsidRDefault="00665A11" w:rsidP="00665A11">
            <w:pPr>
              <w:spacing w:after="0"/>
              <w:jc w:val="center"/>
              <w:rPr>
                <w:color w:val="000000"/>
                <w:sz w:val="24"/>
              </w:rPr>
            </w:pPr>
            <w:r w:rsidRPr="00665A11">
              <w:rPr>
                <w:color w:val="000000"/>
                <w:sz w:val="24"/>
              </w:rPr>
              <w:t>NO</w:t>
            </w:r>
          </w:p>
        </w:tc>
        <w:tc>
          <w:tcPr>
            <w:tcW w:w="575" w:type="pct"/>
            <w:tcBorders>
              <w:top w:val="nil"/>
              <w:left w:val="nil"/>
              <w:bottom w:val="single" w:sz="8" w:space="0" w:color="auto"/>
              <w:right w:val="single" w:sz="8" w:space="0" w:color="auto"/>
            </w:tcBorders>
            <w:vAlign w:val="center"/>
            <w:hideMark/>
          </w:tcPr>
          <w:p w14:paraId="74725A33" w14:textId="77777777" w:rsidR="00665A11" w:rsidRPr="00665A11" w:rsidRDefault="00665A11" w:rsidP="00665A11">
            <w:pPr>
              <w:spacing w:after="0"/>
              <w:jc w:val="center"/>
              <w:rPr>
                <w:color w:val="000000"/>
                <w:sz w:val="24"/>
              </w:rPr>
            </w:pPr>
            <w:r w:rsidRPr="00665A11">
              <w:rPr>
                <w:color w:val="000000"/>
                <w:sz w:val="24"/>
              </w:rPr>
              <w:t>NO</w:t>
            </w:r>
          </w:p>
        </w:tc>
        <w:tc>
          <w:tcPr>
            <w:tcW w:w="630" w:type="pct"/>
            <w:tcBorders>
              <w:top w:val="nil"/>
              <w:left w:val="nil"/>
              <w:bottom w:val="single" w:sz="8" w:space="0" w:color="auto"/>
              <w:right w:val="single" w:sz="8" w:space="0" w:color="auto"/>
            </w:tcBorders>
            <w:vAlign w:val="center"/>
            <w:hideMark/>
          </w:tcPr>
          <w:p w14:paraId="61FB4079" w14:textId="77777777" w:rsidR="00665A11" w:rsidRPr="00665A11" w:rsidRDefault="00665A11" w:rsidP="00665A11">
            <w:pPr>
              <w:spacing w:after="0"/>
              <w:jc w:val="center"/>
              <w:rPr>
                <w:color w:val="000000"/>
                <w:sz w:val="24"/>
              </w:rPr>
            </w:pPr>
            <w:r w:rsidRPr="00665A11">
              <w:rPr>
                <w:color w:val="000000"/>
                <w:sz w:val="24"/>
              </w:rPr>
              <w:t xml:space="preserve"> NO </w:t>
            </w:r>
          </w:p>
        </w:tc>
        <w:tc>
          <w:tcPr>
            <w:tcW w:w="575" w:type="pct"/>
            <w:tcBorders>
              <w:top w:val="nil"/>
              <w:left w:val="nil"/>
              <w:bottom w:val="single" w:sz="8" w:space="0" w:color="auto"/>
              <w:right w:val="single" w:sz="8" w:space="0" w:color="auto"/>
            </w:tcBorders>
            <w:vAlign w:val="center"/>
            <w:hideMark/>
          </w:tcPr>
          <w:p w14:paraId="7EE55C29" w14:textId="77777777" w:rsidR="00665A11" w:rsidRPr="00665A11" w:rsidRDefault="00665A11" w:rsidP="00665A11">
            <w:pPr>
              <w:spacing w:after="0"/>
              <w:jc w:val="center"/>
              <w:rPr>
                <w:color w:val="000000"/>
                <w:sz w:val="24"/>
              </w:rPr>
            </w:pPr>
            <w:r w:rsidRPr="00665A11">
              <w:rPr>
                <w:color w:val="000000"/>
                <w:sz w:val="24"/>
              </w:rPr>
              <w:t xml:space="preserve">  NO  </w:t>
            </w:r>
          </w:p>
        </w:tc>
      </w:tr>
      <w:tr w:rsidR="0061100A" w:rsidRPr="00665A11" w14:paraId="0F116946" w14:textId="77777777" w:rsidTr="0061100A">
        <w:trPr>
          <w:trHeight w:val="320"/>
        </w:trPr>
        <w:tc>
          <w:tcPr>
            <w:tcW w:w="430" w:type="pct"/>
            <w:tcBorders>
              <w:top w:val="nil"/>
              <w:left w:val="single" w:sz="8" w:space="0" w:color="auto"/>
              <w:bottom w:val="single" w:sz="8" w:space="0" w:color="auto"/>
              <w:right w:val="single" w:sz="8" w:space="0" w:color="auto"/>
            </w:tcBorders>
            <w:vAlign w:val="center"/>
            <w:hideMark/>
          </w:tcPr>
          <w:p w14:paraId="64FCCCF6" w14:textId="77777777" w:rsidR="00665A11" w:rsidRPr="00665A11" w:rsidRDefault="00665A11" w:rsidP="00665A11">
            <w:pPr>
              <w:spacing w:after="0"/>
              <w:jc w:val="center"/>
              <w:rPr>
                <w:color w:val="000000"/>
                <w:sz w:val="24"/>
              </w:rPr>
            </w:pPr>
            <w:r w:rsidRPr="00665A11">
              <w:rPr>
                <w:color w:val="000000"/>
                <w:sz w:val="24"/>
              </w:rPr>
              <w:t>2C5</w:t>
            </w:r>
          </w:p>
        </w:tc>
        <w:tc>
          <w:tcPr>
            <w:tcW w:w="1012" w:type="pct"/>
            <w:tcBorders>
              <w:top w:val="nil"/>
              <w:left w:val="nil"/>
              <w:bottom w:val="single" w:sz="8" w:space="0" w:color="auto"/>
              <w:right w:val="single" w:sz="8" w:space="0" w:color="auto"/>
            </w:tcBorders>
            <w:vAlign w:val="center"/>
            <w:hideMark/>
          </w:tcPr>
          <w:p w14:paraId="514FDDEC" w14:textId="77777777" w:rsidR="00665A11" w:rsidRPr="00665A11" w:rsidRDefault="00665A11" w:rsidP="00665A11">
            <w:pPr>
              <w:spacing w:after="0"/>
              <w:jc w:val="both"/>
              <w:rPr>
                <w:color w:val="000000"/>
                <w:sz w:val="24"/>
              </w:rPr>
            </w:pPr>
            <w:r w:rsidRPr="00665A11">
              <w:rPr>
                <w:color w:val="000000"/>
                <w:sz w:val="24"/>
              </w:rPr>
              <w:t>Sản xuất chì</w:t>
            </w:r>
          </w:p>
        </w:tc>
        <w:tc>
          <w:tcPr>
            <w:tcW w:w="630" w:type="pct"/>
            <w:tcBorders>
              <w:top w:val="nil"/>
              <w:left w:val="nil"/>
              <w:bottom w:val="single" w:sz="8" w:space="0" w:color="auto"/>
              <w:right w:val="single" w:sz="8" w:space="0" w:color="auto"/>
            </w:tcBorders>
            <w:vAlign w:val="center"/>
            <w:hideMark/>
          </w:tcPr>
          <w:p w14:paraId="00017770" w14:textId="77777777" w:rsidR="00665A11" w:rsidRPr="00665A11" w:rsidRDefault="00665A11" w:rsidP="00665A11">
            <w:pPr>
              <w:spacing w:after="0"/>
              <w:jc w:val="center"/>
              <w:rPr>
                <w:color w:val="000000"/>
                <w:sz w:val="24"/>
              </w:rPr>
            </w:pPr>
            <w:r w:rsidRPr="00665A11">
              <w:rPr>
                <w:color w:val="000000"/>
                <w:sz w:val="24"/>
              </w:rPr>
              <w:t xml:space="preserve"> NO </w:t>
            </w:r>
          </w:p>
        </w:tc>
        <w:tc>
          <w:tcPr>
            <w:tcW w:w="574" w:type="pct"/>
            <w:tcBorders>
              <w:top w:val="nil"/>
              <w:left w:val="nil"/>
              <w:bottom w:val="single" w:sz="8" w:space="0" w:color="auto"/>
              <w:right w:val="single" w:sz="8" w:space="0" w:color="auto"/>
            </w:tcBorders>
            <w:vAlign w:val="center"/>
            <w:hideMark/>
          </w:tcPr>
          <w:p w14:paraId="534FA8DA" w14:textId="77777777" w:rsidR="00665A11" w:rsidRPr="00665A11" w:rsidRDefault="00665A11" w:rsidP="00665A11">
            <w:pPr>
              <w:spacing w:after="0"/>
              <w:jc w:val="center"/>
              <w:rPr>
                <w:color w:val="000000"/>
                <w:sz w:val="24"/>
              </w:rPr>
            </w:pPr>
            <w:r w:rsidRPr="00665A11">
              <w:rPr>
                <w:color w:val="000000"/>
                <w:sz w:val="24"/>
              </w:rPr>
              <w:t>NO</w:t>
            </w:r>
          </w:p>
        </w:tc>
        <w:tc>
          <w:tcPr>
            <w:tcW w:w="574" w:type="pct"/>
            <w:tcBorders>
              <w:top w:val="nil"/>
              <w:left w:val="nil"/>
              <w:bottom w:val="single" w:sz="8" w:space="0" w:color="auto"/>
              <w:right w:val="single" w:sz="8" w:space="0" w:color="auto"/>
            </w:tcBorders>
            <w:vAlign w:val="center"/>
            <w:hideMark/>
          </w:tcPr>
          <w:p w14:paraId="320D90A2" w14:textId="77777777" w:rsidR="00665A11" w:rsidRPr="00665A11" w:rsidRDefault="00665A11" w:rsidP="00665A11">
            <w:pPr>
              <w:spacing w:after="0"/>
              <w:jc w:val="center"/>
              <w:rPr>
                <w:color w:val="000000"/>
                <w:sz w:val="24"/>
              </w:rPr>
            </w:pPr>
            <w:r w:rsidRPr="00665A11">
              <w:rPr>
                <w:color w:val="000000"/>
                <w:sz w:val="24"/>
              </w:rPr>
              <w:t>NO</w:t>
            </w:r>
          </w:p>
        </w:tc>
        <w:tc>
          <w:tcPr>
            <w:tcW w:w="575" w:type="pct"/>
            <w:tcBorders>
              <w:top w:val="nil"/>
              <w:left w:val="nil"/>
              <w:bottom w:val="single" w:sz="8" w:space="0" w:color="auto"/>
              <w:right w:val="single" w:sz="8" w:space="0" w:color="auto"/>
            </w:tcBorders>
            <w:vAlign w:val="center"/>
            <w:hideMark/>
          </w:tcPr>
          <w:p w14:paraId="4D726B98" w14:textId="77777777" w:rsidR="00665A11" w:rsidRPr="00665A11" w:rsidRDefault="00665A11" w:rsidP="00665A11">
            <w:pPr>
              <w:spacing w:after="0"/>
              <w:jc w:val="center"/>
              <w:rPr>
                <w:color w:val="000000"/>
                <w:sz w:val="24"/>
              </w:rPr>
            </w:pPr>
            <w:r w:rsidRPr="00665A11">
              <w:rPr>
                <w:color w:val="000000"/>
                <w:sz w:val="24"/>
              </w:rPr>
              <w:t>NO</w:t>
            </w:r>
          </w:p>
        </w:tc>
        <w:tc>
          <w:tcPr>
            <w:tcW w:w="630" w:type="pct"/>
            <w:tcBorders>
              <w:top w:val="nil"/>
              <w:left w:val="nil"/>
              <w:bottom w:val="single" w:sz="8" w:space="0" w:color="auto"/>
              <w:right w:val="single" w:sz="8" w:space="0" w:color="auto"/>
            </w:tcBorders>
            <w:vAlign w:val="center"/>
            <w:hideMark/>
          </w:tcPr>
          <w:p w14:paraId="399690C4" w14:textId="77777777" w:rsidR="00665A11" w:rsidRPr="00665A11" w:rsidRDefault="00665A11" w:rsidP="00665A11">
            <w:pPr>
              <w:spacing w:after="0"/>
              <w:jc w:val="center"/>
              <w:rPr>
                <w:color w:val="000000"/>
                <w:sz w:val="24"/>
              </w:rPr>
            </w:pPr>
            <w:r w:rsidRPr="00665A11">
              <w:rPr>
                <w:color w:val="000000"/>
                <w:sz w:val="24"/>
              </w:rPr>
              <w:t xml:space="preserve"> NO </w:t>
            </w:r>
          </w:p>
        </w:tc>
        <w:tc>
          <w:tcPr>
            <w:tcW w:w="575" w:type="pct"/>
            <w:tcBorders>
              <w:top w:val="nil"/>
              <w:left w:val="nil"/>
              <w:bottom w:val="single" w:sz="8" w:space="0" w:color="auto"/>
              <w:right w:val="single" w:sz="8" w:space="0" w:color="auto"/>
            </w:tcBorders>
            <w:vAlign w:val="center"/>
            <w:hideMark/>
          </w:tcPr>
          <w:p w14:paraId="603C9448" w14:textId="77777777" w:rsidR="00665A11" w:rsidRPr="00665A11" w:rsidRDefault="00665A11" w:rsidP="00665A11">
            <w:pPr>
              <w:spacing w:after="0"/>
              <w:jc w:val="center"/>
              <w:rPr>
                <w:color w:val="000000"/>
                <w:sz w:val="24"/>
              </w:rPr>
            </w:pPr>
            <w:r w:rsidRPr="00665A11">
              <w:rPr>
                <w:color w:val="000000"/>
                <w:sz w:val="24"/>
              </w:rPr>
              <w:t xml:space="preserve">  NO  </w:t>
            </w:r>
          </w:p>
        </w:tc>
      </w:tr>
      <w:tr w:rsidR="0061100A" w:rsidRPr="00665A11" w14:paraId="7F2B1844" w14:textId="77777777" w:rsidTr="0061100A">
        <w:trPr>
          <w:trHeight w:val="320"/>
        </w:trPr>
        <w:tc>
          <w:tcPr>
            <w:tcW w:w="430" w:type="pct"/>
            <w:tcBorders>
              <w:top w:val="nil"/>
              <w:left w:val="single" w:sz="8" w:space="0" w:color="auto"/>
              <w:bottom w:val="single" w:sz="8" w:space="0" w:color="auto"/>
              <w:right w:val="single" w:sz="8" w:space="0" w:color="auto"/>
            </w:tcBorders>
            <w:vAlign w:val="center"/>
            <w:hideMark/>
          </w:tcPr>
          <w:p w14:paraId="2A00511D" w14:textId="77777777" w:rsidR="00665A11" w:rsidRPr="00665A11" w:rsidRDefault="00665A11" w:rsidP="00665A11">
            <w:pPr>
              <w:spacing w:after="0"/>
              <w:jc w:val="center"/>
              <w:rPr>
                <w:color w:val="000000"/>
                <w:sz w:val="24"/>
              </w:rPr>
            </w:pPr>
            <w:r w:rsidRPr="00665A11">
              <w:rPr>
                <w:color w:val="000000"/>
                <w:sz w:val="24"/>
              </w:rPr>
              <w:lastRenderedPageBreak/>
              <w:t>2C6</w:t>
            </w:r>
          </w:p>
        </w:tc>
        <w:tc>
          <w:tcPr>
            <w:tcW w:w="1012" w:type="pct"/>
            <w:tcBorders>
              <w:top w:val="nil"/>
              <w:left w:val="nil"/>
              <w:bottom w:val="single" w:sz="8" w:space="0" w:color="auto"/>
              <w:right w:val="single" w:sz="8" w:space="0" w:color="auto"/>
            </w:tcBorders>
            <w:vAlign w:val="center"/>
            <w:hideMark/>
          </w:tcPr>
          <w:p w14:paraId="69347F3A" w14:textId="77777777" w:rsidR="00665A11" w:rsidRPr="00665A11" w:rsidRDefault="00665A11" w:rsidP="00665A11">
            <w:pPr>
              <w:spacing w:after="0"/>
              <w:jc w:val="both"/>
              <w:rPr>
                <w:color w:val="000000"/>
                <w:sz w:val="24"/>
              </w:rPr>
            </w:pPr>
            <w:r w:rsidRPr="00665A11">
              <w:rPr>
                <w:color w:val="000000"/>
                <w:sz w:val="24"/>
              </w:rPr>
              <w:t>Sản xuất kẽm</w:t>
            </w:r>
          </w:p>
        </w:tc>
        <w:tc>
          <w:tcPr>
            <w:tcW w:w="630" w:type="pct"/>
            <w:tcBorders>
              <w:top w:val="nil"/>
              <w:left w:val="nil"/>
              <w:bottom w:val="single" w:sz="8" w:space="0" w:color="auto"/>
              <w:right w:val="single" w:sz="8" w:space="0" w:color="auto"/>
            </w:tcBorders>
            <w:vAlign w:val="center"/>
            <w:hideMark/>
          </w:tcPr>
          <w:p w14:paraId="1E01CF08" w14:textId="77777777" w:rsidR="00665A11" w:rsidRPr="00665A11" w:rsidRDefault="00665A11" w:rsidP="00665A11">
            <w:pPr>
              <w:spacing w:after="0"/>
              <w:jc w:val="center"/>
              <w:rPr>
                <w:color w:val="000000"/>
                <w:sz w:val="24"/>
              </w:rPr>
            </w:pPr>
            <w:r w:rsidRPr="00665A11">
              <w:rPr>
                <w:color w:val="000000"/>
                <w:sz w:val="24"/>
              </w:rPr>
              <w:t xml:space="preserve"> NO </w:t>
            </w:r>
          </w:p>
        </w:tc>
        <w:tc>
          <w:tcPr>
            <w:tcW w:w="574" w:type="pct"/>
            <w:tcBorders>
              <w:top w:val="nil"/>
              <w:left w:val="nil"/>
              <w:bottom w:val="single" w:sz="8" w:space="0" w:color="auto"/>
              <w:right w:val="single" w:sz="8" w:space="0" w:color="auto"/>
            </w:tcBorders>
            <w:vAlign w:val="center"/>
            <w:hideMark/>
          </w:tcPr>
          <w:p w14:paraId="46701C27" w14:textId="77777777" w:rsidR="00665A11" w:rsidRPr="00665A11" w:rsidRDefault="00665A11" w:rsidP="00665A11">
            <w:pPr>
              <w:spacing w:after="0"/>
              <w:jc w:val="center"/>
              <w:rPr>
                <w:color w:val="000000"/>
                <w:sz w:val="24"/>
              </w:rPr>
            </w:pPr>
            <w:r w:rsidRPr="00665A11">
              <w:rPr>
                <w:color w:val="000000"/>
                <w:sz w:val="24"/>
              </w:rPr>
              <w:t>NO</w:t>
            </w:r>
          </w:p>
        </w:tc>
        <w:tc>
          <w:tcPr>
            <w:tcW w:w="574" w:type="pct"/>
            <w:tcBorders>
              <w:top w:val="nil"/>
              <w:left w:val="nil"/>
              <w:bottom w:val="single" w:sz="8" w:space="0" w:color="auto"/>
              <w:right w:val="single" w:sz="8" w:space="0" w:color="auto"/>
            </w:tcBorders>
            <w:vAlign w:val="center"/>
            <w:hideMark/>
          </w:tcPr>
          <w:p w14:paraId="55F4F17D" w14:textId="77777777" w:rsidR="00665A11" w:rsidRPr="00665A11" w:rsidRDefault="00665A11" w:rsidP="00665A11">
            <w:pPr>
              <w:spacing w:after="0"/>
              <w:jc w:val="center"/>
              <w:rPr>
                <w:color w:val="000000"/>
                <w:sz w:val="24"/>
              </w:rPr>
            </w:pPr>
            <w:r w:rsidRPr="00665A11">
              <w:rPr>
                <w:color w:val="000000"/>
                <w:sz w:val="24"/>
              </w:rPr>
              <w:t>NO</w:t>
            </w:r>
          </w:p>
        </w:tc>
        <w:tc>
          <w:tcPr>
            <w:tcW w:w="575" w:type="pct"/>
            <w:tcBorders>
              <w:top w:val="nil"/>
              <w:left w:val="nil"/>
              <w:bottom w:val="single" w:sz="8" w:space="0" w:color="auto"/>
              <w:right w:val="single" w:sz="8" w:space="0" w:color="auto"/>
            </w:tcBorders>
            <w:vAlign w:val="center"/>
            <w:hideMark/>
          </w:tcPr>
          <w:p w14:paraId="30E122C6" w14:textId="77777777" w:rsidR="00665A11" w:rsidRPr="00665A11" w:rsidRDefault="00665A11" w:rsidP="00665A11">
            <w:pPr>
              <w:spacing w:after="0"/>
              <w:jc w:val="center"/>
              <w:rPr>
                <w:color w:val="000000"/>
                <w:sz w:val="24"/>
              </w:rPr>
            </w:pPr>
            <w:r w:rsidRPr="00665A11">
              <w:rPr>
                <w:color w:val="000000"/>
                <w:sz w:val="24"/>
              </w:rPr>
              <w:t>NO</w:t>
            </w:r>
          </w:p>
        </w:tc>
        <w:tc>
          <w:tcPr>
            <w:tcW w:w="630" w:type="pct"/>
            <w:tcBorders>
              <w:top w:val="nil"/>
              <w:left w:val="nil"/>
              <w:bottom w:val="single" w:sz="8" w:space="0" w:color="auto"/>
              <w:right w:val="single" w:sz="8" w:space="0" w:color="auto"/>
            </w:tcBorders>
            <w:vAlign w:val="center"/>
            <w:hideMark/>
          </w:tcPr>
          <w:p w14:paraId="47FFE204" w14:textId="77777777" w:rsidR="00665A11" w:rsidRPr="00665A11" w:rsidRDefault="00665A11" w:rsidP="00665A11">
            <w:pPr>
              <w:spacing w:after="0"/>
              <w:jc w:val="center"/>
              <w:rPr>
                <w:color w:val="000000"/>
                <w:sz w:val="24"/>
              </w:rPr>
            </w:pPr>
            <w:r w:rsidRPr="00665A11">
              <w:rPr>
                <w:color w:val="000000"/>
                <w:sz w:val="24"/>
              </w:rPr>
              <w:t xml:space="preserve"> NO </w:t>
            </w:r>
          </w:p>
        </w:tc>
        <w:tc>
          <w:tcPr>
            <w:tcW w:w="575" w:type="pct"/>
            <w:tcBorders>
              <w:top w:val="nil"/>
              <w:left w:val="nil"/>
              <w:bottom w:val="single" w:sz="8" w:space="0" w:color="auto"/>
              <w:right w:val="single" w:sz="8" w:space="0" w:color="auto"/>
            </w:tcBorders>
            <w:vAlign w:val="center"/>
            <w:hideMark/>
          </w:tcPr>
          <w:p w14:paraId="3E8E965C" w14:textId="77777777" w:rsidR="00665A11" w:rsidRPr="00665A11" w:rsidRDefault="00665A11" w:rsidP="00665A11">
            <w:pPr>
              <w:spacing w:after="0"/>
              <w:jc w:val="center"/>
              <w:rPr>
                <w:color w:val="000000"/>
                <w:sz w:val="24"/>
              </w:rPr>
            </w:pPr>
            <w:r w:rsidRPr="00665A11">
              <w:rPr>
                <w:color w:val="000000"/>
                <w:sz w:val="24"/>
              </w:rPr>
              <w:t xml:space="preserve">  NO  </w:t>
            </w:r>
          </w:p>
        </w:tc>
      </w:tr>
      <w:tr w:rsidR="0061100A" w:rsidRPr="00665A11" w14:paraId="7338CAE3" w14:textId="77777777" w:rsidTr="0061100A">
        <w:trPr>
          <w:trHeight w:val="940"/>
        </w:trPr>
        <w:tc>
          <w:tcPr>
            <w:tcW w:w="430" w:type="pct"/>
            <w:tcBorders>
              <w:top w:val="nil"/>
              <w:left w:val="single" w:sz="8" w:space="0" w:color="auto"/>
              <w:bottom w:val="single" w:sz="8" w:space="0" w:color="auto"/>
              <w:right w:val="single" w:sz="8" w:space="0" w:color="auto"/>
            </w:tcBorders>
            <w:shd w:val="clear" w:color="000000" w:fill="FFF2CC"/>
            <w:vAlign w:val="center"/>
            <w:hideMark/>
          </w:tcPr>
          <w:p w14:paraId="334EE888" w14:textId="77777777" w:rsidR="00665A11" w:rsidRPr="00665A11" w:rsidRDefault="00665A11" w:rsidP="00665A11">
            <w:pPr>
              <w:spacing w:after="0"/>
              <w:jc w:val="center"/>
              <w:rPr>
                <w:color w:val="000000"/>
                <w:sz w:val="24"/>
              </w:rPr>
            </w:pPr>
            <w:r w:rsidRPr="00665A11">
              <w:rPr>
                <w:color w:val="000000"/>
                <w:sz w:val="24"/>
              </w:rPr>
              <w:t>2D</w:t>
            </w:r>
          </w:p>
        </w:tc>
        <w:tc>
          <w:tcPr>
            <w:tcW w:w="1012" w:type="pct"/>
            <w:tcBorders>
              <w:top w:val="nil"/>
              <w:left w:val="nil"/>
              <w:bottom w:val="single" w:sz="8" w:space="0" w:color="auto"/>
              <w:right w:val="single" w:sz="8" w:space="0" w:color="auto"/>
            </w:tcBorders>
            <w:shd w:val="clear" w:color="000000" w:fill="FFF2CC"/>
            <w:vAlign w:val="center"/>
            <w:hideMark/>
          </w:tcPr>
          <w:p w14:paraId="753B7EBF" w14:textId="77777777" w:rsidR="00665A11" w:rsidRPr="00665A11" w:rsidRDefault="00665A11" w:rsidP="00665A11">
            <w:pPr>
              <w:spacing w:after="0"/>
              <w:jc w:val="both"/>
              <w:rPr>
                <w:color w:val="000000"/>
                <w:sz w:val="24"/>
              </w:rPr>
            </w:pPr>
            <w:r w:rsidRPr="00665A11">
              <w:rPr>
                <w:color w:val="000000"/>
                <w:sz w:val="24"/>
              </w:rPr>
              <w:t>Các sản phẩm phi năng lượng từ nhiên liệu và sử dụng dung môi</w:t>
            </w:r>
          </w:p>
        </w:tc>
        <w:tc>
          <w:tcPr>
            <w:tcW w:w="630" w:type="pct"/>
            <w:tcBorders>
              <w:top w:val="nil"/>
              <w:left w:val="nil"/>
              <w:bottom w:val="single" w:sz="8" w:space="0" w:color="auto"/>
              <w:right w:val="single" w:sz="8" w:space="0" w:color="auto"/>
            </w:tcBorders>
            <w:shd w:val="clear" w:color="000000" w:fill="FFF2CC"/>
            <w:vAlign w:val="center"/>
            <w:hideMark/>
          </w:tcPr>
          <w:p w14:paraId="067A6152" w14:textId="4AEC3C41" w:rsidR="00665A11" w:rsidRPr="00665A11" w:rsidRDefault="00665A11" w:rsidP="00665A11">
            <w:pPr>
              <w:spacing w:after="0"/>
              <w:jc w:val="right"/>
              <w:rPr>
                <w:color w:val="000000"/>
                <w:sz w:val="24"/>
              </w:rPr>
            </w:pPr>
            <w:r w:rsidRPr="00665A11">
              <w:rPr>
                <w:color w:val="000000"/>
                <w:sz w:val="24"/>
              </w:rPr>
              <w:t xml:space="preserve">             60</w:t>
            </w:r>
            <w:r w:rsidR="0061100A">
              <w:rPr>
                <w:color w:val="000000"/>
                <w:sz w:val="24"/>
              </w:rPr>
              <w:t>,</w:t>
            </w:r>
            <w:r w:rsidRPr="00665A11">
              <w:rPr>
                <w:color w:val="000000"/>
                <w:sz w:val="24"/>
              </w:rPr>
              <w:t xml:space="preserve">53 </w:t>
            </w:r>
          </w:p>
        </w:tc>
        <w:tc>
          <w:tcPr>
            <w:tcW w:w="574" w:type="pct"/>
            <w:tcBorders>
              <w:top w:val="nil"/>
              <w:left w:val="nil"/>
              <w:bottom w:val="single" w:sz="8" w:space="0" w:color="auto"/>
              <w:right w:val="single" w:sz="8" w:space="0" w:color="auto"/>
            </w:tcBorders>
            <w:shd w:val="clear" w:color="000000" w:fill="FFF2CC"/>
            <w:vAlign w:val="center"/>
            <w:hideMark/>
          </w:tcPr>
          <w:p w14:paraId="1FF44B0D" w14:textId="77777777" w:rsidR="00665A11" w:rsidRPr="00665A11" w:rsidRDefault="00665A11" w:rsidP="00665A11">
            <w:pPr>
              <w:spacing w:after="0"/>
              <w:jc w:val="right"/>
              <w:rPr>
                <w:color w:val="000000"/>
                <w:sz w:val="24"/>
              </w:rPr>
            </w:pPr>
            <w:r w:rsidRPr="00665A11">
              <w:rPr>
                <w:color w:val="000000"/>
                <w:sz w:val="24"/>
              </w:rPr>
              <w:t>0</w:t>
            </w:r>
          </w:p>
        </w:tc>
        <w:tc>
          <w:tcPr>
            <w:tcW w:w="574" w:type="pct"/>
            <w:tcBorders>
              <w:top w:val="nil"/>
              <w:left w:val="nil"/>
              <w:bottom w:val="single" w:sz="8" w:space="0" w:color="auto"/>
              <w:right w:val="single" w:sz="8" w:space="0" w:color="auto"/>
            </w:tcBorders>
            <w:shd w:val="clear" w:color="000000" w:fill="FFF2CC"/>
            <w:vAlign w:val="center"/>
            <w:hideMark/>
          </w:tcPr>
          <w:p w14:paraId="79EFF767" w14:textId="77777777" w:rsidR="00665A11" w:rsidRPr="00665A11" w:rsidRDefault="00665A11" w:rsidP="00665A11">
            <w:pPr>
              <w:spacing w:after="0"/>
              <w:jc w:val="right"/>
              <w:rPr>
                <w:color w:val="000000"/>
                <w:sz w:val="24"/>
              </w:rPr>
            </w:pPr>
            <w:r w:rsidRPr="00665A11">
              <w:rPr>
                <w:color w:val="000000"/>
                <w:sz w:val="24"/>
              </w:rPr>
              <w:t>0</w:t>
            </w:r>
          </w:p>
        </w:tc>
        <w:tc>
          <w:tcPr>
            <w:tcW w:w="575" w:type="pct"/>
            <w:tcBorders>
              <w:top w:val="nil"/>
              <w:left w:val="nil"/>
              <w:bottom w:val="single" w:sz="8" w:space="0" w:color="auto"/>
              <w:right w:val="single" w:sz="8" w:space="0" w:color="auto"/>
            </w:tcBorders>
            <w:shd w:val="clear" w:color="000000" w:fill="FFF2CC"/>
            <w:vAlign w:val="center"/>
            <w:hideMark/>
          </w:tcPr>
          <w:p w14:paraId="05F327C7" w14:textId="77777777" w:rsidR="00665A11" w:rsidRPr="00665A11" w:rsidRDefault="00665A11" w:rsidP="00665A11">
            <w:pPr>
              <w:spacing w:after="0"/>
              <w:jc w:val="right"/>
              <w:rPr>
                <w:color w:val="000000"/>
                <w:sz w:val="24"/>
              </w:rPr>
            </w:pPr>
            <w:r w:rsidRPr="00665A11">
              <w:rPr>
                <w:color w:val="000000"/>
                <w:sz w:val="24"/>
              </w:rPr>
              <w:t>0</w:t>
            </w:r>
          </w:p>
        </w:tc>
        <w:tc>
          <w:tcPr>
            <w:tcW w:w="630" w:type="pct"/>
            <w:tcBorders>
              <w:top w:val="nil"/>
              <w:left w:val="nil"/>
              <w:bottom w:val="single" w:sz="8" w:space="0" w:color="auto"/>
              <w:right w:val="single" w:sz="8" w:space="0" w:color="auto"/>
            </w:tcBorders>
            <w:shd w:val="clear" w:color="000000" w:fill="FFF2CC"/>
            <w:vAlign w:val="center"/>
            <w:hideMark/>
          </w:tcPr>
          <w:p w14:paraId="5C49AC6C" w14:textId="4F8C47E5" w:rsidR="00665A11" w:rsidRPr="00665A11" w:rsidRDefault="00665A11" w:rsidP="00665A11">
            <w:pPr>
              <w:spacing w:after="0"/>
              <w:jc w:val="right"/>
              <w:rPr>
                <w:color w:val="000000"/>
                <w:sz w:val="24"/>
              </w:rPr>
            </w:pPr>
            <w:r w:rsidRPr="00665A11">
              <w:rPr>
                <w:color w:val="000000"/>
                <w:sz w:val="24"/>
              </w:rPr>
              <w:t xml:space="preserve">             60</w:t>
            </w:r>
            <w:r w:rsidR="0061100A">
              <w:rPr>
                <w:color w:val="000000"/>
                <w:sz w:val="24"/>
              </w:rPr>
              <w:t>,</w:t>
            </w:r>
            <w:r w:rsidRPr="00665A11">
              <w:rPr>
                <w:color w:val="000000"/>
                <w:sz w:val="24"/>
              </w:rPr>
              <w:t xml:space="preserve">53 </w:t>
            </w:r>
          </w:p>
        </w:tc>
        <w:tc>
          <w:tcPr>
            <w:tcW w:w="575" w:type="pct"/>
            <w:tcBorders>
              <w:top w:val="nil"/>
              <w:left w:val="nil"/>
              <w:bottom w:val="single" w:sz="8" w:space="0" w:color="auto"/>
              <w:right w:val="single" w:sz="8" w:space="0" w:color="auto"/>
            </w:tcBorders>
            <w:shd w:val="clear" w:color="000000" w:fill="FFF2CC"/>
            <w:vAlign w:val="center"/>
            <w:hideMark/>
          </w:tcPr>
          <w:p w14:paraId="11688EBE" w14:textId="4A99623E" w:rsidR="00665A11" w:rsidRPr="00665A11" w:rsidRDefault="00665A11" w:rsidP="00665A11">
            <w:pPr>
              <w:spacing w:after="0"/>
              <w:jc w:val="center"/>
              <w:rPr>
                <w:color w:val="000000"/>
                <w:sz w:val="24"/>
              </w:rPr>
            </w:pPr>
            <w:r w:rsidRPr="00665A11">
              <w:rPr>
                <w:color w:val="000000"/>
                <w:sz w:val="24"/>
              </w:rPr>
              <w:t xml:space="preserve">              0</w:t>
            </w:r>
            <w:r w:rsidR="0061100A">
              <w:rPr>
                <w:color w:val="000000"/>
                <w:sz w:val="24"/>
              </w:rPr>
              <w:t>.</w:t>
            </w:r>
            <w:r w:rsidRPr="00665A11">
              <w:rPr>
                <w:color w:val="000000"/>
                <w:sz w:val="24"/>
              </w:rPr>
              <w:t xml:space="preserve">54  </w:t>
            </w:r>
          </w:p>
        </w:tc>
      </w:tr>
      <w:tr w:rsidR="0061100A" w:rsidRPr="00665A11" w14:paraId="261FDC16" w14:textId="77777777" w:rsidTr="0061100A">
        <w:trPr>
          <w:trHeight w:val="320"/>
        </w:trPr>
        <w:tc>
          <w:tcPr>
            <w:tcW w:w="430" w:type="pct"/>
            <w:tcBorders>
              <w:top w:val="nil"/>
              <w:left w:val="single" w:sz="8" w:space="0" w:color="auto"/>
              <w:bottom w:val="single" w:sz="8" w:space="0" w:color="auto"/>
              <w:right w:val="single" w:sz="8" w:space="0" w:color="auto"/>
            </w:tcBorders>
            <w:vAlign w:val="center"/>
            <w:hideMark/>
          </w:tcPr>
          <w:p w14:paraId="64CC6BAF" w14:textId="77777777" w:rsidR="00665A11" w:rsidRPr="00665A11" w:rsidRDefault="00665A11" w:rsidP="00665A11">
            <w:pPr>
              <w:spacing w:after="0"/>
              <w:jc w:val="center"/>
              <w:rPr>
                <w:color w:val="000000"/>
                <w:sz w:val="24"/>
              </w:rPr>
            </w:pPr>
            <w:r w:rsidRPr="00665A11">
              <w:rPr>
                <w:color w:val="000000"/>
                <w:sz w:val="24"/>
              </w:rPr>
              <w:t>2D1</w:t>
            </w:r>
          </w:p>
        </w:tc>
        <w:tc>
          <w:tcPr>
            <w:tcW w:w="1012" w:type="pct"/>
            <w:tcBorders>
              <w:top w:val="nil"/>
              <w:left w:val="nil"/>
              <w:bottom w:val="single" w:sz="8" w:space="0" w:color="auto"/>
              <w:right w:val="single" w:sz="8" w:space="0" w:color="auto"/>
            </w:tcBorders>
            <w:vAlign w:val="center"/>
            <w:hideMark/>
          </w:tcPr>
          <w:p w14:paraId="114C1748" w14:textId="77777777" w:rsidR="00665A11" w:rsidRPr="00665A11" w:rsidRDefault="00665A11" w:rsidP="00665A11">
            <w:pPr>
              <w:spacing w:after="0"/>
              <w:jc w:val="both"/>
              <w:rPr>
                <w:color w:val="000000"/>
                <w:sz w:val="22"/>
                <w:szCs w:val="22"/>
              </w:rPr>
            </w:pPr>
            <w:r w:rsidRPr="00665A11">
              <w:rPr>
                <w:color w:val="000000"/>
                <w:sz w:val="22"/>
                <w:szCs w:val="22"/>
              </w:rPr>
              <w:t>Sử dụng chất bôi trơn</w:t>
            </w:r>
          </w:p>
        </w:tc>
        <w:tc>
          <w:tcPr>
            <w:tcW w:w="630" w:type="pct"/>
            <w:tcBorders>
              <w:top w:val="nil"/>
              <w:left w:val="nil"/>
              <w:bottom w:val="single" w:sz="8" w:space="0" w:color="auto"/>
              <w:right w:val="single" w:sz="8" w:space="0" w:color="auto"/>
            </w:tcBorders>
            <w:vAlign w:val="center"/>
            <w:hideMark/>
          </w:tcPr>
          <w:p w14:paraId="2F25DE8D" w14:textId="7A0A639C" w:rsidR="00665A11" w:rsidRPr="00665A11" w:rsidRDefault="00665A11" w:rsidP="00665A11">
            <w:pPr>
              <w:spacing w:after="0"/>
              <w:jc w:val="right"/>
              <w:rPr>
                <w:color w:val="000000"/>
                <w:sz w:val="24"/>
              </w:rPr>
            </w:pPr>
            <w:r w:rsidRPr="00665A11">
              <w:rPr>
                <w:color w:val="000000"/>
                <w:sz w:val="24"/>
              </w:rPr>
              <w:t xml:space="preserve">             60</w:t>
            </w:r>
            <w:r w:rsidR="0061100A">
              <w:rPr>
                <w:color w:val="000000"/>
                <w:sz w:val="24"/>
              </w:rPr>
              <w:t>,</w:t>
            </w:r>
            <w:r w:rsidRPr="00665A11">
              <w:rPr>
                <w:color w:val="000000"/>
                <w:sz w:val="24"/>
              </w:rPr>
              <w:t xml:space="preserve">53 </w:t>
            </w:r>
          </w:p>
        </w:tc>
        <w:tc>
          <w:tcPr>
            <w:tcW w:w="574" w:type="pct"/>
            <w:tcBorders>
              <w:top w:val="nil"/>
              <w:left w:val="nil"/>
              <w:bottom w:val="single" w:sz="8" w:space="0" w:color="auto"/>
              <w:right w:val="single" w:sz="8" w:space="0" w:color="auto"/>
            </w:tcBorders>
            <w:shd w:val="clear" w:color="000000" w:fill="A6A6A6"/>
            <w:vAlign w:val="center"/>
            <w:hideMark/>
          </w:tcPr>
          <w:p w14:paraId="5AD7A64E" w14:textId="77777777" w:rsidR="00665A11" w:rsidRPr="00665A11" w:rsidRDefault="00665A11" w:rsidP="00665A11">
            <w:pPr>
              <w:spacing w:after="0"/>
              <w:jc w:val="right"/>
              <w:rPr>
                <w:color w:val="000000"/>
                <w:sz w:val="24"/>
              </w:rPr>
            </w:pPr>
            <w:r w:rsidRPr="00665A11">
              <w:rPr>
                <w:color w:val="000000"/>
                <w:sz w:val="24"/>
              </w:rPr>
              <w:t> </w:t>
            </w:r>
          </w:p>
        </w:tc>
        <w:tc>
          <w:tcPr>
            <w:tcW w:w="574" w:type="pct"/>
            <w:tcBorders>
              <w:top w:val="nil"/>
              <w:left w:val="nil"/>
              <w:bottom w:val="single" w:sz="8" w:space="0" w:color="auto"/>
              <w:right w:val="single" w:sz="8" w:space="0" w:color="auto"/>
            </w:tcBorders>
            <w:shd w:val="clear" w:color="000000" w:fill="A6A6A6"/>
            <w:vAlign w:val="center"/>
            <w:hideMark/>
          </w:tcPr>
          <w:p w14:paraId="1E13EB6F" w14:textId="77777777" w:rsidR="00665A11" w:rsidRPr="00665A11" w:rsidRDefault="00665A11" w:rsidP="00665A11">
            <w:pPr>
              <w:spacing w:after="0"/>
              <w:jc w:val="right"/>
              <w:rPr>
                <w:color w:val="000000"/>
                <w:sz w:val="24"/>
              </w:rPr>
            </w:pPr>
            <w:r w:rsidRPr="00665A11">
              <w:rPr>
                <w:color w:val="000000"/>
                <w:sz w:val="24"/>
              </w:rPr>
              <w:t> </w:t>
            </w:r>
          </w:p>
        </w:tc>
        <w:tc>
          <w:tcPr>
            <w:tcW w:w="575" w:type="pct"/>
            <w:tcBorders>
              <w:top w:val="nil"/>
              <w:left w:val="nil"/>
              <w:bottom w:val="single" w:sz="8" w:space="0" w:color="auto"/>
              <w:right w:val="single" w:sz="8" w:space="0" w:color="auto"/>
            </w:tcBorders>
            <w:shd w:val="clear" w:color="000000" w:fill="A6A6A6"/>
            <w:vAlign w:val="center"/>
            <w:hideMark/>
          </w:tcPr>
          <w:p w14:paraId="7D3BC6C8" w14:textId="77777777" w:rsidR="00665A11" w:rsidRPr="00665A11" w:rsidRDefault="00665A11" w:rsidP="00665A11">
            <w:pPr>
              <w:spacing w:after="0"/>
              <w:jc w:val="right"/>
              <w:rPr>
                <w:color w:val="000000"/>
                <w:sz w:val="24"/>
              </w:rPr>
            </w:pPr>
            <w:r w:rsidRPr="00665A11">
              <w:rPr>
                <w:color w:val="000000"/>
                <w:sz w:val="24"/>
              </w:rPr>
              <w:t> </w:t>
            </w:r>
          </w:p>
        </w:tc>
        <w:tc>
          <w:tcPr>
            <w:tcW w:w="630" w:type="pct"/>
            <w:tcBorders>
              <w:top w:val="nil"/>
              <w:left w:val="nil"/>
              <w:bottom w:val="single" w:sz="8" w:space="0" w:color="auto"/>
              <w:right w:val="single" w:sz="8" w:space="0" w:color="auto"/>
            </w:tcBorders>
            <w:vAlign w:val="center"/>
            <w:hideMark/>
          </w:tcPr>
          <w:p w14:paraId="7945CF1A" w14:textId="3703C836" w:rsidR="00665A11" w:rsidRPr="00665A11" w:rsidRDefault="00665A11" w:rsidP="00665A11">
            <w:pPr>
              <w:spacing w:after="0"/>
              <w:jc w:val="right"/>
              <w:rPr>
                <w:color w:val="000000"/>
                <w:sz w:val="24"/>
              </w:rPr>
            </w:pPr>
            <w:r w:rsidRPr="00665A11">
              <w:rPr>
                <w:color w:val="000000"/>
                <w:sz w:val="24"/>
              </w:rPr>
              <w:t xml:space="preserve">             60</w:t>
            </w:r>
            <w:r w:rsidR="0061100A">
              <w:rPr>
                <w:color w:val="000000"/>
                <w:sz w:val="24"/>
              </w:rPr>
              <w:t>,</w:t>
            </w:r>
            <w:r w:rsidRPr="00665A11">
              <w:rPr>
                <w:color w:val="000000"/>
                <w:sz w:val="24"/>
              </w:rPr>
              <w:t xml:space="preserve">53 </w:t>
            </w:r>
          </w:p>
        </w:tc>
        <w:tc>
          <w:tcPr>
            <w:tcW w:w="575" w:type="pct"/>
            <w:tcBorders>
              <w:top w:val="nil"/>
              <w:left w:val="nil"/>
              <w:bottom w:val="single" w:sz="8" w:space="0" w:color="auto"/>
              <w:right w:val="single" w:sz="8" w:space="0" w:color="auto"/>
            </w:tcBorders>
            <w:vAlign w:val="center"/>
            <w:hideMark/>
          </w:tcPr>
          <w:p w14:paraId="062720BE" w14:textId="3F8ACCEC" w:rsidR="00665A11" w:rsidRPr="00665A11" w:rsidRDefault="00665A11" w:rsidP="00665A11">
            <w:pPr>
              <w:spacing w:after="0"/>
              <w:jc w:val="right"/>
              <w:rPr>
                <w:color w:val="000000"/>
                <w:sz w:val="24"/>
              </w:rPr>
            </w:pPr>
            <w:r w:rsidRPr="00665A11">
              <w:rPr>
                <w:color w:val="000000"/>
                <w:sz w:val="24"/>
              </w:rPr>
              <w:t xml:space="preserve">               0</w:t>
            </w:r>
            <w:r w:rsidR="0061100A">
              <w:rPr>
                <w:color w:val="000000"/>
                <w:sz w:val="24"/>
              </w:rPr>
              <w:t>,</w:t>
            </w:r>
            <w:r w:rsidRPr="00665A11">
              <w:rPr>
                <w:color w:val="000000"/>
                <w:sz w:val="24"/>
              </w:rPr>
              <w:t xml:space="preserve">07 </w:t>
            </w:r>
          </w:p>
        </w:tc>
      </w:tr>
      <w:tr w:rsidR="0061100A" w:rsidRPr="00665A11" w14:paraId="7927520F" w14:textId="77777777" w:rsidTr="0061100A">
        <w:trPr>
          <w:trHeight w:val="320"/>
        </w:trPr>
        <w:tc>
          <w:tcPr>
            <w:tcW w:w="430" w:type="pct"/>
            <w:tcBorders>
              <w:top w:val="nil"/>
              <w:left w:val="single" w:sz="8" w:space="0" w:color="auto"/>
              <w:bottom w:val="single" w:sz="8" w:space="0" w:color="auto"/>
              <w:right w:val="single" w:sz="8" w:space="0" w:color="auto"/>
            </w:tcBorders>
            <w:vAlign w:val="center"/>
            <w:hideMark/>
          </w:tcPr>
          <w:p w14:paraId="2F4B0146" w14:textId="77777777" w:rsidR="00665A11" w:rsidRPr="00665A11" w:rsidRDefault="00665A11" w:rsidP="00665A11">
            <w:pPr>
              <w:spacing w:after="0"/>
              <w:jc w:val="center"/>
              <w:rPr>
                <w:color w:val="000000"/>
                <w:sz w:val="24"/>
              </w:rPr>
            </w:pPr>
            <w:r w:rsidRPr="00665A11">
              <w:rPr>
                <w:color w:val="000000"/>
                <w:sz w:val="24"/>
              </w:rPr>
              <w:t>2D2</w:t>
            </w:r>
          </w:p>
        </w:tc>
        <w:tc>
          <w:tcPr>
            <w:tcW w:w="1012" w:type="pct"/>
            <w:tcBorders>
              <w:top w:val="nil"/>
              <w:left w:val="nil"/>
              <w:bottom w:val="single" w:sz="8" w:space="0" w:color="auto"/>
              <w:right w:val="single" w:sz="8" w:space="0" w:color="auto"/>
            </w:tcBorders>
            <w:vAlign w:val="center"/>
            <w:hideMark/>
          </w:tcPr>
          <w:p w14:paraId="6B7CA6A1" w14:textId="77777777" w:rsidR="00665A11" w:rsidRPr="00665A11" w:rsidRDefault="00665A11" w:rsidP="00665A11">
            <w:pPr>
              <w:spacing w:after="0"/>
              <w:jc w:val="both"/>
              <w:rPr>
                <w:color w:val="000000"/>
                <w:sz w:val="22"/>
                <w:szCs w:val="22"/>
                <w:highlight w:val="yellow"/>
              </w:rPr>
            </w:pPr>
            <w:r w:rsidRPr="00665A11">
              <w:rPr>
                <w:color w:val="000000"/>
                <w:sz w:val="22"/>
                <w:szCs w:val="22"/>
                <w:highlight w:val="yellow"/>
              </w:rPr>
              <w:t>Sử dụng sáp paraphin</w:t>
            </w:r>
          </w:p>
        </w:tc>
        <w:tc>
          <w:tcPr>
            <w:tcW w:w="630" w:type="pct"/>
            <w:tcBorders>
              <w:top w:val="nil"/>
              <w:left w:val="nil"/>
              <w:bottom w:val="single" w:sz="8" w:space="0" w:color="auto"/>
              <w:right w:val="single" w:sz="8" w:space="0" w:color="auto"/>
            </w:tcBorders>
            <w:vAlign w:val="center"/>
            <w:hideMark/>
          </w:tcPr>
          <w:p w14:paraId="28116447" w14:textId="77777777" w:rsidR="00665A11" w:rsidRPr="00665A11" w:rsidRDefault="00665A11" w:rsidP="00665A11">
            <w:pPr>
              <w:spacing w:after="0"/>
              <w:jc w:val="right"/>
              <w:rPr>
                <w:color w:val="000000"/>
                <w:sz w:val="24"/>
                <w:highlight w:val="yellow"/>
              </w:rPr>
            </w:pPr>
            <w:r w:rsidRPr="00665A11">
              <w:rPr>
                <w:color w:val="000000"/>
                <w:sz w:val="24"/>
                <w:highlight w:val="yellow"/>
              </w:rPr>
              <w:t xml:space="preserve">                   -   </w:t>
            </w:r>
          </w:p>
        </w:tc>
        <w:tc>
          <w:tcPr>
            <w:tcW w:w="574" w:type="pct"/>
            <w:tcBorders>
              <w:top w:val="nil"/>
              <w:left w:val="nil"/>
              <w:bottom w:val="single" w:sz="8" w:space="0" w:color="auto"/>
              <w:right w:val="single" w:sz="8" w:space="0" w:color="auto"/>
            </w:tcBorders>
            <w:shd w:val="clear" w:color="000000" w:fill="A6A6A6"/>
            <w:vAlign w:val="center"/>
            <w:hideMark/>
          </w:tcPr>
          <w:p w14:paraId="3E40BFF3" w14:textId="77777777" w:rsidR="00665A11" w:rsidRPr="00665A11" w:rsidRDefault="00665A11" w:rsidP="00665A11">
            <w:pPr>
              <w:spacing w:after="0"/>
              <w:jc w:val="right"/>
              <w:rPr>
                <w:color w:val="000000"/>
                <w:sz w:val="24"/>
                <w:highlight w:val="yellow"/>
              </w:rPr>
            </w:pPr>
            <w:r w:rsidRPr="00665A11">
              <w:rPr>
                <w:color w:val="000000"/>
                <w:sz w:val="24"/>
                <w:highlight w:val="yellow"/>
              </w:rPr>
              <w:t> </w:t>
            </w:r>
          </w:p>
        </w:tc>
        <w:tc>
          <w:tcPr>
            <w:tcW w:w="574" w:type="pct"/>
            <w:tcBorders>
              <w:top w:val="nil"/>
              <w:left w:val="nil"/>
              <w:bottom w:val="single" w:sz="8" w:space="0" w:color="auto"/>
              <w:right w:val="single" w:sz="8" w:space="0" w:color="auto"/>
            </w:tcBorders>
            <w:shd w:val="clear" w:color="000000" w:fill="A6A6A6"/>
            <w:vAlign w:val="center"/>
            <w:hideMark/>
          </w:tcPr>
          <w:p w14:paraId="5510A40B" w14:textId="77777777" w:rsidR="00665A11" w:rsidRPr="00665A11" w:rsidRDefault="00665A11" w:rsidP="00665A11">
            <w:pPr>
              <w:spacing w:after="0"/>
              <w:jc w:val="right"/>
              <w:rPr>
                <w:color w:val="000000"/>
                <w:sz w:val="24"/>
                <w:highlight w:val="yellow"/>
              </w:rPr>
            </w:pPr>
            <w:r w:rsidRPr="00665A11">
              <w:rPr>
                <w:color w:val="000000"/>
                <w:sz w:val="24"/>
                <w:highlight w:val="yellow"/>
              </w:rPr>
              <w:t> </w:t>
            </w:r>
          </w:p>
        </w:tc>
        <w:tc>
          <w:tcPr>
            <w:tcW w:w="575" w:type="pct"/>
            <w:tcBorders>
              <w:top w:val="nil"/>
              <w:left w:val="nil"/>
              <w:bottom w:val="single" w:sz="8" w:space="0" w:color="auto"/>
              <w:right w:val="single" w:sz="8" w:space="0" w:color="auto"/>
            </w:tcBorders>
            <w:shd w:val="clear" w:color="000000" w:fill="A6A6A6"/>
            <w:vAlign w:val="center"/>
            <w:hideMark/>
          </w:tcPr>
          <w:p w14:paraId="7A7220DF" w14:textId="77777777" w:rsidR="00665A11" w:rsidRPr="00665A11" w:rsidRDefault="00665A11" w:rsidP="00665A11">
            <w:pPr>
              <w:spacing w:after="0"/>
              <w:jc w:val="right"/>
              <w:rPr>
                <w:color w:val="000000"/>
                <w:sz w:val="24"/>
                <w:highlight w:val="yellow"/>
              </w:rPr>
            </w:pPr>
            <w:r w:rsidRPr="00665A11">
              <w:rPr>
                <w:color w:val="000000"/>
                <w:sz w:val="24"/>
                <w:highlight w:val="yellow"/>
              </w:rPr>
              <w:t> </w:t>
            </w:r>
          </w:p>
        </w:tc>
        <w:tc>
          <w:tcPr>
            <w:tcW w:w="630" w:type="pct"/>
            <w:tcBorders>
              <w:top w:val="nil"/>
              <w:left w:val="nil"/>
              <w:bottom w:val="single" w:sz="8" w:space="0" w:color="auto"/>
              <w:right w:val="single" w:sz="8" w:space="0" w:color="auto"/>
            </w:tcBorders>
            <w:vAlign w:val="center"/>
            <w:hideMark/>
          </w:tcPr>
          <w:p w14:paraId="0763F3EA" w14:textId="77777777" w:rsidR="00665A11" w:rsidRPr="00665A11" w:rsidRDefault="00665A11" w:rsidP="00665A11">
            <w:pPr>
              <w:spacing w:after="0"/>
              <w:jc w:val="right"/>
              <w:rPr>
                <w:color w:val="000000"/>
                <w:sz w:val="24"/>
                <w:highlight w:val="yellow"/>
              </w:rPr>
            </w:pPr>
            <w:r w:rsidRPr="00665A11">
              <w:rPr>
                <w:color w:val="000000"/>
                <w:sz w:val="24"/>
                <w:highlight w:val="yellow"/>
              </w:rPr>
              <w:t xml:space="preserve">                   -   </w:t>
            </w:r>
          </w:p>
        </w:tc>
        <w:tc>
          <w:tcPr>
            <w:tcW w:w="575" w:type="pct"/>
            <w:tcBorders>
              <w:top w:val="nil"/>
              <w:left w:val="nil"/>
              <w:bottom w:val="single" w:sz="8" w:space="0" w:color="auto"/>
              <w:right w:val="single" w:sz="8" w:space="0" w:color="auto"/>
            </w:tcBorders>
            <w:vAlign w:val="center"/>
            <w:hideMark/>
          </w:tcPr>
          <w:p w14:paraId="209116E0" w14:textId="77777777" w:rsidR="00665A11" w:rsidRPr="00665A11" w:rsidRDefault="00665A11" w:rsidP="00665A11">
            <w:pPr>
              <w:spacing w:after="0"/>
              <w:jc w:val="right"/>
              <w:rPr>
                <w:color w:val="000000"/>
                <w:sz w:val="24"/>
                <w:highlight w:val="yellow"/>
              </w:rPr>
            </w:pPr>
            <w:r w:rsidRPr="00665A11">
              <w:rPr>
                <w:color w:val="000000"/>
                <w:sz w:val="24"/>
                <w:highlight w:val="yellow"/>
              </w:rPr>
              <w:t xml:space="preserve">                   -   </w:t>
            </w:r>
            <w:commentRangeStart w:id="8"/>
            <w:commentRangeEnd w:id="8"/>
            <w:r>
              <w:rPr>
                <w:rStyle w:val="CommentReference"/>
                <w:rFonts w:eastAsia="MS Mincho"/>
                <w:kern w:val="2"/>
                <w:lang w:val="vi-VN" w:eastAsia="x-none"/>
              </w:rPr>
              <w:commentReference w:id="8"/>
            </w:r>
          </w:p>
        </w:tc>
      </w:tr>
      <w:tr w:rsidR="0061100A" w:rsidRPr="00665A11" w14:paraId="6A0686A9" w14:textId="77777777" w:rsidTr="0061100A">
        <w:trPr>
          <w:trHeight w:val="320"/>
        </w:trPr>
        <w:tc>
          <w:tcPr>
            <w:tcW w:w="430" w:type="pct"/>
            <w:tcBorders>
              <w:top w:val="nil"/>
              <w:left w:val="single" w:sz="8" w:space="0" w:color="auto"/>
              <w:bottom w:val="single" w:sz="8" w:space="0" w:color="auto"/>
              <w:right w:val="single" w:sz="8" w:space="0" w:color="auto"/>
            </w:tcBorders>
            <w:vAlign w:val="center"/>
            <w:hideMark/>
          </w:tcPr>
          <w:p w14:paraId="7483FC9C" w14:textId="77777777" w:rsidR="00665A11" w:rsidRPr="00665A11" w:rsidRDefault="00665A11" w:rsidP="00665A11">
            <w:pPr>
              <w:spacing w:after="0"/>
              <w:jc w:val="center"/>
              <w:rPr>
                <w:color w:val="000000"/>
                <w:sz w:val="24"/>
              </w:rPr>
            </w:pPr>
            <w:r w:rsidRPr="00665A11">
              <w:rPr>
                <w:color w:val="000000"/>
                <w:sz w:val="24"/>
              </w:rPr>
              <w:t>2D3</w:t>
            </w:r>
          </w:p>
        </w:tc>
        <w:tc>
          <w:tcPr>
            <w:tcW w:w="1012" w:type="pct"/>
            <w:tcBorders>
              <w:top w:val="nil"/>
              <w:left w:val="nil"/>
              <w:bottom w:val="single" w:sz="8" w:space="0" w:color="auto"/>
              <w:right w:val="single" w:sz="8" w:space="0" w:color="auto"/>
            </w:tcBorders>
            <w:vAlign w:val="center"/>
            <w:hideMark/>
          </w:tcPr>
          <w:p w14:paraId="067EF3EC" w14:textId="77777777" w:rsidR="00665A11" w:rsidRPr="00665A11" w:rsidRDefault="00665A11" w:rsidP="00665A11">
            <w:pPr>
              <w:spacing w:after="0"/>
              <w:jc w:val="both"/>
              <w:rPr>
                <w:color w:val="000000"/>
                <w:sz w:val="24"/>
              </w:rPr>
            </w:pPr>
            <w:r w:rsidRPr="00665A11">
              <w:rPr>
                <w:color w:val="000000"/>
                <w:sz w:val="24"/>
              </w:rPr>
              <w:t>Sử dụng dung môi</w:t>
            </w:r>
          </w:p>
        </w:tc>
        <w:tc>
          <w:tcPr>
            <w:tcW w:w="630" w:type="pct"/>
            <w:tcBorders>
              <w:top w:val="nil"/>
              <w:left w:val="nil"/>
              <w:bottom w:val="single" w:sz="8" w:space="0" w:color="auto"/>
              <w:right w:val="single" w:sz="8" w:space="0" w:color="auto"/>
            </w:tcBorders>
            <w:vAlign w:val="center"/>
            <w:hideMark/>
          </w:tcPr>
          <w:p w14:paraId="4F6052F7" w14:textId="77777777" w:rsidR="00665A11" w:rsidRPr="00665A11" w:rsidRDefault="00665A11" w:rsidP="00665A11">
            <w:pPr>
              <w:spacing w:after="0"/>
              <w:jc w:val="center"/>
              <w:rPr>
                <w:color w:val="000000"/>
                <w:sz w:val="24"/>
              </w:rPr>
            </w:pPr>
            <w:r w:rsidRPr="00665A11">
              <w:rPr>
                <w:color w:val="000000"/>
                <w:sz w:val="24"/>
              </w:rPr>
              <w:t xml:space="preserve"> NO </w:t>
            </w:r>
          </w:p>
        </w:tc>
        <w:tc>
          <w:tcPr>
            <w:tcW w:w="574" w:type="pct"/>
            <w:tcBorders>
              <w:top w:val="nil"/>
              <w:left w:val="nil"/>
              <w:bottom w:val="single" w:sz="8" w:space="0" w:color="auto"/>
              <w:right w:val="single" w:sz="8" w:space="0" w:color="auto"/>
            </w:tcBorders>
            <w:vAlign w:val="center"/>
            <w:hideMark/>
          </w:tcPr>
          <w:p w14:paraId="3D5BAA58" w14:textId="77777777" w:rsidR="00665A11" w:rsidRPr="00665A11" w:rsidRDefault="00665A11" w:rsidP="00665A11">
            <w:pPr>
              <w:spacing w:after="0"/>
              <w:jc w:val="center"/>
              <w:rPr>
                <w:color w:val="000000"/>
                <w:sz w:val="24"/>
              </w:rPr>
            </w:pPr>
            <w:r w:rsidRPr="00665A11">
              <w:rPr>
                <w:color w:val="000000"/>
                <w:sz w:val="24"/>
              </w:rPr>
              <w:t>NO</w:t>
            </w:r>
          </w:p>
        </w:tc>
        <w:tc>
          <w:tcPr>
            <w:tcW w:w="574" w:type="pct"/>
            <w:tcBorders>
              <w:top w:val="nil"/>
              <w:left w:val="nil"/>
              <w:bottom w:val="single" w:sz="8" w:space="0" w:color="auto"/>
              <w:right w:val="single" w:sz="8" w:space="0" w:color="auto"/>
            </w:tcBorders>
            <w:vAlign w:val="center"/>
            <w:hideMark/>
          </w:tcPr>
          <w:p w14:paraId="00A2B8EE" w14:textId="77777777" w:rsidR="00665A11" w:rsidRPr="00665A11" w:rsidRDefault="00665A11" w:rsidP="00665A11">
            <w:pPr>
              <w:spacing w:after="0"/>
              <w:jc w:val="center"/>
              <w:rPr>
                <w:color w:val="000000"/>
                <w:sz w:val="24"/>
              </w:rPr>
            </w:pPr>
            <w:r w:rsidRPr="00665A11">
              <w:rPr>
                <w:color w:val="000000"/>
                <w:sz w:val="24"/>
              </w:rPr>
              <w:t>NO</w:t>
            </w:r>
          </w:p>
        </w:tc>
        <w:tc>
          <w:tcPr>
            <w:tcW w:w="575" w:type="pct"/>
            <w:tcBorders>
              <w:top w:val="nil"/>
              <w:left w:val="nil"/>
              <w:bottom w:val="single" w:sz="8" w:space="0" w:color="auto"/>
              <w:right w:val="single" w:sz="8" w:space="0" w:color="auto"/>
            </w:tcBorders>
            <w:vAlign w:val="center"/>
            <w:hideMark/>
          </w:tcPr>
          <w:p w14:paraId="7D9D3675" w14:textId="77777777" w:rsidR="00665A11" w:rsidRPr="00665A11" w:rsidRDefault="00665A11" w:rsidP="00665A11">
            <w:pPr>
              <w:spacing w:after="0"/>
              <w:jc w:val="center"/>
              <w:rPr>
                <w:color w:val="000000"/>
                <w:sz w:val="24"/>
              </w:rPr>
            </w:pPr>
            <w:r w:rsidRPr="00665A11">
              <w:rPr>
                <w:color w:val="000000"/>
                <w:sz w:val="24"/>
              </w:rPr>
              <w:t>NO</w:t>
            </w:r>
          </w:p>
        </w:tc>
        <w:tc>
          <w:tcPr>
            <w:tcW w:w="630" w:type="pct"/>
            <w:tcBorders>
              <w:top w:val="nil"/>
              <w:left w:val="nil"/>
              <w:bottom w:val="single" w:sz="8" w:space="0" w:color="auto"/>
              <w:right w:val="single" w:sz="8" w:space="0" w:color="auto"/>
            </w:tcBorders>
            <w:vAlign w:val="center"/>
            <w:hideMark/>
          </w:tcPr>
          <w:p w14:paraId="133F28F5" w14:textId="77777777" w:rsidR="00665A11" w:rsidRPr="00665A11" w:rsidRDefault="00665A11" w:rsidP="00665A11">
            <w:pPr>
              <w:spacing w:after="0"/>
              <w:jc w:val="center"/>
              <w:rPr>
                <w:color w:val="000000"/>
                <w:sz w:val="24"/>
              </w:rPr>
            </w:pPr>
            <w:r w:rsidRPr="00665A11">
              <w:rPr>
                <w:color w:val="000000"/>
                <w:sz w:val="24"/>
              </w:rPr>
              <w:t xml:space="preserve"> NO </w:t>
            </w:r>
          </w:p>
        </w:tc>
        <w:tc>
          <w:tcPr>
            <w:tcW w:w="575" w:type="pct"/>
            <w:tcBorders>
              <w:top w:val="nil"/>
              <w:left w:val="nil"/>
              <w:bottom w:val="single" w:sz="8" w:space="0" w:color="auto"/>
              <w:right w:val="single" w:sz="8" w:space="0" w:color="auto"/>
            </w:tcBorders>
            <w:vAlign w:val="center"/>
            <w:hideMark/>
          </w:tcPr>
          <w:p w14:paraId="79130728" w14:textId="77777777" w:rsidR="00665A11" w:rsidRPr="00665A11" w:rsidRDefault="00665A11" w:rsidP="00665A11">
            <w:pPr>
              <w:spacing w:after="0"/>
              <w:jc w:val="center"/>
              <w:rPr>
                <w:color w:val="000000"/>
                <w:sz w:val="24"/>
              </w:rPr>
            </w:pPr>
            <w:r w:rsidRPr="00665A11">
              <w:rPr>
                <w:color w:val="000000"/>
                <w:sz w:val="24"/>
              </w:rPr>
              <w:t xml:space="preserve">  NO  </w:t>
            </w:r>
          </w:p>
        </w:tc>
      </w:tr>
      <w:tr w:rsidR="0061100A" w:rsidRPr="00665A11" w14:paraId="5EFD91DA" w14:textId="77777777" w:rsidTr="0061100A">
        <w:trPr>
          <w:trHeight w:val="630"/>
        </w:trPr>
        <w:tc>
          <w:tcPr>
            <w:tcW w:w="430" w:type="pct"/>
            <w:tcBorders>
              <w:top w:val="nil"/>
              <w:left w:val="single" w:sz="8" w:space="0" w:color="auto"/>
              <w:bottom w:val="single" w:sz="8" w:space="0" w:color="auto"/>
              <w:right w:val="single" w:sz="8" w:space="0" w:color="auto"/>
            </w:tcBorders>
            <w:vAlign w:val="center"/>
            <w:hideMark/>
          </w:tcPr>
          <w:p w14:paraId="1768E86C" w14:textId="77777777" w:rsidR="00665A11" w:rsidRPr="00665A11" w:rsidRDefault="00665A11" w:rsidP="00665A11">
            <w:pPr>
              <w:spacing w:after="0"/>
              <w:jc w:val="center"/>
              <w:rPr>
                <w:color w:val="000000"/>
                <w:sz w:val="24"/>
              </w:rPr>
            </w:pPr>
            <w:r w:rsidRPr="00665A11">
              <w:rPr>
                <w:color w:val="000000"/>
                <w:sz w:val="24"/>
              </w:rPr>
              <w:t>2D4</w:t>
            </w:r>
          </w:p>
        </w:tc>
        <w:tc>
          <w:tcPr>
            <w:tcW w:w="1012" w:type="pct"/>
            <w:tcBorders>
              <w:top w:val="nil"/>
              <w:left w:val="nil"/>
              <w:bottom w:val="single" w:sz="8" w:space="0" w:color="auto"/>
              <w:right w:val="single" w:sz="8" w:space="0" w:color="auto"/>
            </w:tcBorders>
            <w:vAlign w:val="center"/>
            <w:hideMark/>
          </w:tcPr>
          <w:p w14:paraId="2EA947B5" w14:textId="77777777" w:rsidR="00665A11" w:rsidRPr="00665A11" w:rsidRDefault="00665A11" w:rsidP="00665A11">
            <w:pPr>
              <w:spacing w:after="0"/>
              <w:jc w:val="both"/>
              <w:rPr>
                <w:color w:val="000000"/>
                <w:sz w:val="24"/>
              </w:rPr>
            </w:pPr>
            <w:r w:rsidRPr="00665A11">
              <w:rPr>
                <w:color w:val="000000"/>
                <w:sz w:val="24"/>
              </w:rPr>
              <w:t>Sử dụng các hóa chất khác</w:t>
            </w:r>
          </w:p>
        </w:tc>
        <w:tc>
          <w:tcPr>
            <w:tcW w:w="630" w:type="pct"/>
            <w:tcBorders>
              <w:top w:val="nil"/>
              <w:left w:val="nil"/>
              <w:bottom w:val="single" w:sz="8" w:space="0" w:color="auto"/>
              <w:right w:val="single" w:sz="8" w:space="0" w:color="auto"/>
            </w:tcBorders>
            <w:vAlign w:val="center"/>
            <w:hideMark/>
          </w:tcPr>
          <w:p w14:paraId="2F30C7BE" w14:textId="77777777" w:rsidR="00665A11" w:rsidRPr="00665A11" w:rsidRDefault="00665A11" w:rsidP="00665A11">
            <w:pPr>
              <w:spacing w:after="0"/>
              <w:jc w:val="center"/>
              <w:rPr>
                <w:color w:val="000000"/>
                <w:sz w:val="24"/>
              </w:rPr>
            </w:pPr>
            <w:r w:rsidRPr="00665A11">
              <w:rPr>
                <w:color w:val="000000"/>
                <w:sz w:val="24"/>
              </w:rPr>
              <w:t xml:space="preserve"> NE </w:t>
            </w:r>
          </w:p>
        </w:tc>
        <w:tc>
          <w:tcPr>
            <w:tcW w:w="574" w:type="pct"/>
            <w:tcBorders>
              <w:top w:val="nil"/>
              <w:left w:val="nil"/>
              <w:bottom w:val="single" w:sz="8" w:space="0" w:color="auto"/>
              <w:right w:val="single" w:sz="8" w:space="0" w:color="auto"/>
            </w:tcBorders>
            <w:vAlign w:val="center"/>
            <w:hideMark/>
          </w:tcPr>
          <w:p w14:paraId="7D6B8775" w14:textId="77777777" w:rsidR="00665A11" w:rsidRPr="00665A11" w:rsidRDefault="00665A11" w:rsidP="00665A11">
            <w:pPr>
              <w:spacing w:after="0"/>
              <w:jc w:val="center"/>
              <w:rPr>
                <w:color w:val="000000"/>
                <w:sz w:val="24"/>
              </w:rPr>
            </w:pPr>
            <w:r w:rsidRPr="00665A11">
              <w:rPr>
                <w:color w:val="000000"/>
                <w:sz w:val="24"/>
              </w:rPr>
              <w:t>NE</w:t>
            </w:r>
          </w:p>
        </w:tc>
        <w:tc>
          <w:tcPr>
            <w:tcW w:w="574" w:type="pct"/>
            <w:tcBorders>
              <w:top w:val="nil"/>
              <w:left w:val="nil"/>
              <w:bottom w:val="single" w:sz="8" w:space="0" w:color="auto"/>
              <w:right w:val="single" w:sz="8" w:space="0" w:color="auto"/>
            </w:tcBorders>
            <w:vAlign w:val="center"/>
            <w:hideMark/>
          </w:tcPr>
          <w:p w14:paraId="21387FA1" w14:textId="77777777" w:rsidR="00665A11" w:rsidRPr="00665A11" w:rsidRDefault="00665A11" w:rsidP="00665A11">
            <w:pPr>
              <w:spacing w:after="0"/>
              <w:jc w:val="center"/>
              <w:rPr>
                <w:color w:val="000000"/>
                <w:sz w:val="24"/>
              </w:rPr>
            </w:pPr>
            <w:r w:rsidRPr="00665A11">
              <w:rPr>
                <w:color w:val="000000"/>
                <w:sz w:val="24"/>
              </w:rPr>
              <w:t>NE</w:t>
            </w:r>
          </w:p>
        </w:tc>
        <w:tc>
          <w:tcPr>
            <w:tcW w:w="575" w:type="pct"/>
            <w:tcBorders>
              <w:top w:val="nil"/>
              <w:left w:val="nil"/>
              <w:bottom w:val="single" w:sz="8" w:space="0" w:color="auto"/>
              <w:right w:val="single" w:sz="8" w:space="0" w:color="auto"/>
            </w:tcBorders>
            <w:vAlign w:val="center"/>
            <w:hideMark/>
          </w:tcPr>
          <w:p w14:paraId="0F84FB2A" w14:textId="77777777" w:rsidR="00665A11" w:rsidRPr="00665A11" w:rsidRDefault="00665A11" w:rsidP="00665A11">
            <w:pPr>
              <w:spacing w:after="0"/>
              <w:jc w:val="center"/>
              <w:rPr>
                <w:color w:val="000000"/>
                <w:sz w:val="24"/>
              </w:rPr>
            </w:pPr>
            <w:r w:rsidRPr="00665A11">
              <w:rPr>
                <w:color w:val="000000"/>
                <w:sz w:val="24"/>
              </w:rPr>
              <w:t>NE</w:t>
            </w:r>
          </w:p>
        </w:tc>
        <w:tc>
          <w:tcPr>
            <w:tcW w:w="630" w:type="pct"/>
            <w:tcBorders>
              <w:top w:val="nil"/>
              <w:left w:val="nil"/>
              <w:bottom w:val="single" w:sz="8" w:space="0" w:color="auto"/>
              <w:right w:val="single" w:sz="8" w:space="0" w:color="auto"/>
            </w:tcBorders>
            <w:vAlign w:val="center"/>
            <w:hideMark/>
          </w:tcPr>
          <w:p w14:paraId="7BA42C28" w14:textId="77777777" w:rsidR="00665A11" w:rsidRPr="00665A11" w:rsidRDefault="00665A11" w:rsidP="00665A11">
            <w:pPr>
              <w:spacing w:after="0"/>
              <w:jc w:val="center"/>
              <w:rPr>
                <w:color w:val="000000"/>
                <w:sz w:val="24"/>
              </w:rPr>
            </w:pPr>
            <w:r w:rsidRPr="00665A11">
              <w:rPr>
                <w:color w:val="000000"/>
                <w:sz w:val="24"/>
              </w:rPr>
              <w:t xml:space="preserve"> NE </w:t>
            </w:r>
          </w:p>
        </w:tc>
        <w:tc>
          <w:tcPr>
            <w:tcW w:w="575" w:type="pct"/>
            <w:tcBorders>
              <w:top w:val="nil"/>
              <w:left w:val="nil"/>
              <w:bottom w:val="single" w:sz="8" w:space="0" w:color="auto"/>
              <w:right w:val="single" w:sz="8" w:space="0" w:color="auto"/>
            </w:tcBorders>
            <w:vAlign w:val="center"/>
            <w:hideMark/>
          </w:tcPr>
          <w:p w14:paraId="643EF9AF" w14:textId="77777777" w:rsidR="00665A11" w:rsidRPr="00665A11" w:rsidRDefault="00665A11" w:rsidP="00665A11">
            <w:pPr>
              <w:spacing w:after="0"/>
              <w:jc w:val="center"/>
              <w:rPr>
                <w:color w:val="000000"/>
                <w:sz w:val="24"/>
              </w:rPr>
            </w:pPr>
            <w:r w:rsidRPr="00665A11">
              <w:rPr>
                <w:color w:val="000000"/>
                <w:sz w:val="24"/>
              </w:rPr>
              <w:t xml:space="preserve">  NE  </w:t>
            </w:r>
          </w:p>
        </w:tc>
      </w:tr>
      <w:tr w:rsidR="0061100A" w:rsidRPr="00665A11" w14:paraId="05258457" w14:textId="77777777" w:rsidTr="0061100A">
        <w:trPr>
          <w:trHeight w:val="320"/>
        </w:trPr>
        <w:tc>
          <w:tcPr>
            <w:tcW w:w="430" w:type="pct"/>
            <w:tcBorders>
              <w:top w:val="nil"/>
              <w:left w:val="single" w:sz="8" w:space="0" w:color="auto"/>
              <w:bottom w:val="single" w:sz="8" w:space="0" w:color="auto"/>
              <w:right w:val="single" w:sz="8" w:space="0" w:color="auto"/>
            </w:tcBorders>
            <w:shd w:val="clear" w:color="000000" w:fill="FFF2CC"/>
            <w:vAlign w:val="center"/>
            <w:hideMark/>
          </w:tcPr>
          <w:p w14:paraId="40D14BE3" w14:textId="77777777" w:rsidR="00665A11" w:rsidRPr="00665A11" w:rsidRDefault="00665A11" w:rsidP="00665A11">
            <w:pPr>
              <w:spacing w:after="0"/>
              <w:jc w:val="center"/>
              <w:rPr>
                <w:color w:val="000000"/>
                <w:sz w:val="24"/>
              </w:rPr>
            </w:pPr>
            <w:r w:rsidRPr="00665A11">
              <w:rPr>
                <w:color w:val="000000"/>
                <w:sz w:val="24"/>
              </w:rPr>
              <w:t>2E</w:t>
            </w:r>
          </w:p>
        </w:tc>
        <w:tc>
          <w:tcPr>
            <w:tcW w:w="1012" w:type="pct"/>
            <w:tcBorders>
              <w:top w:val="nil"/>
              <w:left w:val="nil"/>
              <w:bottom w:val="single" w:sz="8" w:space="0" w:color="auto"/>
              <w:right w:val="single" w:sz="8" w:space="0" w:color="auto"/>
            </w:tcBorders>
            <w:shd w:val="clear" w:color="000000" w:fill="FFF2CC"/>
            <w:vAlign w:val="center"/>
            <w:hideMark/>
          </w:tcPr>
          <w:p w14:paraId="38590853" w14:textId="77777777" w:rsidR="00665A11" w:rsidRPr="00665A11" w:rsidRDefault="00665A11" w:rsidP="00665A11">
            <w:pPr>
              <w:spacing w:after="0"/>
              <w:jc w:val="both"/>
              <w:rPr>
                <w:color w:val="000000"/>
                <w:sz w:val="24"/>
              </w:rPr>
            </w:pPr>
            <w:r w:rsidRPr="00665A11">
              <w:rPr>
                <w:color w:val="000000"/>
                <w:sz w:val="24"/>
              </w:rPr>
              <w:t>Công nghiệp điện tử</w:t>
            </w:r>
          </w:p>
        </w:tc>
        <w:tc>
          <w:tcPr>
            <w:tcW w:w="630" w:type="pct"/>
            <w:tcBorders>
              <w:top w:val="nil"/>
              <w:left w:val="nil"/>
              <w:bottom w:val="single" w:sz="8" w:space="0" w:color="auto"/>
              <w:right w:val="single" w:sz="8" w:space="0" w:color="auto"/>
            </w:tcBorders>
            <w:shd w:val="clear" w:color="000000" w:fill="FFF2CC"/>
            <w:vAlign w:val="center"/>
            <w:hideMark/>
          </w:tcPr>
          <w:p w14:paraId="4AA12F38" w14:textId="77777777" w:rsidR="00665A11" w:rsidRPr="00665A11" w:rsidRDefault="00665A11" w:rsidP="00665A11">
            <w:pPr>
              <w:spacing w:after="0"/>
              <w:jc w:val="center"/>
              <w:rPr>
                <w:color w:val="000000"/>
                <w:sz w:val="24"/>
              </w:rPr>
            </w:pPr>
            <w:r w:rsidRPr="00665A11">
              <w:rPr>
                <w:color w:val="000000"/>
                <w:sz w:val="24"/>
              </w:rPr>
              <w:t xml:space="preserve">  NO </w:t>
            </w:r>
          </w:p>
        </w:tc>
        <w:tc>
          <w:tcPr>
            <w:tcW w:w="574" w:type="pct"/>
            <w:tcBorders>
              <w:top w:val="nil"/>
              <w:left w:val="nil"/>
              <w:bottom w:val="single" w:sz="8" w:space="0" w:color="auto"/>
              <w:right w:val="single" w:sz="8" w:space="0" w:color="auto"/>
            </w:tcBorders>
            <w:shd w:val="clear" w:color="000000" w:fill="FFF2CC"/>
            <w:vAlign w:val="center"/>
            <w:hideMark/>
          </w:tcPr>
          <w:p w14:paraId="249D53BB" w14:textId="77777777" w:rsidR="00665A11" w:rsidRPr="00665A11" w:rsidRDefault="00665A11" w:rsidP="00665A11">
            <w:pPr>
              <w:spacing w:after="0"/>
              <w:jc w:val="center"/>
              <w:rPr>
                <w:color w:val="000000"/>
                <w:sz w:val="24"/>
              </w:rPr>
            </w:pPr>
            <w:r w:rsidRPr="00665A11">
              <w:rPr>
                <w:color w:val="000000"/>
                <w:sz w:val="24"/>
              </w:rPr>
              <w:t xml:space="preserve"> NO</w:t>
            </w:r>
          </w:p>
        </w:tc>
        <w:tc>
          <w:tcPr>
            <w:tcW w:w="574" w:type="pct"/>
            <w:tcBorders>
              <w:top w:val="nil"/>
              <w:left w:val="nil"/>
              <w:bottom w:val="single" w:sz="8" w:space="0" w:color="auto"/>
              <w:right w:val="single" w:sz="8" w:space="0" w:color="auto"/>
            </w:tcBorders>
            <w:shd w:val="clear" w:color="000000" w:fill="FFF2CC"/>
            <w:vAlign w:val="center"/>
            <w:hideMark/>
          </w:tcPr>
          <w:p w14:paraId="42A20559" w14:textId="77777777" w:rsidR="00665A11" w:rsidRPr="00665A11" w:rsidRDefault="00665A11" w:rsidP="00665A11">
            <w:pPr>
              <w:spacing w:after="0"/>
              <w:jc w:val="center"/>
              <w:rPr>
                <w:color w:val="000000"/>
                <w:sz w:val="24"/>
              </w:rPr>
            </w:pPr>
            <w:r w:rsidRPr="00665A11">
              <w:rPr>
                <w:color w:val="000000"/>
                <w:sz w:val="24"/>
              </w:rPr>
              <w:t xml:space="preserve"> NO</w:t>
            </w:r>
          </w:p>
        </w:tc>
        <w:tc>
          <w:tcPr>
            <w:tcW w:w="575" w:type="pct"/>
            <w:tcBorders>
              <w:top w:val="nil"/>
              <w:left w:val="nil"/>
              <w:bottom w:val="single" w:sz="8" w:space="0" w:color="auto"/>
              <w:right w:val="single" w:sz="8" w:space="0" w:color="auto"/>
            </w:tcBorders>
            <w:shd w:val="clear" w:color="000000" w:fill="FFF2CC"/>
            <w:vAlign w:val="center"/>
            <w:hideMark/>
          </w:tcPr>
          <w:p w14:paraId="5CB40E0F" w14:textId="77777777" w:rsidR="00665A11" w:rsidRPr="00665A11" w:rsidRDefault="00665A11" w:rsidP="00665A11">
            <w:pPr>
              <w:spacing w:after="0"/>
              <w:jc w:val="center"/>
              <w:rPr>
                <w:color w:val="000000"/>
                <w:sz w:val="24"/>
              </w:rPr>
            </w:pPr>
            <w:r w:rsidRPr="00665A11">
              <w:rPr>
                <w:color w:val="000000"/>
                <w:sz w:val="24"/>
              </w:rPr>
              <w:t xml:space="preserve"> NO</w:t>
            </w:r>
          </w:p>
        </w:tc>
        <w:tc>
          <w:tcPr>
            <w:tcW w:w="630" w:type="pct"/>
            <w:tcBorders>
              <w:top w:val="nil"/>
              <w:left w:val="nil"/>
              <w:bottom w:val="single" w:sz="8" w:space="0" w:color="auto"/>
              <w:right w:val="single" w:sz="8" w:space="0" w:color="auto"/>
            </w:tcBorders>
            <w:shd w:val="clear" w:color="000000" w:fill="FFF2CC"/>
            <w:vAlign w:val="center"/>
            <w:hideMark/>
          </w:tcPr>
          <w:p w14:paraId="028C306B" w14:textId="77777777" w:rsidR="00665A11" w:rsidRPr="00665A11" w:rsidRDefault="00665A11" w:rsidP="00665A11">
            <w:pPr>
              <w:spacing w:after="0"/>
              <w:jc w:val="center"/>
              <w:rPr>
                <w:color w:val="000000"/>
                <w:sz w:val="24"/>
              </w:rPr>
            </w:pPr>
            <w:r w:rsidRPr="00665A11">
              <w:rPr>
                <w:color w:val="000000"/>
                <w:sz w:val="24"/>
              </w:rPr>
              <w:t xml:space="preserve">  NO </w:t>
            </w:r>
          </w:p>
        </w:tc>
        <w:tc>
          <w:tcPr>
            <w:tcW w:w="575" w:type="pct"/>
            <w:tcBorders>
              <w:top w:val="nil"/>
              <w:left w:val="nil"/>
              <w:bottom w:val="single" w:sz="8" w:space="0" w:color="auto"/>
              <w:right w:val="single" w:sz="8" w:space="0" w:color="auto"/>
            </w:tcBorders>
            <w:shd w:val="clear" w:color="000000" w:fill="FFF2CC"/>
            <w:vAlign w:val="center"/>
            <w:hideMark/>
          </w:tcPr>
          <w:p w14:paraId="572A199D" w14:textId="77777777" w:rsidR="00665A11" w:rsidRPr="00665A11" w:rsidRDefault="00665A11" w:rsidP="00665A11">
            <w:pPr>
              <w:spacing w:after="0"/>
              <w:jc w:val="center"/>
              <w:rPr>
                <w:color w:val="000000"/>
                <w:sz w:val="24"/>
              </w:rPr>
            </w:pPr>
            <w:r w:rsidRPr="00665A11">
              <w:rPr>
                <w:color w:val="000000"/>
                <w:sz w:val="24"/>
              </w:rPr>
              <w:t xml:space="preserve">   NO  </w:t>
            </w:r>
          </w:p>
        </w:tc>
      </w:tr>
      <w:tr w:rsidR="0061100A" w:rsidRPr="00665A11" w14:paraId="019531E5" w14:textId="77777777" w:rsidTr="0061100A">
        <w:trPr>
          <w:trHeight w:val="940"/>
        </w:trPr>
        <w:tc>
          <w:tcPr>
            <w:tcW w:w="430" w:type="pct"/>
            <w:tcBorders>
              <w:top w:val="nil"/>
              <w:left w:val="single" w:sz="8" w:space="0" w:color="auto"/>
              <w:bottom w:val="single" w:sz="8" w:space="0" w:color="auto"/>
              <w:right w:val="single" w:sz="8" w:space="0" w:color="auto"/>
            </w:tcBorders>
            <w:shd w:val="clear" w:color="000000" w:fill="FFF2CC"/>
            <w:vAlign w:val="center"/>
            <w:hideMark/>
          </w:tcPr>
          <w:p w14:paraId="0B52C218" w14:textId="77777777" w:rsidR="00665A11" w:rsidRPr="00665A11" w:rsidRDefault="00665A11" w:rsidP="00665A11">
            <w:pPr>
              <w:spacing w:after="0"/>
              <w:jc w:val="center"/>
              <w:rPr>
                <w:color w:val="000000"/>
                <w:sz w:val="24"/>
              </w:rPr>
            </w:pPr>
            <w:r w:rsidRPr="00665A11">
              <w:rPr>
                <w:color w:val="000000"/>
                <w:sz w:val="24"/>
              </w:rPr>
              <w:t>2F</w:t>
            </w:r>
          </w:p>
        </w:tc>
        <w:tc>
          <w:tcPr>
            <w:tcW w:w="1012" w:type="pct"/>
            <w:tcBorders>
              <w:top w:val="nil"/>
              <w:left w:val="nil"/>
              <w:bottom w:val="single" w:sz="8" w:space="0" w:color="auto"/>
              <w:right w:val="single" w:sz="8" w:space="0" w:color="auto"/>
            </w:tcBorders>
            <w:shd w:val="clear" w:color="000000" w:fill="FFF2CC"/>
            <w:vAlign w:val="center"/>
            <w:hideMark/>
          </w:tcPr>
          <w:p w14:paraId="00ECC6F3" w14:textId="77777777" w:rsidR="00665A11" w:rsidRPr="00665A11" w:rsidRDefault="00665A11" w:rsidP="00665A11">
            <w:pPr>
              <w:spacing w:after="0"/>
              <w:jc w:val="both"/>
              <w:rPr>
                <w:color w:val="000000"/>
                <w:sz w:val="24"/>
              </w:rPr>
            </w:pPr>
            <w:r w:rsidRPr="00665A11">
              <w:rPr>
                <w:color w:val="000000"/>
                <w:sz w:val="24"/>
              </w:rPr>
              <w:t>Sử dụng sản phẩm thay thế cho các chất làm suy giảm tầng ô-dôn</w:t>
            </w:r>
          </w:p>
        </w:tc>
        <w:tc>
          <w:tcPr>
            <w:tcW w:w="630" w:type="pct"/>
            <w:tcBorders>
              <w:top w:val="nil"/>
              <w:left w:val="nil"/>
              <w:bottom w:val="single" w:sz="8" w:space="0" w:color="auto"/>
              <w:right w:val="single" w:sz="8" w:space="0" w:color="auto"/>
            </w:tcBorders>
            <w:shd w:val="clear" w:color="000000" w:fill="FFF2CC"/>
            <w:vAlign w:val="center"/>
            <w:hideMark/>
          </w:tcPr>
          <w:p w14:paraId="1698FC8C" w14:textId="77777777" w:rsidR="00665A11" w:rsidRPr="00665A11" w:rsidRDefault="00665A11" w:rsidP="00665A11">
            <w:pPr>
              <w:spacing w:after="0"/>
              <w:jc w:val="right"/>
              <w:rPr>
                <w:color w:val="000000"/>
                <w:sz w:val="24"/>
              </w:rPr>
            </w:pPr>
            <w:r w:rsidRPr="00665A11">
              <w:rPr>
                <w:color w:val="000000"/>
                <w:sz w:val="24"/>
              </w:rPr>
              <w:t> </w:t>
            </w:r>
          </w:p>
        </w:tc>
        <w:tc>
          <w:tcPr>
            <w:tcW w:w="574" w:type="pct"/>
            <w:tcBorders>
              <w:top w:val="nil"/>
              <w:left w:val="nil"/>
              <w:bottom w:val="single" w:sz="8" w:space="0" w:color="auto"/>
              <w:right w:val="single" w:sz="8" w:space="0" w:color="auto"/>
            </w:tcBorders>
            <w:shd w:val="clear" w:color="000000" w:fill="FFF2CC"/>
            <w:vAlign w:val="center"/>
            <w:hideMark/>
          </w:tcPr>
          <w:p w14:paraId="061D370B" w14:textId="77777777" w:rsidR="00665A11" w:rsidRPr="00665A11" w:rsidRDefault="00665A11" w:rsidP="00665A11">
            <w:pPr>
              <w:spacing w:after="0"/>
              <w:jc w:val="right"/>
              <w:rPr>
                <w:color w:val="000000"/>
                <w:sz w:val="24"/>
              </w:rPr>
            </w:pPr>
            <w:r w:rsidRPr="00665A11">
              <w:rPr>
                <w:color w:val="000000"/>
                <w:sz w:val="24"/>
              </w:rPr>
              <w:t> </w:t>
            </w:r>
          </w:p>
        </w:tc>
        <w:tc>
          <w:tcPr>
            <w:tcW w:w="574" w:type="pct"/>
            <w:tcBorders>
              <w:top w:val="nil"/>
              <w:left w:val="nil"/>
              <w:bottom w:val="single" w:sz="8" w:space="0" w:color="auto"/>
              <w:right w:val="single" w:sz="8" w:space="0" w:color="auto"/>
            </w:tcBorders>
            <w:shd w:val="clear" w:color="000000" w:fill="FFF2CC"/>
            <w:vAlign w:val="center"/>
            <w:hideMark/>
          </w:tcPr>
          <w:p w14:paraId="29D5581C" w14:textId="77777777" w:rsidR="00665A11" w:rsidRPr="00665A11" w:rsidRDefault="00665A11" w:rsidP="00665A11">
            <w:pPr>
              <w:spacing w:after="0"/>
              <w:jc w:val="right"/>
              <w:rPr>
                <w:color w:val="000000"/>
                <w:sz w:val="24"/>
              </w:rPr>
            </w:pPr>
            <w:r w:rsidRPr="00665A11">
              <w:rPr>
                <w:color w:val="000000"/>
                <w:sz w:val="24"/>
              </w:rPr>
              <w:t> </w:t>
            </w:r>
          </w:p>
        </w:tc>
        <w:tc>
          <w:tcPr>
            <w:tcW w:w="575" w:type="pct"/>
            <w:tcBorders>
              <w:top w:val="nil"/>
              <w:left w:val="nil"/>
              <w:bottom w:val="single" w:sz="8" w:space="0" w:color="auto"/>
              <w:right w:val="single" w:sz="8" w:space="0" w:color="auto"/>
            </w:tcBorders>
            <w:shd w:val="clear" w:color="000000" w:fill="FFF2CC"/>
            <w:vAlign w:val="center"/>
            <w:hideMark/>
          </w:tcPr>
          <w:p w14:paraId="78A1E15A" w14:textId="2985049D" w:rsidR="00665A11" w:rsidRPr="00665A11" w:rsidRDefault="00665A11" w:rsidP="00665A11">
            <w:pPr>
              <w:spacing w:after="0"/>
              <w:jc w:val="right"/>
              <w:rPr>
                <w:color w:val="000000"/>
                <w:sz w:val="24"/>
              </w:rPr>
            </w:pPr>
            <w:r w:rsidRPr="00665A11">
              <w:rPr>
                <w:color w:val="000000"/>
                <w:sz w:val="24"/>
              </w:rPr>
              <w:t xml:space="preserve">        9</w:t>
            </w:r>
            <w:r w:rsidR="0061100A">
              <w:rPr>
                <w:color w:val="000000"/>
                <w:sz w:val="24"/>
              </w:rPr>
              <w:t>.</w:t>
            </w:r>
            <w:r w:rsidRPr="00665A11">
              <w:rPr>
                <w:color w:val="000000"/>
                <w:sz w:val="24"/>
              </w:rPr>
              <w:t>766</w:t>
            </w:r>
            <w:r w:rsidR="0061100A">
              <w:rPr>
                <w:color w:val="000000"/>
                <w:sz w:val="24"/>
              </w:rPr>
              <w:t>,</w:t>
            </w:r>
            <w:r w:rsidRPr="00665A11">
              <w:rPr>
                <w:color w:val="000000"/>
                <w:sz w:val="24"/>
              </w:rPr>
              <w:t xml:space="preserve">64 </w:t>
            </w:r>
          </w:p>
        </w:tc>
        <w:tc>
          <w:tcPr>
            <w:tcW w:w="630" w:type="pct"/>
            <w:tcBorders>
              <w:top w:val="nil"/>
              <w:left w:val="nil"/>
              <w:bottom w:val="single" w:sz="8" w:space="0" w:color="auto"/>
              <w:right w:val="single" w:sz="8" w:space="0" w:color="auto"/>
            </w:tcBorders>
            <w:shd w:val="clear" w:color="000000" w:fill="FFF2CC"/>
            <w:vAlign w:val="center"/>
            <w:hideMark/>
          </w:tcPr>
          <w:p w14:paraId="754F4492" w14:textId="24E17FE1" w:rsidR="00665A11" w:rsidRPr="00665A11" w:rsidRDefault="00665A11" w:rsidP="00665A11">
            <w:pPr>
              <w:spacing w:after="0"/>
              <w:jc w:val="right"/>
              <w:rPr>
                <w:color w:val="000000"/>
                <w:sz w:val="24"/>
              </w:rPr>
            </w:pPr>
            <w:r w:rsidRPr="00665A11">
              <w:rPr>
                <w:color w:val="000000"/>
                <w:sz w:val="24"/>
              </w:rPr>
              <w:t xml:space="preserve">        9</w:t>
            </w:r>
            <w:r w:rsidR="0061100A">
              <w:rPr>
                <w:color w:val="000000"/>
                <w:sz w:val="24"/>
              </w:rPr>
              <w:t>.</w:t>
            </w:r>
            <w:r w:rsidRPr="00665A11">
              <w:rPr>
                <w:color w:val="000000"/>
                <w:sz w:val="24"/>
              </w:rPr>
              <w:t>766</w:t>
            </w:r>
            <w:r w:rsidR="0061100A">
              <w:rPr>
                <w:color w:val="000000"/>
                <w:sz w:val="24"/>
              </w:rPr>
              <w:t>,</w:t>
            </w:r>
            <w:r w:rsidRPr="00665A11">
              <w:rPr>
                <w:color w:val="000000"/>
                <w:sz w:val="24"/>
              </w:rPr>
              <w:t xml:space="preserve">64 </w:t>
            </w:r>
          </w:p>
        </w:tc>
        <w:tc>
          <w:tcPr>
            <w:tcW w:w="575" w:type="pct"/>
            <w:tcBorders>
              <w:top w:val="nil"/>
              <w:left w:val="nil"/>
              <w:bottom w:val="single" w:sz="8" w:space="0" w:color="auto"/>
              <w:right w:val="single" w:sz="8" w:space="0" w:color="auto"/>
            </w:tcBorders>
            <w:shd w:val="clear" w:color="000000" w:fill="FFF2CC"/>
            <w:vAlign w:val="center"/>
            <w:hideMark/>
          </w:tcPr>
          <w:p w14:paraId="7D069BD5" w14:textId="62B682C3" w:rsidR="00665A11" w:rsidRPr="00665A11" w:rsidRDefault="00665A11" w:rsidP="00665A11">
            <w:pPr>
              <w:spacing w:after="0"/>
              <w:jc w:val="right"/>
              <w:rPr>
                <w:color w:val="000000"/>
                <w:sz w:val="24"/>
              </w:rPr>
            </w:pPr>
            <w:r w:rsidRPr="00665A11">
              <w:rPr>
                <w:color w:val="000000"/>
                <w:sz w:val="24"/>
              </w:rPr>
              <w:t xml:space="preserve">             10</w:t>
            </w:r>
            <w:r w:rsidR="0061100A">
              <w:rPr>
                <w:color w:val="000000"/>
                <w:sz w:val="24"/>
              </w:rPr>
              <w:t>,</w:t>
            </w:r>
            <w:r w:rsidRPr="00665A11">
              <w:rPr>
                <w:color w:val="000000"/>
                <w:sz w:val="24"/>
              </w:rPr>
              <w:t xml:space="preserve">90 </w:t>
            </w:r>
          </w:p>
        </w:tc>
      </w:tr>
      <w:tr w:rsidR="0061100A" w:rsidRPr="00665A11" w14:paraId="18167DB7" w14:textId="77777777" w:rsidTr="0061100A">
        <w:trPr>
          <w:trHeight w:val="630"/>
        </w:trPr>
        <w:tc>
          <w:tcPr>
            <w:tcW w:w="430" w:type="pct"/>
            <w:tcBorders>
              <w:top w:val="nil"/>
              <w:left w:val="single" w:sz="8" w:space="0" w:color="auto"/>
              <w:bottom w:val="single" w:sz="8" w:space="0" w:color="auto"/>
              <w:right w:val="single" w:sz="8" w:space="0" w:color="auto"/>
            </w:tcBorders>
            <w:shd w:val="clear" w:color="000000" w:fill="FFF2CC"/>
            <w:vAlign w:val="center"/>
            <w:hideMark/>
          </w:tcPr>
          <w:p w14:paraId="53A7C6E0" w14:textId="77777777" w:rsidR="00665A11" w:rsidRPr="00665A11" w:rsidRDefault="00665A11" w:rsidP="00665A11">
            <w:pPr>
              <w:spacing w:after="0"/>
              <w:jc w:val="center"/>
              <w:rPr>
                <w:color w:val="000000"/>
                <w:sz w:val="24"/>
              </w:rPr>
            </w:pPr>
            <w:r w:rsidRPr="00665A11">
              <w:rPr>
                <w:color w:val="000000"/>
                <w:sz w:val="24"/>
              </w:rPr>
              <w:t>2G</w:t>
            </w:r>
          </w:p>
        </w:tc>
        <w:tc>
          <w:tcPr>
            <w:tcW w:w="1012" w:type="pct"/>
            <w:tcBorders>
              <w:top w:val="nil"/>
              <w:left w:val="nil"/>
              <w:bottom w:val="single" w:sz="8" w:space="0" w:color="auto"/>
              <w:right w:val="single" w:sz="8" w:space="0" w:color="auto"/>
            </w:tcBorders>
            <w:shd w:val="clear" w:color="000000" w:fill="FFF2CC"/>
            <w:vAlign w:val="center"/>
            <w:hideMark/>
          </w:tcPr>
          <w:p w14:paraId="6685716A" w14:textId="77777777" w:rsidR="00665A11" w:rsidRPr="00665A11" w:rsidRDefault="00665A11" w:rsidP="00665A11">
            <w:pPr>
              <w:spacing w:after="0"/>
              <w:jc w:val="both"/>
              <w:rPr>
                <w:color w:val="000000"/>
                <w:sz w:val="24"/>
              </w:rPr>
            </w:pPr>
            <w:r w:rsidRPr="00665A11">
              <w:rPr>
                <w:color w:val="000000"/>
                <w:sz w:val="24"/>
              </w:rPr>
              <w:t>Sản xuất và sử dụng các sản xuất các khác</w:t>
            </w:r>
          </w:p>
        </w:tc>
        <w:tc>
          <w:tcPr>
            <w:tcW w:w="630" w:type="pct"/>
            <w:tcBorders>
              <w:top w:val="nil"/>
              <w:left w:val="nil"/>
              <w:bottom w:val="single" w:sz="8" w:space="0" w:color="auto"/>
              <w:right w:val="single" w:sz="8" w:space="0" w:color="auto"/>
            </w:tcBorders>
            <w:shd w:val="clear" w:color="000000" w:fill="FFF2CC"/>
            <w:vAlign w:val="center"/>
            <w:hideMark/>
          </w:tcPr>
          <w:p w14:paraId="285CE659" w14:textId="77777777" w:rsidR="00665A11" w:rsidRPr="00665A11" w:rsidRDefault="00665A11" w:rsidP="00665A11">
            <w:pPr>
              <w:spacing w:after="0"/>
              <w:jc w:val="center"/>
              <w:rPr>
                <w:color w:val="000000"/>
                <w:sz w:val="24"/>
              </w:rPr>
            </w:pPr>
            <w:r w:rsidRPr="00665A11">
              <w:rPr>
                <w:color w:val="000000"/>
                <w:sz w:val="24"/>
              </w:rPr>
              <w:t xml:space="preserve"> NE </w:t>
            </w:r>
          </w:p>
        </w:tc>
        <w:tc>
          <w:tcPr>
            <w:tcW w:w="574" w:type="pct"/>
            <w:tcBorders>
              <w:top w:val="nil"/>
              <w:left w:val="nil"/>
              <w:bottom w:val="single" w:sz="8" w:space="0" w:color="auto"/>
              <w:right w:val="single" w:sz="8" w:space="0" w:color="auto"/>
            </w:tcBorders>
            <w:shd w:val="clear" w:color="000000" w:fill="FFF2CC"/>
            <w:vAlign w:val="center"/>
            <w:hideMark/>
          </w:tcPr>
          <w:p w14:paraId="0EFD9AF5" w14:textId="77777777" w:rsidR="00665A11" w:rsidRPr="00665A11" w:rsidRDefault="00665A11" w:rsidP="00665A11">
            <w:pPr>
              <w:spacing w:after="0"/>
              <w:jc w:val="center"/>
              <w:rPr>
                <w:color w:val="000000"/>
                <w:sz w:val="24"/>
              </w:rPr>
            </w:pPr>
            <w:r w:rsidRPr="00665A11">
              <w:rPr>
                <w:color w:val="000000"/>
                <w:sz w:val="24"/>
              </w:rPr>
              <w:t>NE</w:t>
            </w:r>
          </w:p>
        </w:tc>
        <w:tc>
          <w:tcPr>
            <w:tcW w:w="574" w:type="pct"/>
            <w:tcBorders>
              <w:top w:val="nil"/>
              <w:left w:val="nil"/>
              <w:bottom w:val="single" w:sz="8" w:space="0" w:color="auto"/>
              <w:right w:val="single" w:sz="8" w:space="0" w:color="auto"/>
            </w:tcBorders>
            <w:shd w:val="clear" w:color="000000" w:fill="FFF2CC"/>
            <w:vAlign w:val="center"/>
            <w:hideMark/>
          </w:tcPr>
          <w:p w14:paraId="322E6C71" w14:textId="77777777" w:rsidR="00665A11" w:rsidRPr="00665A11" w:rsidRDefault="00665A11" w:rsidP="00665A11">
            <w:pPr>
              <w:spacing w:after="0"/>
              <w:jc w:val="center"/>
              <w:rPr>
                <w:color w:val="000000"/>
                <w:sz w:val="24"/>
              </w:rPr>
            </w:pPr>
            <w:r w:rsidRPr="00665A11">
              <w:rPr>
                <w:color w:val="000000"/>
                <w:sz w:val="24"/>
              </w:rPr>
              <w:t>NE</w:t>
            </w:r>
          </w:p>
        </w:tc>
        <w:tc>
          <w:tcPr>
            <w:tcW w:w="575" w:type="pct"/>
            <w:tcBorders>
              <w:top w:val="nil"/>
              <w:left w:val="nil"/>
              <w:bottom w:val="single" w:sz="8" w:space="0" w:color="auto"/>
              <w:right w:val="single" w:sz="8" w:space="0" w:color="auto"/>
            </w:tcBorders>
            <w:shd w:val="clear" w:color="000000" w:fill="FFF2CC"/>
            <w:vAlign w:val="center"/>
            <w:hideMark/>
          </w:tcPr>
          <w:p w14:paraId="3A02F0CF" w14:textId="77777777" w:rsidR="00665A11" w:rsidRPr="00665A11" w:rsidRDefault="00665A11" w:rsidP="00665A11">
            <w:pPr>
              <w:spacing w:after="0"/>
              <w:jc w:val="center"/>
              <w:rPr>
                <w:color w:val="000000"/>
                <w:sz w:val="24"/>
              </w:rPr>
            </w:pPr>
            <w:r w:rsidRPr="00665A11">
              <w:rPr>
                <w:color w:val="000000"/>
                <w:sz w:val="24"/>
              </w:rPr>
              <w:t>NE</w:t>
            </w:r>
          </w:p>
        </w:tc>
        <w:tc>
          <w:tcPr>
            <w:tcW w:w="630" w:type="pct"/>
            <w:tcBorders>
              <w:top w:val="nil"/>
              <w:left w:val="nil"/>
              <w:bottom w:val="single" w:sz="8" w:space="0" w:color="auto"/>
              <w:right w:val="single" w:sz="8" w:space="0" w:color="auto"/>
            </w:tcBorders>
            <w:shd w:val="clear" w:color="000000" w:fill="FFF2CC"/>
            <w:vAlign w:val="center"/>
            <w:hideMark/>
          </w:tcPr>
          <w:p w14:paraId="1DDD1329" w14:textId="77777777" w:rsidR="00665A11" w:rsidRPr="00665A11" w:rsidRDefault="00665A11" w:rsidP="00665A11">
            <w:pPr>
              <w:spacing w:after="0"/>
              <w:jc w:val="center"/>
              <w:rPr>
                <w:color w:val="000000"/>
                <w:sz w:val="24"/>
              </w:rPr>
            </w:pPr>
            <w:r w:rsidRPr="00665A11">
              <w:rPr>
                <w:color w:val="000000"/>
                <w:sz w:val="24"/>
              </w:rPr>
              <w:t xml:space="preserve"> NE </w:t>
            </w:r>
          </w:p>
        </w:tc>
        <w:tc>
          <w:tcPr>
            <w:tcW w:w="575" w:type="pct"/>
            <w:tcBorders>
              <w:top w:val="nil"/>
              <w:left w:val="nil"/>
              <w:bottom w:val="single" w:sz="8" w:space="0" w:color="auto"/>
              <w:right w:val="single" w:sz="8" w:space="0" w:color="auto"/>
            </w:tcBorders>
            <w:shd w:val="clear" w:color="000000" w:fill="FFF2CC"/>
            <w:vAlign w:val="center"/>
            <w:hideMark/>
          </w:tcPr>
          <w:p w14:paraId="4534DD31" w14:textId="77777777" w:rsidR="00665A11" w:rsidRPr="00665A11" w:rsidRDefault="00665A11" w:rsidP="00665A11">
            <w:pPr>
              <w:spacing w:after="0"/>
              <w:jc w:val="center"/>
              <w:rPr>
                <w:color w:val="000000"/>
                <w:sz w:val="24"/>
              </w:rPr>
            </w:pPr>
            <w:r w:rsidRPr="00665A11">
              <w:rPr>
                <w:color w:val="000000"/>
                <w:sz w:val="24"/>
              </w:rPr>
              <w:t xml:space="preserve">  NE  </w:t>
            </w:r>
          </w:p>
        </w:tc>
      </w:tr>
    </w:tbl>
    <w:p w14:paraId="241186EF" w14:textId="77777777" w:rsidR="00865289" w:rsidRDefault="00865289" w:rsidP="00873F5C">
      <w:pPr>
        <w:pStyle w:val="BangHue"/>
      </w:pPr>
    </w:p>
    <w:p w14:paraId="4F72390B" w14:textId="77777777" w:rsidR="00865289" w:rsidRDefault="00865289" w:rsidP="00865289">
      <w:pPr>
        <w:pStyle w:val="Binhthuong"/>
        <w:spacing w:line="288" w:lineRule="auto"/>
        <w:jc w:val="center"/>
        <w:rPr>
          <w:rFonts w:eastAsia="Arial Unicode MS"/>
          <w:noProof/>
          <w:lang w:val="en-AU"/>
        </w:rPr>
      </w:pPr>
    </w:p>
    <w:commentRangeStart w:id="9"/>
    <w:p w14:paraId="6C033A01" w14:textId="77777777" w:rsidR="00865289" w:rsidRPr="00826D02" w:rsidRDefault="00865289" w:rsidP="00865289">
      <w:pPr>
        <w:pStyle w:val="Binhthuong"/>
        <w:spacing w:line="288" w:lineRule="auto"/>
        <w:jc w:val="center"/>
        <w:rPr>
          <w:rFonts w:eastAsia="Arial Unicode MS"/>
          <w:lang w:val="en-AU"/>
        </w:rPr>
      </w:pPr>
      <w:r w:rsidRPr="00117E90">
        <w:rPr>
          <w:noProof/>
        </w:rPr>
        <w:object w:dxaOrig="9073" w:dyaOrig="4599" w14:anchorId="1EE7A3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83" type="#_x0000_t75" style="width:453.3pt;height:229.75pt;visibility:visible" o:ole="">
            <v:imagedata r:id="rId13" o:title=""/>
            <o:lock v:ext="edit" aspectratio="f"/>
          </v:shape>
          <o:OLEObject Type="Embed" ProgID="Excel.Sheet.8" ShapeID="_x0000_i1583" DrawAspect="Content" ObjectID="_1824150338" r:id="rId14">
            <o:FieldCodes>\s</o:FieldCodes>
          </o:OLEObject>
        </w:object>
      </w:r>
      <w:commentRangeEnd w:id="9"/>
      <w:r w:rsidR="0006273C">
        <w:rPr>
          <w:rStyle w:val="CommentReference"/>
          <w:rFonts w:eastAsia="MS Mincho"/>
          <w:color w:val="auto"/>
          <w:kern w:val="2"/>
          <w:lang w:val="vi-VN" w:eastAsia="x-none"/>
        </w:rPr>
        <w:commentReference w:id="9"/>
      </w:r>
    </w:p>
    <w:p w14:paraId="52D51E7D" w14:textId="409C7C5A" w:rsidR="00865289" w:rsidRDefault="00865289" w:rsidP="00865289">
      <w:pPr>
        <w:pStyle w:val="Caption"/>
      </w:pPr>
      <w:bookmarkStart w:id="10" w:name="_Toc57032434"/>
      <w:bookmarkStart w:id="11" w:name="_Toc169713569"/>
      <w:r>
        <w:t>Hình 4.</w:t>
      </w:r>
      <w:r>
        <w:fldChar w:fldCharType="begin"/>
      </w:r>
      <w:r>
        <w:instrText xml:space="preserve"> SEQ Hình_4. \* ARABIC </w:instrText>
      </w:r>
      <w:r>
        <w:fldChar w:fldCharType="separate"/>
      </w:r>
      <w:r>
        <w:rPr>
          <w:noProof/>
        </w:rPr>
        <w:t>1</w:t>
      </w:r>
      <w:r>
        <w:fldChar w:fldCharType="end"/>
      </w:r>
      <w:r>
        <w:t>. Tỷ trọng</w:t>
      </w:r>
      <w:r w:rsidRPr="00826D02">
        <w:t xml:space="preserve"> phát thải KNK năm 20</w:t>
      </w:r>
      <w:r w:rsidR="00517BD7">
        <w:rPr>
          <w:lang w:val="en-US"/>
        </w:rPr>
        <w:t>21</w:t>
      </w:r>
      <w:r w:rsidRPr="00826D02">
        <w:t xml:space="preserve"> trong lĩnh vực IPPU</w:t>
      </w:r>
      <w:bookmarkEnd w:id="10"/>
      <w:r>
        <w:t>.</w:t>
      </w:r>
      <w:bookmarkEnd w:id="11"/>
    </w:p>
    <w:p w14:paraId="54FF916D" w14:textId="39BD855A" w:rsidR="00865289" w:rsidRPr="00D753C4" w:rsidRDefault="00865289" w:rsidP="00865289">
      <w:pPr>
        <w:pStyle w:val="Hue"/>
      </w:pPr>
      <w:r w:rsidRPr="00D753C4">
        <w:t>Tổng lượng phát thải KNK năm 20</w:t>
      </w:r>
      <w:r>
        <w:t>2</w:t>
      </w:r>
      <w:r w:rsidR="00517BD7">
        <w:t>2</w:t>
      </w:r>
      <w:r w:rsidRPr="00D753C4">
        <w:t xml:space="preserve"> </w:t>
      </w:r>
      <w:r>
        <w:t xml:space="preserve">từ </w:t>
      </w:r>
      <w:r w:rsidRPr="00D753C4">
        <w:t xml:space="preserve">lĩnh vực IPPU là </w:t>
      </w:r>
      <w:r w:rsidRPr="000E1F24">
        <w:rPr>
          <w:highlight w:val="yellow"/>
        </w:rPr>
        <w:t>nghìn tấn CO</w:t>
      </w:r>
      <w:r w:rsidRPr="000E1F24">
        <w:rPr>
          <w:highlight w:val="yellow"/>
          <w:vertAlign w:val="subscript"/>
        </w:rPr>
        <w:t>2</w:t>
      </w:r>
      <w:r w:rsidRPr="000E1F24">
        <w:rPr>
          <w:highlight w:val="yellow"/>
        </w:rPr>
        <w:t>tđ</w:t>
      </w:r>
      <w:r w:rsidRPr="00D753C4">
        <w:t xml:space="preserve">. Trong đó, phát thải lớn nhất từ sản xuất </w:t>
      </w:r>
      <w:r>
        <w:t xml:space="preserve">xi măng </w:t>
      </w:r>
      <w:r w:rsidRPr="00517BD7">
        <w:rPr>
          <w:highlight w:val="yellow"/>
        </w:rPr>
        <w:t xml:space="preserve">là </w:t>
      </w:r>
      <w:r w:rsidR="00217EAB" w:rsidRPr="00217EAB">
        <w:t xml:space="preserve"> </w:t>
      </w:r>
      <w:r w:rsidR="000E1F24" w:rsidRPr="000E1F24">
        <w:t>41</w:t>
      </w:r>
      <w:r w:rsidR="000E1F24">
        <w:t>.</w:t>
      </w:r>
      <w:r w:rsidR="000E1F24" w:rsidRPr="000E1F24">
        <w:t>483</w:t>
      </w:r>
      <w:r w:rsidR="000E1F24">
        <w:t>,</w:t>
      </w:r>
      <w:r w:rsidR="000E1F24" w:rsidRPr="000E1F24">
        <w:t xml:space="preserve">03 </w:t>
      </w:r>
      <w:r w:rsidRPr="00D753C4">
        <w:t>nghìn tấn CO</w:t>
      </w:r>
      <w:r w:rsidRPr="00D753C4">
        <w:rPr>
          <w:vertAlign w:val="subscript"/>
        </w:rPr>
        <w:t>2</w:t>
      </w:r>
      <w:r w:rsidRPr="00D753C4">
        <w:t xml:space="preserve">tđ, chiếm </w:t>
      </w:r>
      <w:r w:rsidRPr="00517BD7">
        <w:rPr>
          <w:highlight w:val="yellow"/>
        </w:rPr>
        <w:t>%</w:t>
      </w:r>
      <w:r w:rsidRPr="00D753C4">
        <w:t xml:space="preserve">, </w:t>
      </w:r>
      <w:r>
        <w:t>kết</w:t>
      </w:r>
      <w:r>
        <w:rPr>
          <w:lang w:val="vi-VN"/>
        </w:rPr>
        <w:t xml:space="preserve"> quả</w:t>
      </w:r>
      <w:r>
        <w:t xml:space="preserve"> trình bày</w:t>
      </w:r>
      <w:r w:rsidRPr="00D753C4">
        <w:t xml:space="preserve"> </w:t>
      </w:r>
      <w:r>
        <w:t>trong</w:t>
      </w:r>
      <w:r w:rsidRPr="00D753C4">
        <w:t xml:space="preserve"> Bảng 4.1</w:t>
      </w:r>
      <w:r>
        <w:t>,</w:t>
      </w:r>
      <w:r w:rsidRPr="00D753C4">
        <w:rPr>
          <w:lang w:val="vi-VN"/>
        </w:rPr>
        <w:t xml:space="preserve"> </w:t>
      </w:r>
      <w:r>
        <w:t>Hình 4.1 và</w:t>
      </w:r>
      <w:r>
        <w:rPr>
          <w:color w:val="000000"/>
          <w:lang w:val="vi-VN"/>
        </w:rPr>
        <w:t xml:space="preserve"> Phụ lục 2-2</w:t>
      </w:r>
      <w:r w:rsidRPr="00D753C4">
        <w:t>.</w:t>
      </w:r>
    </w:p>
    <w:p w14:paraId="6B7AF1A4" w14:textId="10B0898B" w:rsidR="00865289" w:rsidRDefault="00F56855" w:rsidP="00F56855">
      <w:pPr>
        <w:pStyle w:val="Caption"/>
      </w:pPr>
      <w:bookmarkStart w:id="12" w:name="_Toc169713673"/>
      <w:bookmarkStart w:id="13" w:name="_Toc213536582"/>
      <w:r>
        <w:t xml:space="preserve">Bảng 4. </w:t>
      </w:r>
      <w:r>
        <w:fldChar w:fldCharType="begin"/>
      </w:r>
      <w:r>
        <w:instrText xml:space="preserve"> SEQ Bảng_4. \* ARABIC </w:instrText>
      </w:r>
      <w:r>
        <w:fldChar w:fldCharType="separate"/>
      </w:r>
      <w:r>
        <w:rPr>
          <w:noProof/>
        </w:rPr>
        <w:t>2</w:t>
      </w:r>
      <w:r>
        <w:fldChar w:fldCharType="end"/>
      </w:r>
      <w:r w:rsidR="00865289">
        <w:t xml:space="preserve">. </w:t>
      </w:r>
      <w:r w:rsidR="00865289" w:rsidRPr="00826D02">
        <w:t xml:space="preserve">Kết quả phát thải </w:t>
      </w:r>
      <w:r w:rsidR="00865289">
        <w:t>khí nhà kính</w:t>
      </w:r>
      <w:r w:rsidR="00865289" w:rsidRPr="00826D02">
        <w:t xml:space="preserve"> năm 20</w:t>
      </w:r>
      <w:r w:rsidR="00865289">
        <w:t>2</w:t>
      </w:r>
      <w:r w:rsidR="00217EAB">
        <w:rPr>
          <w:lang w:val="en-US"/>
        </w:rPr>
        <w:t>2</w:t>
      </w:r>
      <w:r w:rsidR="00865289" w:rsidRPr="00826D02">
        <w:t xml:space="preserve"> trong lĩnh vực IPPU</w:t>
      </w:r>
      <w:bookmarkEnd w:id="12"/>
      <w:bookmarkEnd w:id="13"/>
    </w:p>
    <w:tbl>
      <w:tblPr>
        <w:tblW w:w="5000" w:type="pct"/>
        <w:tblLook w:val="04A0" w:firstRow="1" w:lastRow="0" w:firstColumn="1" w:lastColumn="0" w:noHBand="0" w:noVBand="1"/>
      </w:tblPr>
      <w:tblGrid>
        <w:gridCol w:w="803"/>
        <w:gridCol w:w="1865"/>
        <w:gridCol w:w="1176"/>
        <w:gridCol w:w="1048"/>
        <w:gridCol w:w="1048"/>
        <w:gridCol w:w="1176"/>
        <w:gridCol w:w="1176"/>
        <w:gridCol w:w="1048"/>
      </w:tblGrid>
      <w:tr w:rsidR="000E1F24" w:rsidRPr="000E1F24" w14:paraId="56B4B33E" w14:textId="77777777" w:rsidTr="000E1F24">
        <w:trPr>
          <w:trHeight w:val="310"/>
          <w:tblHeader/>
        </w:trPr>
        <w:tc>
          <w:tcPr>
            <w:tcW w:w="382" w:type="pct"/>
            <w:vMerge w:val="restart"/>
            <w:tcBorders>
              <w:top w:val="single" w:sz="8" w:space="0" w:color="auto"/>
              <w:left w:val="single" w:sz="8" w:space="0" w:color="auto"/>
              <w:bottom w:val="single" w:sz="8" w:space="0" w:color="000000"/>
              <w:right w:val="single" w:sz="8" w:space="0" w:color="auto"/>
            </w:tcBorders>
            <w:shd w:val="clear" w:color="000000" w:fill="E2EFD9"/>
            <w:vAlign w:val="center"/>
            <w:hideMark/>
          </w:tcPr>
          <w:p w14:paraId="629A62DB" w14:textId="77777777" w:rsidR="000E1F24" w:rsidRPr="000E1F24" w:rsidRDefault="000E1F24" w:rsidP="000E1F24">
            <w:pPr>
              <w:spacing w:after="0"/>
              <w:jc w:val="center"/>
              <w:rPr>
                <w:b/>
                <w:bCs/>
                <w:color w:val="000000"/>
                <w:sz w:val="24"/>
              </w:rPr>
            </w:pPr>
            <w:r w:rsidRPr="000E1F24">
              <w:rPr>
                <w:b/>
                <w:bCs/>
                <w:color w:val="000000"/>
                <w:sz w:val="24"/>
              </w:rPr>
              <w:t>Mã IPCC</w:t>
            </w:r>
          </w:p>
        </w:tc>
        <w:tc>
          <w:tcPr>
            <w:tcW w:w="1035" w:type="pct"/>
            <w:vMerge w:val="restart"/>
            <w:tcBorders>
              <w:top w:val="single" w:sz="8" w:space="0" w:color="auto"/>
              <w:left w:val="single" w:sz="8" w:space="0" w:color="auto"/>
              <w:bottom w:val="single" w:sz="8" w:space="0" w:color="000000"/>
              <w:right w:val="single" w:sz="8" w:space="0" w:color="auto"/>
            </w:tcBorders>
            <w:shd w:val="clear" w:color="000000" w:fill="E2EFD9"/>
            <w:vAlign w:val="center"/>
            <w:hideMark/>
          </w:tcPr>
          <w:p w14:paraId="57CF5967" w14:textId="77777777" w:rsidR="000E1F24" w:rsidRPr="000E1F24" w:rsidRDefault="000E1F24" w:rsidP="000E1F24">
            <w:pPr>
              <w:spacing w:after="0"/>
              <w:jc w:val="center"/>
              <w:rPr>
                <w:b/>
                <w:bCs/>
                <w:color w:val="000000"/>
                <w:sz w:val="24"/>
              </w:rPr>
            </w:pPr>
            <w:r w:rsidRPr="000E1F24">
              <w:rPr>
                <w:b/>
                <w:bCs/>
                <w:color w:val="000000"/>
                <w:sz w:val="24"/>
              </w:rPr>
              <w:t>Nguồn phát thải</w:t>
            </w:r>
          </w:p>
        </w:tc>
        <w:tc>
          <w:tcPr>
            <w:tcW w:w="597" w:type="pct"/>
            <w:tcBorders>
              <w:top w:val="single" w:sz="8" w:space="0" w:color="auto"/>
              <w:left w:val="nil"/>
              <w:bottom w:val="single" w:sz="8" w:space="0" w:color="auto"/>
              <w:right w:val="single" w:sz="8" w:space="0" w:color="auto"/>
            </w:tcBorders>
            <w:shd w:val="clear" w:color="000000" w:fill="E2EFD9"/>
            <w:vAlign w:val="center"/>
            <w:hideMark/>
          </w:tcPr>
          <w:p w14:paraId="48A5A932" w14:textId="77777777" w:rsidR="000E1F24" w:rsidRPr="000E1F24" w:rsidRDefault="000E1F24" w:rsidP="000E1F24">
            <w:pPr>
              <w:spacing w:after="0"/>
              <w:jc w:val="center"/>
              <w:rPr>
                <w:b/>
                <w:bCs/>
                <w:color w:val="000000"/>
                <w:sz w:val="24"/>
              </w:rPr>
            </w:pPr>
            <w:r w:rsidRPr="000E1F24">
              <w:rPr>
                <w:b/>
                <w:bCs/>
                <w:color w:val="000000"/>
                <w:sz w:val="24"/>
              </w:rPr>
              <w:t xml:space="preserve"> CO2 </w:t>
            </w:r>
          </w:p>
        </w:tc>
        <w:tc>
          <w:tcPr>
            <w:tcW w:w="597" w:type="pct"/>
            <w:tcBorders>
              <w:top w:val="single" w:sz="8" w:space="0" w:color="auto"/>
              <w:left w:val="nil"/>
              <w:bottom w:val="single" w:sz="8" w:space="0" w:color="auto"/>
              <w:right w:val="single" w:sz="8" w:space="0" w:color="auto"/>
            </w:tcBorders>
            <w:shd w:val="clear" w:color="000000" w:fill="E2EFD9"/>
            <w:vAlign w:val="center"/>
            <w:hideMark/>
          </w:tcPr>
          <w:p w14:paraId="1658C8C5" w14:textId="77777777" w:rsidR="000E1F24" w:rsidRPr="000E1F24" w:rsidRDefault="000E1F24" w:rsidP="000E1F24">
            <w:pPr>
              <w:spacing w:after="0"/>
              <w:jc w:val="center"/>
              <w:rPr>
                <w:b/>
                <w:bCs/>
                <w:color w:val="000000"/>
                <w:sz w:val="24"/>
              </w:rPr>
            </w:pPr>
            <w:r w:rsidRPr="000E1F24">
              <w:rPr>
                <w:b/>
                <w:bCs/>
                <w:color w:val="000000"/>
                <w:sz w:val="24"/>
              </w:rPr>
              <w:t xml:space="preserve"> CH4 </w:t>
            </w:r>
          </w:p>
        </w:tc>
        <w:tc>
          <w:tcPr>
            <w:tcW w:w="597" w:type="pct"/>
            <w:tcBorders>
              <w:top w:val="single" w:sz="8" w:space="0" w:color="auto"/>
              <w:left w:val="nil"/>
              <w:bottom w:val="single" w:sz="8" w:space="0" w:color="auto"/>
              <w:right w:val="single" w:sz="8" w:space="0" w:color="auto"/>
            </w:tcBorders>
            <w:shd w:val="clear" w:color="000000" w:fill="E2EFD9"/>
            <w:vAlign w:val="center"/>
            <w:hideMark/>
          </w:tcPr>
          <w:p w14:paraId="671AECBB" w14:textId="77777777" w:rsidR="000E1F24" w:rsidRPr="000E1F24" w:rsidRDefault="000E1F24" w:rsidP="000E1F24">
            <w:pPr>
              <w:spacing w:after="0"/>
              <w:jc w:val="center"/>
              <w:rPr>
                <w:b/>
                <w:bCs/>
                <w:color w:val="000000"/>
                <w:sz w:val="24"/>
              </w:rPr>
            </w:pPr>
            <w:r w:rsidRPr="000E1F24">
              <w:rPr>
                <w:b/>
                <w:bCs/>
                <w:color w:val="000000"/>
                <w:sz w:val="24"/>
              </w:rPr>
              <w:t xml:space="preserve"> N2O </w:t>
            </w:r>
          </w:p>
        </w:tc>
        <w:tc>
          <w:tcPr>
            <w:tcW w:w="597" w:type="pct"/>
            <w:tcBorders>
              <w:top w:val="single" w:sz="8" w:space="0" w:color="auto"/>
              <w:left w:val="nil"/>
              <w:bottom w:val="single" w:sz="8" w:space="0" w:color="auto"/>
              <w:right w:val="single" w:sz="8" w:space="0" w:color="auto"/>
            </w:tcBorders>
            <w:shd w:val="clear" w:color="000000" w:fill="E2EFD9"/>
            <w:vAlign w:val="center"/>
            <w:hideMark/>
          </w:tcPr>
          <w:p w14:paraId="0EF8A07F" w14:textId="77777777" w:rsidR="000E1F24" w:rsidRPr="000E1F24" w:rsidRDefault="000E1F24" w:rsidP="000E1F24">
            <w:pPr>
              <w:spacing w:after="0"/>
              <w:jc w:val="center"/>
              <w:rPr>
                <w:b/>
                <w:bCs/>
                <w:color w:val="000000"/>
                <w:sz w:val="24"/>
              </w:rPr>
            </w:pPr>
            <w:r w:rsidRPr="000E1F24">
              <w:rPr>
                <w:b/>
                <w:bCs/>
                <w:color w:val="000000"/>
                <w:sz w:val="24"/>
              </w:rPr>
              <w:t xml:space="preserve"> HFCs </w:t>
            </w:r>
          </w:p>
        </w:tc>
        <w:tc>
          <w:tcPr>
            <w:tcW w:w="597" w:type="pct"/>
            <w:tcBorders>
              <w:top w:val="single" w:sz="8" w:space="0" w:color="auto"/>
              <w:left w:val="nil"/>
              <w:bottom w:val="single" w:sz="8" w:space="0" w:color="auto"/>
              <w:right w:val="single" w:sz="8" w:space="0" w:color="auto"/>
            </w:tcBorders>
            <w:shd w:val="clear" w:color="000000" w:fill="E2EFD9"/>
            <w:vAlign w:val="center"/>
            <w:hideMark/>
          </w:tcPr>
          <w:p w14:paraId="7331E474" w14:textId="77777777" w:rsidR="000E1F24" w:rsidRPr="000E1F24" w:rsidRDefault="000E1F24" w:rsidP="000E1F24">
            <w:pPr>
              <w:spacing w:after="0"/>
              <w:jc w:val="center"/>
              <w:rPr>
                <w:b/>
                <w:bCs/>
                <w:color w:val="000000"/>
                <w:sz w:val="24"/>
              </w:rPr>
            </w:pPr>
            <w:r w:rsidRPr="000E1F24">
              <w:rPr>
                <w:b/>
                <w:bCs/>
                <w:color w:val="000000"/>
                <w:sz w:val="24"/>
              </w:rPr>
              <w:t xml:space="preserve"> Tổng </w:t>
            </w:r>
          </w:p>
        </w:tc>
        <w:tc>
          <w:tcPr>
            <w:tcW w:w="597" w:type="pct"/>
            <w:tcBorders>
              <w:top w:val="single" w:sz="8" w:space="0" w:color="auto"/>
              <w:left w:val="nil"/>
              <w:bottom w:val="single" w:sz="8" w:space="0" w:color="auto"/>
              <w:right w:val="single" w:sz="8" w:space="0" w:color="auto"/>
            </w:tcBorders>
            <w:shd w:val="clear" w:color="000000" w:fill="E2EFD9"/>
            <w:vAlign w:val="center"/>
            <w:hideMark/>
          </w:tcPr>
          <w:p w14:paraId="5C161872" w14:textId="77777777" w:rsidR="000E1F24" w:rsidRPr="000E1F24" w:rsidRDefault="000E1F24" w:rsidP="000E1F24">
            <w:pPr>
              <w:spacing w:after="0"/>
              <w:jc w:val="center"/>
              <w:rPr>
                <w:b/>
                <w:bCs/>
                <w:color w:val="000000"/>
                <w:sz w:val="24"/>
              </w:rPr>
            </w:pPr>
            <w:r w:rsidRPr="000E1F24">
              <w:rPr>
                <w:b/>
                <w:bCs/>
                <w:color w:val="000000"/>
                <w:sz w:val="24"/>
              </w:rPr>
              <w:t xml:space="preserve">  Tỷ trọng  </w:t>
            </w:r>
          </w:p>
        </w:tc>
      </w:tr>
      <w:tr w:rsidR="000E1F24" w:rsidRPr="000E1F24" w14:paraId="2ACCC31A" w14:textId="77777777" w:rsidTr="000E1F24">
        <w:trPr>
          <w:trHeight w:val="320"/>
          <w:tblHeader/>
        </w:trPr>
        <w:tc>
          <w:tcPr>
            <w:tcW w:w="382" w:type="pct"/>
            <w:vMerge/>
            <w:tcBorders>
              <w:top w:val="single" w:sz="8" w:space="0" w:color="auto"/>
              <w:left w:val="single" w:sz="8" w:space="0" w:color="auto"/>
              <w:bottom w:val="single" w:sz="8" w:space="0" w:color="000000"/>
              <w:right w:val="single" w:sz="8" w:space="0" w:color="auto"/>
            </w:tcBorders>
            <w:vAlign w:val="center"/>
            <w:hideMark/>
          </w:tcPr>
          <w:p w14:paraId="6D4D2597" w14:textId="77777777" w:rsidR="000E1F24" w:rsidRPr="000E1F24" w:rsidRDefault="000E1F24" w:rsidP="000E1F24">
            <w:pPr>
              <w:spacing w:after="0"/>
              <w:rPr>
                <w:b/>
                <w:bCs/>
                <w:color w:val="000000"/>
                <w:sz w:val="24"/>
              </w:rPr>
            </w:pPr>
          </w:p>
        </w:tc>
        <w:tc>
          <w:tcPr>
            <w:tcW w:w="1035" w:type="pct"/>
            <w:vMerge/>
            <w:tcBorders>
              <w:top w:val="single" w:sz="8" w:space="0" w:color="auto"/>
              <w:left w:val="single" w:sz="8" w:space="0" w:color="auto"/>
              <w:bottom w:val="single" w:sz="8" w:space="0" w:color="000000"/>
              <w:right w:val="single" w:sz="8" w:space="0" w:color="auto"/>
            </w:tcBorders>
            <w:vAlign w:val="center"/>
            <w:hideMark/>
          </w:tcPr>
          <w:p w14:paraId="43A80A6A" w14:textId="77777777" w:rsidR="000E1F24" w:rsidRPr="000E1F24" w:rsidRDefault="000E1F24" w:rsidP="000E1F24">
            <w:pPr>
              <w:spacing w:after="0"/>
              <w:rPr>
                <w:b/>
                <w:bCs/>
                <w:color w:val="000000"/>
                <w:sz w:val="24"/>
              </w:rPr>
            </w:pPr>
          </w:p>
        </w:tc>
        <w:tc>
          <w:tcPr>
            <w:tcW w:w="2986" w:type="pct"/>
            <w:gridSpan w:val="5"/>
            <w:tcBorders>
              <w:top w:val="single" w:sz="8" w:space="0" w:color="auto"/>
              <w:left w:val="nil"/>
              <w:bottom w:val="single" w:sz="8" w:space="0" w:color="auto"/>
              <w:right w:val="single" w:sz="8" w:space="0" w:color="000000"/>
            </w:tcBorders>
            <w:shd w:val="clear" w:color="000000" w:fill="E2EFD9"/>
            <w:vAlign w:val="center"/>
            <w:hideMark/>
          </w:tcPr>
          <w:p w14:paraId="20A46864" w14:textId="77777777" w:rsidR="000E1F24" w:rsidRPr="000E1F24" w:rsidRDefault="000E1F24" w:rsidP="000E1F24">
            <w:pPr>
              <w:spacing w:after="0"/>
              <w:jc w:val="center"/>
              <w:rPr>
                <w:i/>
                <w:iCs/>
                <w:color w:val="000000"/>
                <w:sz w:val="24"/>
              </w:rPr>
            </w:pPr>
            <w:r w:rsidRPr="000E1F24">
              <w:rPr>
                <w:i/>
                <w:iCs/>
                <w:color w:val="000000"/>
                <w:sz w:val="24"/>
              </w:rPr>
              <w:t xml:space="preserve"> Nghìn tấn CO2tđ </w:t>
            </w:r>
          </w:p>
        </w:tc>
        <w:tc>
          <w:tcPr>
            <w:tcW w:w="597" w:type="pct"/>
            <w:tcBorders>
              <w:top w:val="nil"/>
              <w:left w:val="nil"/>
              <w:bottom w:val="single" w:sz="8" w:space="0" w:color="auto"/>
              <w:right w:val="single" w:sz="8" w:space="0" w:color="auto"/>
            </w:tcBorders>
            <w:shd w:val="clear" w:color="000000" w:fill="E2EFD9"/>
            <w:vAlign w:val="center"/>
            <w:hideMark/>
          </w:tcPr>
          <w:p w14:paraId="5E457CAC" w14:textId="77777777" w:rsidR="000E1F24" w:rsidRPr="000E1F24" w:rsidRDefault="000E1F24" w:rsidP="000E1F24">
            <w:pPr>
              <w:spacing w:after="0"/>
              <w:jc w:val="center"/>
              <w:rPr>
                <w:i/>
                <w:iCs/>
                <w:color w:val="000000"/>
                <w:sz w:val="24"/>
              </w:rPr>
            </w:pPr>
            <w:r w:rsidRPr="000E1F24">
              <w:rPr>
                <w:i/>
                <w:iCs/>
                <w:color w:val="000000"/>
                <w:sz w:val="24"/>
              </w:rPr>
              <w:t xml:space="preserve">  %  </w:t>
            </w:r>
          </w:p>
        </w:tc>
      </w:tr>
      <w:tr w:rsidR="000E1F24" w:rsidRPr="000E1F24" w14:paraId="3E7CDB7D" w14:textId="77777777" w:rsidTr="000E1F24">
        <w:trPr>
          <w:trHeight w:val="310"/>
        </w:trPr>
        <w:tc>
          <w:tcPr>
            <w:tcW w:w="382" w:type="pct"/>
            <w:tcBorders>
              <w:top w:val="nil"/>
              <w:left w:val="single" w:sz="8" w:space="0" w:color="auto"/>
              <w:bottom w:val="single" w:sz="8" w:space="0" w:color="auto"/>
              <w:right w:val="single" w:sz="8" w:space="0" w:color="auto"/>
            </w:tcBorders>
            <w:shd w:val="clear" w:color="000000" w:fill="DEEAF6"/>
            <w:vAlign w:val="center"/>
            <w:hideMark/>
          </w:tcPr>
          <w:p w14:paraId="0C659683" w14:textId="77777777" w:rsidR="000E1F24" w:rsidRPr="000E1F24" w:rsidRDefault="000E1F24" w:rsidP="000E1F24">
            <w:pPr>
              <w:spacing w:after="0"/>
              <w:jc w:val="center"/>
              <w:rPr>
                <w:b/>
                <w:bCs/>
                <w:color w:val="000000"/>
                <w:sz w:val="24"/>
              </w:rPr>
            </w:pPr>
            <w:r w:rsidRPr="000E1F24">
              <w:rPr>
                <w:b/>
                <w:bCs/>
                <w:color w:val="000000"/>
                <w:sz w:val="24"/>
              </w:rPr>
              <w:t>2</w:t>
            </w:r>
          </w:p>
        </w:tc>
        <w:tc>
          <w:tcPr>
            <w:tcW w:w="1035" w:type="pct"/>
            <w:tcBorders>
              <w:top w:val="nil"/>
              <w:left w:val="nil"/>
              <w:bottom w:val="single" w:sz="8" w:space="0" w:color="auto"/>
              <w:right w:val="single" w:sz="8" w:space="0" w:color="auto"/>
            </w:tcBorders>
            <w:shd w:val="clear" w:color="000000" w:fill="DEEAF6"/>
            <w:vAlign w:val="center"/>
            <w:hideMark/>
          </w:tcPr>
          <w:p w14:paraId="304BDFCE" w14:textId="77777777" w:rsidR="000E1F24" w:rsidRPr="000E1F24" w:rsidRDefault="000E1F24" w:rsidP="000E1F24">
            <w:pPr>
              <w:spacing w:after="0"/>
              <w:rPr>
                <w:b/>
                <w:bCs/>
                <w:color w:val="000000"/>
                <w:sz w:val="24"/>
              </w:rPr>
            </w:pPr>
            <w:r w:rsidRPr="000E1F24">
              <w:rPr>
                <w:b/>
                <w:bCs/>
                <w:color w:val="000000"/>
                <w:sz w:val="24"/>
              </w:rPr>
              <w:t>IPPU</w:t>
            </w:r>
          </w:p>
        </w:tc>
        <w:tc>
          <w:tcPr>
            <w:tcW w:w="597" w:type="pct"/>
            <w:tcBorders>
              <w:top w:val="nil"/>
              <w:left w:val="nil"/>
              <w:bottom w:val="single" w:sz="8" w:space="0" w:color="auto"/>
              <w:right w:val="single" w:sz="8" w:space="0" w:color="auto"/>
            </w:tcBorders>
            <w:shd w:val="clear" w:color="000000" w:fill="DEEAF6"/>
            <w:vAlign w:val="center"/>
            <w:hideMark/>
          </w:tcPr>
          <w:p w14:paraId="69D5AEDC" w14:textId="471A9798" w:rsidR="000E1F24" w:rsidRPr="000E1F24" w:rsidRDefault="000E1F24" w:rsidP="000E1F24">
            <w:pPr>
              <w:spacing w:after="0"/>
              <w:jc w:val="right"/>
              <w:rPr>
                <w:b/>
                <w:bCs/>
                <w:color w:val="000000"/>
                <w:sz w:val="24"/>
              </w:rPr>
            </w:pPr>
            <w:r w:rsidRPr="000E1F24">
              <w:rPr>
                <w:b/>
                <w:bCs/>
                <w:color w:val="000000"/>
                <w:sz w:val="24"/>
              </w:rPr>
              <w:t xml:space="preserve">      70</w:t>
            </w:r>
            <w:r>
              <w:rPr>
                <w:b/>
                <w:bCs/>
                <w:color w:val="000000"/>
                <w:sz w:val="24"/>
              </w:rPr>
              <w:t>.</w:t>
            </w:r>
            <w:r w:rsidRPr="000E1F24">
              <w:rPr>
                <w:b/>
                <w:bCs/>
                <w:color w:val="000000"/>
                <w:sz w:val="24"/>
              </w:rPr>
              <w:t>676</w:t>
            </w:r>
            <w:r>
              <w:rPr>
                <w:b/>
                <w:bCs/>
                <w:color w:val="000000"/>
                <w:sz w:val="24"/>
              </w:rPr>
              <w:t>,</w:t>
            </w:r>
            <w:r w:rsidRPr="000E1F24">
              <w:rPr>
                <w:b/>
                <w:bCs/>
                <w:color w:val="000000"/>
                <w:sz w:val="24"/>
              </w:rPr>
              <w:t xml:space="preserve">96 </w:t>
            </w:r>
          </w:p>
        </w:tc>
        <w:tc>
          <w:tcPr>
            <w:tcW w:w="597" w:type="pct"/>
            <w:tcBorders>
              <w:top w:val="nil"/>
              <w:left w:val="nil"/>
              <w:bottom w:val="single" w:sz="8" w:space="0" w:color="auto"/>
              <w:right w:val="single" w:sz="8" w:space="0" w:color="auto"/>
            </w:tcBorders>
            <w:shd w:val="clear" w:color="000000" w:fill="DEEAF6"/>
            <w:vAlign w:val="center"/>
            <w:hideMark/>
          </w:tcPr>
          <w:p w14:paraId="45A223A2" w14:textId="38C027BC" w:rsidR="000E1F24" w:rsidRPr="000E1F24" w:rsidRDefault="000E1F24" w:rsidP="000E1F24">
            <w:pPr>
              <w:spacing w:after="0"/>
              <w:jc w:val="right"/>
              <w:rPr>
                <w:b/>
                <w:bCs/>
                <w:color w:val="000000"/>
                <w:sz w:val="24"/>
              </w:rPr>
            </w:pPr>
            <w:r w:rsidRPr="000E1F24">
              <w:rPr>
                <w:b/>
                <w:bCs/>
                <w:color w:val="000000"/>
                <w:sz w:val="24"/>
              </w:rPr>
              <w:t xml:space="preserve">             19</w:t>
            </w:r>
            <w:r>
              <w:rPr>
                <w:b/>
                <w:bCs/>
                <w:color w:val="000000"/>
                <w:sz w:val="24"/>
              </w:rPr>
              <w:t>,</w:t>
            </w:r>
            <w:r w:rsidRPr="000E1F24">
              <w:rPr>
                <w:b/>
                <w:bCs/>
                <w:color w:val="000000"/>
                <w:sz w:val="24"/>
              </w:rPr>
              <w:t xml:space="preserve">49 </w:t>
            </w:r>
          </w:p>
        </w:tc>
        <w:tc>
          <w:tcPr>
            <w:tcW w:w="597" w:type="pct"/>
            <w:tcBorders>
              <w:top w:val="nil"/>
              <w:left w:val="nil"/>
              <w:bottom w:val="single" w:sz="8" w:space="0" w:color="auto"/>
              <w:right w:val="single" w:sz="8" w:space="0" w:color="auto"/>
            </w:tcBorders>
            <w:shd w:val="clear" w:color="000000" w:fill="DEEAF6"/>
            <w:vAlign w:val="center"/>
            <w:hideMark/>
          </w:tcPr>
          <w:p w14:paraId="783DE566" w14:textId="1333ACA6" w:rsidR="000E1F24" w:rsidRPr="000E1F24" w:rsidRDefault="000E1F24" w:rsidP="000E1F24">
            <w:pPr>
              <w:spacing w:after="0"/>
              <w:jc w:val="right"/>
              <w:rPr>
                <w:b/>
                <w:bCs/>
                <w:color w:val="000000"/>
                <w:sz w:val="24"/>
              </w:rPr>
            </w:pPr>
            <w:r w:rsidRPr="000E1F24">
              <w:rPr>
                <w:b/>
                <w:bCs/>
                <w:color w:val="000000"/>
                <w:sz w:val="24"/>
              </w:rPr>
              <w:t xml:space="preserve">             31</w:t>
            </w:r>
            <w:r>
              <w:rPr>
                <w:b/>
                <w:bCs/>
                <w:color w:val="000000"/>
                <w:sz w:val="24"/>
              </w:rPr>
              <w:t>,</w:t>
            </w:r>
            <w:r w:rsidRPr="000E1F24">
              <w:rPr>
                <w:b/>
                <w:bCs/>
                <w:color w:val="000000"/>
                <w:sz w:val="24"/>
              </w:rPr>
              <w:t xml:space="preserve">80 </w:t>
            </w:r>
          </w:p>
        </w:tc>
        <w:tc>
          <w:tcPr>
            <w:tcW w:w="597" w:type="pct"/>
            <w:tcBorders>
              <w:top w:val="nil"/>
              <w:left w:val="nil"/>
              <w:bottom w:val="single" w:sz="8" w:space="0" w:color="auto"/>
              <w:right w:val="single" w:sz="8" w:space="0" w:color="auto"/>
            </w:tcBorders>
            <w:shd w:val="clear" w:color="000000" w:fill="DEEAF6"/>
            <w:vAlign w:val="center"/>
            <w:hideMark/>
          </w:tcPr>
          <w:p w14:paraId="79967B4E" w14:textId="5D08F6BA" w:rsidR="000E1F24" w:rsidRPr="000E1F24" w:rsidRDefault="000E1F24" w:rsidP="000E1F24">
            <w:pPr>
              <w:spacing w:after="0"/>
              <w:jc w:val="right"/>
              <w:rPr>
                <w:b/>
                <w:bCs/>
                <w:color w:val="000000"/>
                <w:sz w:val="24"/>
              </w:rPr>
            </w:pPr>
            <w:r w:rsidRPr="000E1F24">
              <w:rPr>
                <w:b/>
                <w:bCs/>
                <w:color w:val="000000"/>
                <w:sz w:val="24"/>
              </w:rPr>
              <w:t xml:space="preserve">      10</w:t>
            </w:r>
            <w:r>
              <w:rPr>
                <w:b/>
                <w:bCs/>
                <w:color w:val="000000"/>
                <w:sz w:val="24"/>
              </w:rPr>
              <w:t>.</w:t>
            </w:r>
            <w:r w:rsidRPr="000E1F24">
              <w:rPr>
                <w:b/>
                <w:bCs/>
                <w:color w:val="000000"/>
                <w:sz w:val="24"/>
              </w:rPr>
              <w:t>728</w:t>
            </w:r>
            <w:r>
              <w:rPr>
                <w:b/>
                <w:bCs/>
                <w:color w:val="000000"/>
                <w:sz w:val="24"/>
              </w:rPr>
              <w:t>,</w:t>
            </w:r>
            <w:r w:rsidRPr="000E1F24">
              <w:rPr>
                <w:b/>
                <w:bCs/>
                <w:color w:val="000000"/>
                <w:sz w:val="24"/>
              </w:rPr>
              <w:t xml:space="preserve">09 </w:t>
            </w:r>
          </w:p>
        </w:tc>
        <w:tc>
          <w:tcPr>
            <w:tcW w:w="597" w:type="pct"/>
            <w:tcBorders>
              <w:top w:val="nil"/>
              <w:left w:val="nil"/>
              <w:bottom w:val="single" w:sz="8" w:space="0" w:color="auto"/>
              <w:right w:val="single" w:sz="8" w:space="0" w:color="auto"/>
            </w:tcBorders>
            <w:shd w:val="clear" w:color="000000" w:fill="DEEAF6"/>
            <w:vAlign w:val="center"/>
            <w:hideMark/>
          </w:tcPr>
          <w:p w14:paraId="1D0545EA" w14:textId="398057BF" w:rsidR="000E1F24" w:rsidRPr="000E1F24" w:rsidRDefault="000E1F24" w:rsidP="000E1F24">
            <w:pPr>
              <w:spacing w:after="0"/>
              <w:jc w:val="right"/>
              <w:rPr>
                <w:b/>
                <w:bCs/>
                <w:color w:val="000000"/>
                <w:sz w:val="24"/>
              </w:rPr>
            </w:pPr>
            <w:r w:rsidRPr="000E1F24">
              <w:rPr>
                <w:b/>
                <w:bCs/>
                <w:color w:val="000000"/>
                <w:sz w:val="24"/>
              </w:rPr>
              <w:t xml:space="preserve">      81</w:t>
            </w:r>
            <w:r>
              <w:rPr>
                <w:b/>
                <w:bCs/>
                <w:color w:val="000000"/>
                <w:sz w:val="24"/>
              </w:rPr>
              <w:t>.</w:t>
            </w:r>
            <w:r w:rsidRPr="000E1F24">
              <w:rPr>
                <w:b/>
                <w:bCs/>
                <w:color w:val="000000"/>
                <w:sz w:val="24"/>
              </w:rPr>
              <w:t>456</w:t>
            </w:r>
            <w:r>
              <w:rPr>
                <w:b/>
                <w:bCs/>
                <w:color w:val="000000"/>
                <w:sz w:val="24"/>
              </w:rPr>
              <w:t>,</w:t>
            </w:r>
            <w:r w:rsidRPr="000E1F24">
              <w:rPr>
                <w:b/>
                <w:bCs/>
                <w:color w:val="000000"/>
                <w:sz w:val="24"/>
              </w:rPr>
              <w:t xml:space="preserve">33 </w:t>
            </w:r>
          </w:p>
        </w:tc>
        <w:tc>
          <w:tcPr>
            <w:tcW w:w="597" w:type="pct"/>
            <w:tcBorders>
              <w:top w:val="nil"/>
              <w:left w:val="nil"/>
              <w:bottom w:val="single" w:sz="8" w:space="0" w:color="auto"/>
              <w:right w:val="single" w:sz="8" w:space="0" w:color="auto"/>
            </w:tcBorders>
            <w:shd w:val="clear" w:color="000000" w:fill="DEEAF6"/>
            <w:vAlign w:val="center"/>
            <w:hideMark/>
          </w:tcPr>
          <w:p w14:paraId="6E57EF1B" w14:textId="6F02136A" w:rsidR="000E1F24" w:rsidRPr="000E1F24" w:rsidRDefault="000E1F24" w:rsidP="000E1F24">
            <w:pPr>
              <w:spacing w:after="0"/>
              <w:jc w:val="center"/>
              <w:rPr>
                <w:b/>
                <w:bCs/>
                <w:color w:val="000000"/>
                <w:sz w:val="24"/>
              </w:rPr>
            </w:pPr>
            <w:r w:rsidRPr="000E1F24">
              <w:rPr>
                <w:b/>
                <w:bCs/>
                <w:color w:val="000000"/>
                <w:sz w:val="24"/>
              </w:rPr>
              <w:t xml:space="preserve">          100</w:t>
            </w:r>
            <w:r>
              <w:rPr>
                <w:b/>
                <w:bCs/>
                <w:color w:val="000000"/>
                <w:sz w:val="24"/>
              </w:rPr>
              <w:t>.</w:t>
            </w:r>
            <w:r w:rsidRPr="000E1F24">
              <w:rPr>
                <w:b/>
                <w:bCs/>
                <w:color w:val="000000"/>
                <w:sz w:val="24"/>
              </w:rPr>
              <w:t xml:space="preserve">00  </w:t>
            </w:r>
          </w:p>
        </w:tc>
      </w:tr>
      <w:tr w:rsidR="000E1F24" w:rsidRPr="000E1F24" w14:paraId="1F144A94" w14:textId="77777777" w:rsidTr="000E1F24">
        <w:trPr>
          <w:trHeight w:val="320"/>
        </w:trPr>
        <w:tc>
          <w:tcPr>
            <w:tcW w:w="382" w:type="pct"/>
            <w:tcBorders>
              <w:top w:val="nil"/>
              <w:left w:val="single" w:sz="8" w:space="0" w:color="auto"/>
              <w:bottom w:val="single" w:sz="8" w:space="0" w:color="auto"/>
              <w:right w:val="single" w:sz="8" w:space="0" w:color="auto"/>
            </w:tcBorders>
            <w:shd w:val="clear" w:color="000000" w:fill="FFF2CC"/>
            <w:vAlign w:val="center"/>
            <w:hideMark/>
          </w:tcPr>
          <w:p w14:paraId="56FD2DD7" w14:textId="77777777" w:rsidR="000E1F24" w:rsidRPr="000E1F24" w:rsidRDefault="000E1F24" w:rsidP="000E1F24">
            <w:pPr>
              <w:spacing w:after="0"/>
              <w:jc w:val="center"/>
              <w:rPr>
                <w:color w:val="000000"/>
                <w:sz w:val="24"/>
              </w:rPr>
            </w:pPr>
            <w:r w:rsidRPr="000E1F24">
              <w:rPr>
                <w:color w:val="000000"/>
                <w:sz w:val="24"/>
              </w:rPr>
              <w:t>2A</w:t>
            </w:r>
          </w:p>
        </w:tc>
        <w:tc>
          <w:tcPr>
            <w:tcW w:w="1035" w:type="pct"/>
            <w:tcBorders>
              <w:top w:val="nil"/>
              <w:left w:val="nil"/>
              <w:bottom w:val="single" w:sz="8" w:space="0" w:color="auto"/>
              <w:right w:val="single" w:sz="8" w:space="0" w:color="auto"/>
            </w:tcBorders>
            <w:shd w:val="clear" w:color="000000" w:fill="FFF2CC"/>
            <w:vAlign w:val="center"/>
            <w:hideMark/>
          </w:tcPr>
          <w:p w14:paraId="49D46C5E" w14:textId="77777777" w:rsidR="000E1F24" w:rsidRPr="000E1F24" w:rsidRDefault="000E1F24" w:rsidP="000E1F24">
            <w:pPr>
              <w:spacing w:after="0"/>
              <w:jc w:val="both"/>
              <w:rPr>
                <w:color w:val="000000"/>
                <w:sz w:val="24"/>
              </w:rPr>
            </w:pPr>
            <w:r w:rsidRPr="000E1F24">
              <w:rPr>
                <w:color w:val="000000"/>
                <w:sz w:val="24"/>
              </w:rPr>
              <w:t>Công nghiệp khoáng sản</w:t>
            </w:r>
          </w:p>
        </w:tc>
        <w:tc>
          <w:tcPr>
            <w:tcW w:w="597" w:type="pct"/>
            <w:tcBorders>
              <w:top w:val="nil"/>
              <w:left w:val="nil"/>
              <w:bottom w:val="single" w:sz="8" w:space="0" w:color="auto"/>
              <w:right w:val="single" w:sz="8" w:space="0" w:color="auto"/>
            </w:tcBorders>
            <w:shd w:val="clear" w:color="000000" w:fill="FFF2CC"/>
            <w:vAlign w:val="center"/>
            <w:hideMark/>
          </w:tcPr>
          <w:p w14:paraId="754E3520" w14:textId="19113CF1" w:rsidR="000E1F24" w:rsidRPr="000E1F24" w:rsidRDefault="000E1F24" w:rsidP="000E1F24">
            <w:pPr>
              <w:spacing w:after="0"/>
              <w:jc w:val="right"/>
              <w:rPr>
                <w:color w:val="000000"/>
                <w:sz w:val="24"/>
              </w:rPr>
            </w:pPr>
            <w:r w:rsidRPr="000E1F24">
              <w:rPr>
                <w:color w:val="000000"/>
                <w:sz w:val="24"/>
              </w:rPr>
              <w:t xml:space="preserve">      44</w:t>
            </w:r>
            <w:r>
              <w:rPr>
                <w:color w:val="000000"/>
                <w:sz w:val="24"/>
              </w:rPr>
              <w:t>.</w:t>
            </w:r>
            <w:r w:rsidRPr="000E1F24">
              <w:rPr>
                <w:color w:val="000000"/>
                <w:sz w:val="24"/>
              </w:rPr>
              <w:t>411</w:t>
            </w:r>
            <w:r>
              <w:rPr>
                <w:color w:val="000000"/>
                <w:sz w:val="24"/>
              </w:rPr>
              <w:t>,</w:t>
            </w:r>
            <w:r w:rsidRPr="000E1F24">
              <w:rPr>
                <w:color w:val="000000"/>
                <w:sz w:val="24"/>
              </w:rPr>
              <w:t xml:space="preserve">86 </w:t>
            </w:r>
          </w:p>
        </w:tc>
        <w:tc>
          <w:tcPr>
            <w:tcW w:w="597" w:type="pct"/>
            <w:tcBorders>
              <w:top w:val="nil"/>
              <w:left w:val="nil"/>
              <w:bottom w:val="single" w:sz="8" w:space="0" w:color="auto"/>
              <w:right w:val="single" w:sz="8" w:space="0" w:color="auto"/>
            </w:tcBorders>
            <w:shd w:val="clear" w:color="000000" w:fill="FFF2CC"/>
            <w:vAlign w:val="center"/>
            <w:hideMark/>
          </w:tcPr>
          <w:p w14:paraId="54590ACE" w14:textId="77777777" w:rsidR="000E1F24" w:rsidRPr="000E1F24" w:rsidRDefault="000E1F24" w:rsidP="000E1F24">
            <w:pPr>
              <w:spacing w:after="0"/>
              <w:jc w:val="right"/>
              <w:rPr>
                <w:color w:val="000000"/>
                <w:sz w:val="24"/>
              </w:rPr>
            </w:pPr>
            <w:r w:rsidRPr="000E1F24">
              <w:rPr>
                <w:color w:val="000000"/>
                <w:sz w:val="24"/>
              </w:rPr>
              <w:t xml:space="preserve">                   -   </w:t>
            </w:r>
          </w:p>
        </w:tc>
        <w:tc>
          <w:tcPr>
            <w:tcW w:w="597" w:type="pct"/>
            <w:tcBorders>
              <w:top w:val="nil"/>
              <w:left w:val="nil"/>
              <w:bottom w:val="single" w:sz="8" w:space="0" w:color="auto"/>
              <w:right w:val="single" w:sz="8" w:space="0" w:color="auto"/>
            </w:tcBorders>
            <w:shd w:val="clear" w:color="000000" w:fill="FFF2CC"/>
            <w:vAlign w:val="center"/>
            <w:hideMark/>
          </w:tcPr>
          <w:p w14:paraId="7700562D" w14:textId="77777777" w:rsidR="000E1F24" w:rsidRPr="000E1F24" w:rsidRDefault="000E1F24" w:rsidP="000E1F24">
            <w:pPr>
              <w:spacing w:after="0"/>
              <w:jc w:val="right"/>
              <w:rPr>
                <w:color w:val="000000"/>
                <w:sz w:val="24"/>
              </w:rPr>
            </w:pPr>
            <w:r w:rsidRPr="000E1F24">
              <w:rPr>
                <w:color w:val="000000"/>
                <w:sz w:val="24"/>
              </w:rPr>
              <w:t xml:space="preserve">                   -   </w:t>
            </w:r>
          </w:p>
        </w:tc>
        <w:tc>
          <w:tcPr>
            <w:tcW w:w="597" w:type="pct"/>
            <w:tcBorders>
              <w:top w:val="nil"/>
              <w:left w:val="nil"/>
              <w:bottom w:val="single" w:sz="8" w:space="0" w:color="auto"/>
              <w:right w:val="single" w:sz="8" w:space="0" w:color="auto"/>
            </w:tcBorders>
            <w:shd w:val="clear" w:color="000000" w:fill="FFF2CC"/>
            <w:vAlign w:val="center"/>
            <w:hideMark/>
          </w:tcPr>
          <w:p w14:paraId="62F6F847" w14:textId="77777777" w:rsidR="000E1F24" w:rsidRPr="000E1F24" w:rsidRDefault="000E1F24" w:rsidP="000E1F24">
            <w:pPr>
              <w:spacing w:after="0"/>
              <w:jc w:val="right"/>
              <w:rPr>
                <w:color w:val="000000"/>
                <w:sz w:val="24"/>
              </w:rPr>
            </w:pPr>
            <w:r w:rsidRPr="000E1F24">
              <w:rPr>
                <w:color w:val="000000"/>
                <w:sz w:val="24"/>
              </w:rPr>
              <w:t xml:space="preserve">                   -   </w:t>
            </w:r>
          </w:p>
        </w:tc>
        <w:tc>
          <w:tcPr>
            <w:tcW w:w="597" w:type="pct"/>
            <w:tcBorders>
              <w:top w:val="nil"/>
              <w:left w:val="nil"/>
              <w:bottom w:val="single" w:sz="8" w:space="0" w:color="auto"/>
              <w:right w:val="single" w:sz="8" w:space="0" w:color="auto"/>
            </w:tcBorders>
            <w:shd w:val="clear" w:color="000000" w:fill="FFF2CC"/>
            <w:vAlign w:val="center"/>
            <w:hideMark/>
          </w:tcPr>
          <w:p w14:paraId="379FA66B" w14:textId="658D13C2" w:rsidR="000E1F24" w:rsidRPr="000E1F24" w:rsidRDefault="000E1F24" w:rsidP="000E1F24">
            <w:pPr>
              <w:spacing w:after="0"/>
              <w:jc w:val="right"/>
              <w:rPr>
                <w:color w:val="000000"/>
                <w:sz w:val="24"/>
              </w:rPr>
            </w:pPr>
            <w:r w:rsidRPr="000E1F24">
              <w:rPr>
                <w:color w:val="000000"/>
                <w:sz w:val="24"/>
              </w:rPr>
              <w:t xml:space="preserve">      44</w:t>
            </w:r>
            <w:r>
              <w:rPr>
                <w:color w:val="000000"/>
                <w:sz w:val="24"/>
              </w:rPr>
              <w:t>.</w:t>
            </w:r>
            <w:r w:rsidRPr="000E1F24">
              <w:rPr>
                <w:color w:val="000000"/>
                <w:sz w:val="24"/>
              </w:rPr>
              <w:t>411</w:t>
            </w:r>
            <w:r>
              <w:rPr>
                <w:color w:val="000000"/>
                <w:sz w:val="24"/>
              </w:rPr>
              <w:t>,</w:t>
            </w:r>
            <w:r w:rsidRPr="000E1F24">
              <w:rPr>
                <w:color w:val="000000"/>
                <w:sz w:val="24"/>
              </w:rPr>
              <w:t xml:space="preserve">86 </w:t>
            </w:r>
          </w:p>
        </w:tc>
        <w:tc>
          <w:tcPr>
            <w:tcW w:w="597" w:type="pct"/>
            <w:tcBorders>
              <w:top w:val="nil"/>
              <w:left w:val="nil"/>
              <w:bottom w:val="single" w:sz="8" w:space="0" w:color="auto"/>
              <w:right w:val="single" w:sz="8" w:space="0" w:color="auto"/>
            </w:tcBorders>
            <w:shd w:val="clear" w:color="000000" w:fill="FFF2CC"/>
            <w:vAlign w:val="center"/>
            <w:hideMark/>
          </w:tcPr>
          <w:p w14:paraId="02C01C8F" w14:textId="29CDBB1F" w:rsidR="000E1F24" w:rsidRPr="000E1F24" w:rsidRDefault="000E1F24" w:rsidP="000E1F24">
            <w:pPr>
              <w:spacing w:after="0"/>
              <w:jc w:val="right"/>
              <w:rPr>
                <w:color w:val="000000"/>
                <w:sz w:val="24"/>
              </w:rPr>
            </w:pPr>
            <w:r w:rsidRPr="000E1F24">
              <w:rPr>
                <w:color w:val="000000"/>
                <w:sz w:val="24"/>
              </w:rPr>
              <w:t xml:space="preserve">             54</w:t>
            </w:r>
            <w:r>
              <w:rPr>
                <w:color w:val="000000"/>
                <w:sz w:val="24"/>
              </w:rPr>
              <w:t>,</w:t>
            </w:r>
            <w:r w:rsidRPr="000E1F24">
              <w:rPr>
                <w:color w:val="000000"/>
                <w:sz w:val="24"/>
              </w:rPr>
              <w:t xml:space="preserve">52 </w:t>
            </w:r>
          </w:p>
        </w:tc>
      </w:tr>
      <w:tr w:rsidR="000E1F24" w:rsidRPr="000E1F24" w14:paraId="449EC019" w14:textId="77777777" w:rsidTr="000E1F24">
        <w:trPr>
          <w:trHeight w:val="630"/>
        </w:trPr>
        <w:tc>
          <w:tcPr>
            <w:tcW w:w="382" w:type="pct"/>
            <w:tcBorders>
              <w:top w:val="nil"/>
              <w:left w:val="single" w:sz="8" w:space="0" w:color="auto"/>
              <w:bottom w:val="single" w:sz="8" w:space="0" w:color="auto"/>
              <w:right w:val="single" w:sz="8" w:space="0" w:color="auto"/>
            </w:tcBorders>
            <w:vAlign w:val="center"/>
            <w:hideMark/>
          </w:tcPr>
          <w:p w14:paraId="687DE52F" w14:textId="77777777" w:rsidR="000E1F24" w:rsidRPr="000E1F24" w:rsidRDefault="000E1F24" w:rsidP="000E1F24">
            <w:pPr>
              <w:spacing w:after="0"/>
              <w:jc w:val="center"/>
              <w:rPr>
                <w:color w:val="000000"/>
                <w:sz w:val="24"/>
              </w:rPr>
            </w:pPr>
            <w:r w:rsidRPr="000E1F24">
              <w:rPr>
                <w:color w:val="000000"/>
                <w:sz w:val="24"/>
              </w:rPr>
              <w:t>2A1</w:t>
            </w:r>
          </w:p>
        </w:tc>
        <w:tc>
          <w:tcPr>
            <w:tcW w:w="1035" w:type="pct"/>
            <w:tcBorders>
              <w:top w:val="nil"/>
              <w:left w:val="nil"/>
              <w:bottom w:val="single" w:sz="8" w:space="0" w:color="auto"/>
              <w:right w:val="single" w:sz="8" w:space="0" w:color="auto"/>
            </w:tcBorders>
            <w:vAlign w:val="center"/>
            <w:hideMark/>
          </w:tcPr>
          <w:p w14:paraId="40CE2F9D" w14:textId="77777777" w:rsidR="000E1F24" w:rsidRPr="000E1F24" w:rsidRDefault="000E1F24" w:rsidP="000E1F24">
            <w:pPr>
              <w:spacing w:after="0"/>
              <w:jc w:val="both"/>
              <w:rPr>
                <w:color w:val="000000"/>
                <w:sz w:val="24"/>
              </w:rPr>
            </w:pPr>
            <w:r w:rsidRPr="000E1F24">
              <w:rPr>
                <w:color w:val="000000"/>
                <w:sz w:val="24"/>
              </w:rPr>
              <w:t>Quá trình sản xuất xi măng</w:t>
            </w:r>
          </w:p>
        </w:tc>
        <w:tc>
          <w:tcPr>
            <w:tcW w:w="597" w:type="pct"/>
            <w:tcBorders>
              <w:top w:val="nil"/>
              <w:left w:val="nil"/>
              <w:bottom w:val="single" w:sz="8" w:space="0" w:color="auto"/>
              <w:right w:val="single" w:sz="8" w:space="0" w:color="auto"/>
            </w:tcBorders>
            <w:vAlign w:val="center"/>
            <w:hideMark/>
          </w:tcPr>
          <w:p w14:paraId="41057752" w14:textId="447F6112" w:rsidR="000E1F24" w:rsidRPr="000E1F24" w:rsidRDefault="000E1F24" w:rsidP="000E1F24">
            <w:pPr>
              <w:spacing w:after="0"/>
              <w:jc w:val="right"/>
              <w:rPr>
                <w:color w:val="000000"/>
                <w:sz w:val="24"/>
              </w:rPr>
            </w:pPr>
            <w:r w:rsidRPr="000E1F24">
              <w:rPr>
                <w:color w:val="000000"/>
                <w:sz w:val="24"/>
              </w:rPr>
              <w:t xml:space="preserve">      41</w:t>
            </w:r>
            <w:r>
              <w:rPr>
                <w:color w:val="000000"/>
                <w:sz w:val="24"/>
              </w:rPr>
              <w:t>.</w:t>
            </w:r>
            <w:r w:rsidRPr="000E1F24">
              <w:rPr>
                <w:color w:val="000000"/>
                <w:sz w:val="24"/>
              </w:rPr>
              <w:t>483</w:t>
            </w:r>
            <w:r>
              <w:rPr>
                <w:color w:val="000000"/>
                <w:sz w:val="24"/>
              </w:rPr>
              <w:t>,</w:t>
            </w:r>
            <w:r w:rsidRPr="000E1F24">
              <w:rPr>
                <w:color w:val="000000"/>
                <w:sz w:val="24"/>
              </w:rPr>
              <w:t xml:space="preserve">03 </w:t>
            </w:r>
          </w:p>
        </w:tc>
        <w:tc>
          <w:tcPr>
            <w:tcW w:w="597" w:type="pct"/>
            <w:tcBorders>
              <w:top w:val="nil"/>
              <w:left w:val="nil"/>
              <w:bottom w:val="single" w:sz="8" w:space="0" w:color="auto"/>
              <w:right w:val="single" w:sz="8" w:space="0" w:color="auto"/>
            </w:tcBorders>
            <w:shd w:val="clear" w:color="000000" w:fill="A6A6A6"/>
            <w:vAlign w:val="center"/>
            <w:hideMark/>
          </w:tcPr>
          <w:p w14:paraId="09BF641A"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shd w:val="clear" w:color="000000" w:fill="A6A6A6"/>
            <w:vAlign w:val="center"/>
            <w:hideMark/>
          </w:tcPr>
          <w:p w14:paraId="0E6FEEB9"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shd w:val="clear" w:color="000000" w:fill="A6A6A6"/>
            <w:vAlign w:val="center"/>
            <w:hideMark/>
          </w:tcPr>
          <w:p w14:paraId="7725E84D"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vAlign w:val="center"/>
            <w:hideMark/>
          </w:tcPr>
          <w:p w14:paraId="044DBB8D" w14:textId="6D82FE6E" w:rsidR="000E1F24" w:rsidRPr="000E1F24" w:rsidRDefault="000E1F24" w:rsidP="000E1F24">
            <w:pPr>
              <w:spacing w:after="0"/>
              <w:jc w:val="right"/>
              <w:rPr>
                <w:color w:val="000000"/>
                <w:sz w:val="24"/>
              </w:rPr>
            </w:pPr>
            <w:r w:rsidRPr="000E1F24">
              <w:rPr>
                <w:color w:val="000000"/>
                <w:sz w:val="24"/>
              </w:rPr>
              <w:t xml:space="preserve">      41</w:t>
            </w:r>
            <w:r>
              <w:rPr>
                <w:color w:val="000000"/>
                <w:sz w:val="24"/>
              </w:rPr>
              <w:t>.</w:t>
            </w:r>
            <w:r w:rsidRPr="000E1F24">
              <w:rPr>
                <w:color w:val="000000"/>
                <w:sz w:val="24"/>
              </w:rPr>
              <w:t>483</w:t>
            </w:r>
            <w:r>
              <w:rPr>
                <w:color w:val="000000"/>
                <w:sz w:val="24"/>
              </w:rPr>
              <w:t>,</w:t>
            </w:r>
            <w:r w:rsidRPr="000E1F24">
              <w:rPr>
                <w:color w:val="000000"/>
                <w:sz w:val="24"/>
              </w:rPr>
              <w:t xml:space="preserve">03 </w:t>
            </w:r>
          </w:p>
        </w:tc>
        <w:tc>
          <w:tcPr>
            <w:tcW w:w="597" w:type="pct"/>
            <w:tcBorders>
              <w:top w:val="nil"/>
              <w:left w:val="nil"/>
              <w:bottom w:val="single" w:sz="8" w:space="0" w:color="auto"/>
              <w:right w:val="single" w:sz="8" w:space="0" w:color="auto"/>
            </w:tcBorders>
            <w:vAlign w:val="center"/>
            <w:hideMark/>
          </w:tcPr>
          <w:p w14:paraId="3520C127" w14:textId="7FC81EE2" w:rsidR="000E1F24" w:rsidRPr="000E1F24" w:rsidRDefault="000E1F24" w:rsidP="000E1F24">
            <w:pPr>
              <w:spacing w:after="0"/>
              <w:jc w:val="right"/>
              <w:rPr>
                <w:color w:val="000000"/>
                <w:sz w:val="24"/>
              </w:rPr>
            </w:pPr>
            <w:r w:rsidRPr="000E1F24">
              <w:rPr>
                <w:color w:val="000000"/>
                <w:sz w:val="24"/>
              </w:rPr>
              <w:t xml:space="preserve">             50</w:t>
            </w:r>
            <w:r>
              <w:rPr>
                <w:color w:val="000000"/>
                <w:sz w:val="24"/>
              </w:rPr>
              <w:t>,</w:t>
            </w:r>
            <w:r w:rsidRPr="000E1F24">
              <w:rPr>
                <w:color w:val="000000"/>
                <w:sz w:val="24"/>
              </w:rPr>
              <w:t xml:space="preserve">93 </w:t>
            </w:r>
          </w:p>
        </w:tc>
      </w:tr>
      <w:tr w:rsidR="000E1F24" w:rsidRPr="000E1F24" w14:paraId="24DF604A" w14:textId="77777777" w:rsidTr="000E1F24">
        <w:trPr>
          <w:trHeight w:val="320"/>
        </w:trPr>
        <w:tc>
          <w:tcPr>
            <w:tcW w:w="382" w:type="pct"/>
            <w:tcBorders>
              <w:top w:val="nil"/>
              <w:left w:val="single" w:sz="8" w:space="0" w:color="auto"/>
              <w:bottom w:val="single" w:sz="8" w:space="0" w:color="auto"/>
              <w:right w:val="single" w:sz="8" w:space="0" w:color="auto"/>
            </w:tcBorders>
            <w:vAlign w:val="center"/>
            <w:hideMark/>
          </w:tcPr>
          <w:p w14:paraId="193C4B23" w14:textId="77777777" w:rsidR="000E1F24" w:rsidRPr="000E1F24" w:rsidRDefault="000E1F24" w:rsidP="000E1F24">
            <w:pPr>
              <w:spacing w:after="0"/>
              <w:jc w:val="center"/>
              <w:rPr>
                <w:color w:val="000000"/>
                <w:sz w:val="24"/>
              </w:rPr>
            </w:pPr>
            <w:r w:rsidRPr="000E1F24">
              <w:rPr>
                <w:color w:val="000000"/>
                <w:sz w:val="24"/>
              </w:rPr>
              <w:t>2A2</w:t>
            </w:r>
          </w:p>
        </w:tc>
        <w:tc>
          <w:tcPr>
            <w:tcW w:w="1035" w:type="pct"/>
            <w:tcBorders>
              <w:top w:val="nil"/>
              <w:left w:val="nil"/>
              <w:bottom w:val="single" w:sz="8" w:space="0" w:color="auto"/>
              <w:right w:val="single" w:sz="8" w:space="0" w:color="auto"/>
            </w:tcBorders>
            <w:vAlign w:val="center"/>
            <w:hideMark/>
          </w:tcPr>
          <w:p w14:paraId="391B3F34" w14:textId="77777777" w:rsidR="000E1F24" w:rsidRPr="000E1F24" w:rsidRDefault="000E1F24" w:rsidP="000E1F24">
            <w:pPr>
              <w:spacing w:after="0"/>
              <w:jc w:val="both"/>
              <w:rPr>
                <w:color w:val="000000"/>
                <w:sz w:val="24"/>
              </w:rPr>
            </w:pPr>
            <w:r w:rsidRPr="000E1F24">
              <w:rPr>
                <w:color w:val="000000"/>
                <w:sz w:val="24"/>
              </w:rPr>
              <w:t>Quá trình sản xuất vôi</w:t>
            </w:r>
          </w:p>
        </w:tc>
        <w:tc>
          <w:tcPr>
            <w:tcW w:w="597" w:type="pct"/>
            <w:tcBorders>
              <w:top w:val="nil"/>
              <w:left w:val="nil"/>
              <w:bottom w:val="single" w:sz="8" w:space="0" w:color="auto"/>
              <w:right w:val="single" w:sz="8" w:space="0" w:color="auto"/>
            </w:tcBorders>
            <w:vAlign w:val="center"/>
            <w:hideMark/>
          </w:tcPr>
          <w:p w14:paraId="65547E49" w14:textId="04C502B8" w:rsidR="000E1F24" w:rsidRPr="000E1F24" w:rsidRDefault="000E1F24" w:rsidP="000E1F24">
            <w:pPr>
              <w:spacing w:after="0"/>
              <w:jc w:val="right"/>
              <w:rPr>
                <w:color w:val="000000"/>
                <w:sz w:val="24"/>
              </w:rPr>
            </w:pPr>
            <w:r w:rsidRPr="000E1F24">
              <w:rPr>
                <w:color w:val="000000"/>
                <w:sz w:val="24"/>
              </w:rPr>
              <w:t xml:space="preserve">        1</w:t>
            </w:r>
            <w:r>
              <w:rPr>
                <w:color w:val="000000"/>
                <w:sz w:val="24"/>
              </w:rPr>
              <w:t>.</w:t>
            </w:r>
            <w:r w:rsidRPr="000E1F24">
              <w:rPr>
                <w:color w:val="000000"/>
                <w:sz w:val="24"/>
              </w:rPr>
              <w:t>769</w:t>
            </w:r>
            <w:r>
              <w:rPr>
                <w:color w:val="000000"/>
                <w:sz w:val="24"/>
              </w:rPr>
              <w:t>,</w:t>
            </w:r>
            <w:r w:rsidRPr="000E1F24">
              <w:rPr>
                <w:color w:val="000000"/>
                <w:sz w:val="24"/>
              </w:rPr>
              <w:t xml:space="preserve">55 </w:t>
            </w:r>
          </w:p>
        </w:tc>
        <w:tc>
          <w:tcPr>
            <w:tcW w:w="597" w:type="pct"/>
            <w:tcBorders>
              <w:top w:val="nil"/>
              <w:left w:val="nil"/>
              <w:bottom w:val="single" w:sz="8" w:space="0" w:color="auto"/>
              <w:right w:val="single" w:sz="8" w:space="0" w:color="auto"/>
            </w:tcBorders>
            <w:shd w:val="clear" w:color="000000" w:fill="A6A6A6"/>
            <w:vAlign w:val="center"/>
            <w:hideMark/>
          </w:tcPr>
          <w:p w14:paraId="757DB2E6"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shd w:val="clear" w:color="000000" w:fill="A6A6A6"/>
            <w:vAlign w:val="center"/>
            <w:hideMark/>
          </w:tcPr>
          <w:p w14:paraId="72450F79"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shd w:val="clear" w:color="000000" w:fill="A6A6A6"/>
            <w:vAlign w:val="center"/>
            <w:hideMark/>
          </w:tcPr>
          <w:p w14:paraId="5E6F80C7"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vAlign w:val="center"/>
            <w:hideMark/>
          </w:tcPr>
          <w:p w14:paraId="76AC3AD1" w14:textId="25075BC7" w:rsidR="000E1F24" w:rsidRPr="000E1F24" w:rsidRDefault="000E1F24" w:rsidP="000E1F24">
            <w:pPr>
              <w:spacing w:after="0"/>
              <w:jc w:val="right"/>
              <w:rPr>
                <w:color w:val="000000"/>
                <w:sz w:val="24"/>
              </w:rPr>
            </w:pPr>
            <w:r w:rsidRPr="000E1F24">
              <w:rPr>
                <w:color w:val="000000"/>
                <w:sz w:val="24"/>
              </w:rPr>
              <w:t xml:space="preserve">        1</w:t>
            </w:r>
            <w:r>
              <w:rPr>
                <w:color w:val="000000"/>
                <w:sz w:val="24"/>
              </w:rPr>
              <w:t>.</w:t>
            </w:r>
            <w:r w:rsidRPr="000E1F24">
              <w:rPr>
                <w:color w:val="000000"/>
                <w:sz w:val="24"/>
              </w:rPr>
              <w:t>769</w:t>
            </w:r>
            <w:r>
              <w:rPr>
                <w:color w:val="000000"/>
                <w:sz w:val="24"/>
              </w:rPr>
              <w:t>,</w:t>
            </w:r>
            <w:r w:rsidRPr="000E1F24">
              <w:rPr>
                <w:color w:val="000000"/>
                <w:sz w:val="24"/>
              </w:rPr>
              <w:t xml:space="preserve">55 </w:t>
            </w:r>
          </w:p>
        </w:tc>
        <w:tc>
          <w:tcPr>
            <w:tcW w:w="597" w:type="pct"/>
            <w:tcBorders>
              <w:top w:val="nil"/>
              <w:left w:val="nil"/>
              <w:bottom w:val="single" w:sz="8" w:space="0" w:color="auto"/>
              <w:right w:val="single" w:sz="8" w:space="0" w:color="auto"/>
            </w:tcBorders>
            <w:vAlign w:val="center"/>
            <w:hideMark/>
          </w:tcPr>
          <w:p w14:paraId="48594CAD" w14:textId="0414E29C" w:rsidR="000E1F24" w:rsidRPr="000E1F24" w:rsidRDefault="000E1F24" w:rsidP="000E1F24">
            <w:pPr>
              <w:spacing w:after="0"/>
              <w:jc w:val="right"/>
              <w:rPr>
                <w:color w:val="000000"/>
                <w:sz w:val="24"/>
              </w:rPr>
            </w:pPr>
            <w:r w:rsidRPr="000E1F24">
              <w:rPr>
                <w:color w:val="000000"/>
                <w:sz w:val="24"/>
              </w:rPr>
              <w:t xml:space="preserve">               2</w:t>
            </w:r>
            <w:r>
              <w:rPr>
                <w:color w:val="000000"/>
                <w:sz w:val="24"/>
              </w:rPr>
              <w:t>,</w:t>
            </w:r>
            <w:r w:rsidRPr="000E1F24">
              <w:rPr>
                <w:color w:val="000000"/>
                <w:sz w:val="24"/>
              </w:rPr>
              <w:t xml:space="preserve">17 </w:t>
            </w:r>
          </w:p>
        </w:tc>
      </w:tr>
      <w:tr w:rsidR="000E1F24" w:rsidRPr="000E1F24" w14:paraId="4E7915E1" w14:textId="77777777" w:rsidTr="000E1F24">
        <w:trPr>
          <w:trHeight w:val="630"/>
        </w:trPr>
        <w:tc>
          <w:tcPr>
            <w:tcW w:w="382" w:type="pct"/>
            <w:tcBorders>
              <w:top w:val="nil"/>
              <w:left w:val="single" w:sz="8" w:space="0" w:color="auto"/>
              <w:bottom w:val="single" w:sz="8" w:space="0" w:color="auto"/>
              <w:right w:val="single" w:sz="8" w:space="0" w:color="auto"/>
            </w:tcBorders>
            <w:vAlign w:val="center"/>
            <w:hideMark/>
          </w:tcPr>
          <w:p w14:paraId="287DCFC0" w14:textId="77777777" w:rsidR="000E1F24" w:rsidRPr="000E1F24" w:rsidRDefault="000E1F24" w:rsidP="000E1F24">
            <w:pPr>
              <w:spacing w:after="0"/>
              <w:jc w:val="center"/>
              <w:rPr>
                <w:color w:val="000000"/>
                <w:sz w:val="24"/>
              </w:rPr>
            </w:pPr>
            <w:r w:rsidRPr="000E1F24">
              <w:rPr>
                <w:color w:val="000000"/>
                <w:sz w:val="24"/>
              </w:rPr>
              <w:t>2A3</w:t>
            </w:r>
          </w:p>
        </w:tc>
        <w:tc>
          <w:tcPr>
            <w:tcW w:w="1035" w:type="pct"/>
            <w:tcBorders>
              <w:top w:val="nil"/>
              <w:left w:val="nil"/>
              <w:bottom w:val="single" w:sz="8" w:space="0" w:color="auto"/>
              <w:right w:val="single" w:sz="8" w:space="0" w:color="auto"/>
            </w:tcBorders>
            <w:vAlign w:val="center"/>
            <w:hideMark/>
          </w:tcPr>
          <w:p w14:paraId="7D97BC8F" w14:textId="77777777" w:rsidR="000E1F24" w:rsidRPr="000E1F24" w:rsidRDefault="000E1F24" w:rsidP="000E1F24">
            <w:pPr>
              <w:spacing w:after="0"/>
              <w:jc w:val="both"/>
              <w:rPr>
                <w:color w:val="000000"/>
                <w:sz w:val="24"/>
              </w:rPr>
            </w:pPr>
            <w:r w:rsidRPr="000E1F24">
              <w:rPr>
                <w:color w:val="000000"/>
                <w:sz w:val="24"/>
              </w:rPr>
              <w:t>Quá trình sản xuất thủy tinh</w:t>
            </w:r>
          </w:p>
        </w:tc>
        <w:tc>
          <w:tcPr>
            <w:tcW w:w="597" w:type="pct"/>
            <w:tcBorders>
              <w:top w:val="nil"/>
              <w:left w:val="nil"/>
              <w:bottom w:val="single" w:sz="8" w:space="0" w:color="auto"/>
              <w:right w:val="single" w:sz="8" w:space="0" w:color="auto"/>
            </w:tcBorders>
            <w:vAlign w:val="center"/>
            <w:hideMark/>
          </w:tcPr>
          <w:p w14:paraId="4129A28D" w14:textId="10878C6B" w:rsidR="000E1F24" w:rsidRPr="000E1F24" w:rsidRDefault="000E1F24" w:rsidP="000E1F24">
            <w:pPr>
              <w:spacing w:after="0"/>
              <w:jc w:val="right"/>
              <w:rPr>
                <w:color w:val="000000"/>
                <w:sz w:val="24"/>
              </w:rPr>
            </w:pPr>
            <w:r w:rsidRPr="000E1F24">
              <w:rPr>
                <w:color w:val="000000"/>
                <w:sz w:val="24"/>
              </w:rPr>
              <w:t xml:space="preserve">           592</w:t>
            </w:r>
            <w:r>
              <w:rPr>
                <w:color w:val="000000"/>
                <w:sz w:val="24"/>
              </w:rPr>
              <w:t>,</w:t>
            </w:r>
            <w:r w:rsidRPr="000E1F24">
              <w:rPr>
                <w:color w:val="000000"/>
                <w:sz w:val="24"/>
              </w:rPr>
              <w:t xml:space="preserve">14 </w:t>
            </w:r>
          </w:p>
        </w:tc>
        <w:tc>
          <w:tcPr>
            <w:tcW w:w="597" w:type="pct"/>
            <w:tcBorders>
              <w:top w:val="nil"/>
              <w:left w:val="nil"/>
              <w:bottom w:val="single" w:sz="8" w:space="0" w:color="auto"/>
              <w:right w:val="single" w:sz="8" w:space="0" w:color="auto"/>
            </w:tcBorders>
            <w:shd w:val="clear" w:color="000000" w:fill="A6A6A6"/>
            <w:vAlign w:val="center"/>
            <w:hideMark/>
          </w:tcPr>
          <w:p w14:paraId="754DC493"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shd w:val="clear" w:color="000000" w:fill="A6A6A6"/>
            <w:vAlign w:val="center"/>
            <w:hideMark/>
          </w:tcPr>
          <w:p w14:paraId="437B34F0"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shd w:val="clear" w:color="000000" w:fill="A6A6A6"/>
            <w:vAlign w:val="center"/>
            <w:hideMark/>
          </w:tcPr>
          <w:p w14:paraId="68AAA6A3"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vAlign w:val="center"/>
            <w:hideMark/>
          </w:tcPr>
          <w:p w14:paraId="75C7B80B" w14:textId="3A0776D3" w:rsidR="000E1F24" w:rsidRPr="000E1F24" w:rsidRDefault="000E1F24" w:rsidP="000E1F24">
            <w:pPr>
              <w:spacing w:after="0"/>
              <w:jc w:val="right"/>
              <w:rPr>
                <w:color w:val="000000"/>
                <w:sz w:val="24"/>
              </w:rPr>
            </w:pPr>
            <w:r w:rsidRPr="000E1F24">
              <w:rPr>
                <w:color w:val="000000"/>
                <w:sz w:val="24"/>
              </w:rPr>
              <w:t xml:space="preserve">           592</w:t>
            </w:r>
            <w:r>
              <w:rPr>
                <w:color w:val="000000"/>
                <w:sz w:val="24"/>
              </w:rPr>
              <w:t>,</w:t>
            </w:r>
            <w:r w:rsidRPr="000E1F24">
              <w:rPr>
                <w:color w:val="000000"/>
                <w:sz w:val="24"/>
              </w:rPr>
              <w:t xml:space="preserve">14 </w:t>
            </w:r>
          </w:p>
        </w:tc>
        <w:tc>
          <w:tcPr>
            <w:tcW w:w="597" w:type="pct"/>
            <w:tcBorders>
              <w:top w:val="nil"/>
              <w:left w:val="nil"/>
              <w:bottom w:val="single" w:sz="8" w:space="0" w:color="auto"/>
              <w:right w:val="single" w:sz="8" w:space="0" w:color="auto"/>
            </w:tcBorders>
            <w:vAlign w:val="center"/>
            <w:hideMark/>
          </w:tcPr>
          <w:p w14:paraId="09EC6F5E" w14:textId="2C64FBBD" w:rsidR="000E1F24" w:rsidRPr="000E1F24" w:rsidRDefault="000E1F24" w:rsidP="000E1F24">
            <w:pPr>
              <w:spacing w:after="0"/>
              <w:jc w:val="right"/>
              <w:rPr>
                <w:color w:val="000000"/>
                <w:sz w:val="24"/>
              </w:rPr>
            </w:pPr>
            <w:r w:rsidRPr="000E1F24">
              <w:rPr>
                <w:color w:val="000000"/>
                <w:sz w:val="24"/>
              </w:rPr>
              <w:t xml:space="preserve">               0</w:t>
            </w:r>
            <w:r>
              <w:rPr>
                <w:color w:val="000000"/>
                <w:sz w:val="24"/>
              </w:rPr>
              <w:t>,</w:t>
            </w:r>
            <w:r w:rsidRPr="000E1F24">
              <w:rPr>
                <w:color w:val="000000"/>
                <w:sz w:val="24"/>
              </w:rPr>
              <w:t xml:space="preserve">73 </w:t>
            </w:r>
          </w:p>
        </w:tc>
      </w:tr>
      <w:tr w:rsidR="000E1F24" w:rsidRPr="000E1F24" w14:paraId="29C79396" w14:textId="77777777" w:rsidTr="000E1F24">
        <w:trPr>
          <w:trHeight w:val="630"/>
        </w:trPr>
        <w:tc>
          <w:tcPr>
            <w:tcW w:w="382" w:type="pct"/>
            <w:tcBorders>
              <w:top w:val="nil"/>
              <w:left w:val="single" w:sz="8" w:space="0" w:color="auto"/>
              <w:bottom w:val="single" w:sz="8" w:space="0" w:color="auto"/>
              <w:right w:val="single" w:sz="8" w:space="0" w:color="auto"/>
            </w:tcBorders>
            <w:vAlign w:val="center"/>
            <w:hideMark/>
          </w:tcPr>
          <w:p w14:paraId="16494370" w14:textId="77777777" w:rsidR="000E1F24" w:rsidRPr="000E1F24" w:rsidRDefault="000E1F24" w:rsidP="000E1F24">
            <w:pPr>
              <w:spacing w:after="0"/>
              <w:jc w:val="center"/>
              <w:rPr>
                <w:color w:val="000000"/>
                <w:sz w:val="24"/>
              </w:rPr>
            </w:pPr>
            <w:r w:rsidRPr="000E1F24">
              <w:rPr>
                <w:color w:val="000000"/>
                <w:sz w:val="24"/>
              </w:rPr>
              <w:t>2A4</w:t>
            </w:r>
          </w:p>
        </w:tc>
        <w:tc>
          <w:tcPr>
            <w:tcW w:w="1035" w:type="pct"/>
            <w:tcBorders>
              <w:top w:val="nil"/>
              <w:left w:val="nil"/>
              <w:bottom w:val="single" w:sz="8" w:space="0" w:color="auto"/>
              <w:right w:val="single" w:sz="8" w:space="0" w:color="auto"/>
            </w:tcBorders>
            <w:vAlign w:val="center"/>
            <w:hideMark/>
          </w:tcPr>
          <w:p w14:paraId="13ACEC58" w14:textId="77777777" w:rsidR="000E1F24" w:rsidRPr="000E1F24" w:rsidRDefault="000E1F24" w:rsidP="000E1F24">
            <w:pPr>
              <w:spacing w:after="0"/>
              <w:jc w:val="both"/>
              <w:rPr>
                <w:color w:val="000000"/>
                <w:sz w:val="24"/>
              </w:rPr>
            </w:pPr>
            <w:r w:rsidRPr="000E1F24">
              <w:rPr>
                <w:color w:val="000000"/>
                <w:sz w:val="24"/>
              </w:rPr>
              <w:t>Các hoạt động sử dụng cacbonat khác</w:t>
            </w:r>
          </w:p>
        </w:tc>
        <w:tc>
          <w:tcPr>
            <w:tcW w:w="597" w:type="pct"/>
            <w:tcBorders>
              <w:top w:val="nil"/>
              <w:left w:val="nil"/>
              <w:bottom w:val="single" w:sz="8" w:space="0" w:color="auto"/>
              <w:right w:val="single" w:sz="8" w:space="0" w:color="auto"/>
            </w:tcBorders>
            <w:vAlign w:val="center"/>
            <w:hideMark/>
          </w:tcPr>
          <w:p w14:paraId="6BF39879" w14:textId="3E1EE9C2" w:rsidR="000E1F24" w:rsidRPr="000E1F24" w:rsidRDefault="000E1F24" w:rsidP="000E1F24">
            <w:pPr>
              <w:spacing w:after="0"/>
              <w:jc w:val="right"/>
              <w:rPr>
                <w:color w:val="000000"/>
                <w:sz w:val="24"/>
              </w:rPr>
            </w:pPr>
            <w:r w:rsidRPr="000E1F24">
              <w:rPr>
                <w:color w:val="000000"/>
                <w:sz w:val="24"/>
              </w:rPr>
              <w:t xml:space="preserve">           567</w:t>
            </w:r>
            <w:r>
              <w:rPr>
                <w:color w:val="000000"/>
                <w:sz w:val="24"/>
              </w:rPr>
              <w:t>,</w:t>
            </w:r>
            <w:r w:rsidRPr="000E1F24">
              <w:rPr>
                <w:color w:val="000000"/>
                <w:sz w:val="24"/>
              </w:rPr>
              <w:t xml:space="preserve">14 </w:t>
            </w:r>
          </w:p>
        </w:tc>
        <w:tc>
          <w:tcPr>
            <w:tcW w:w="597" w:type="pct"/>
            <w:tcBorders>
              <w:top w:val="nil"/>
              <w:left w:val="nil"/>
              <w:bottom w:val="single" w:sz="8" w:space="0" w:color="auto"/>
              <w:right w:val="single" w:sz="8" w:space="0" w:color="auto"/>
            </w:tcBorders>
            <w:shd w:val="clear" w:color="000000" w:fill="A6A6A6"/>
            <w:vAlign w:val="center"/>
            <w:hideMark/>
          </w:tcPr>
          <w:p w14:paraId="7B2D561C"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shd w:val="clear" w:color="000000" w:fill="A6A6A6"/>
            <w:vAlign w:val="center"/>
            <w:hideMark/>
          </w:tcPr>
          <w:p w14:paraId="154D6FA1"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shd w:val="clear" w:color="000000" w:fill="A6A6A6"/>
            <w:vAlign w:val="center"/>
            <w:hideMark/>
          </w:tcPr>
          <w:p w14:paraId="56C025EA"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vAlign w:val="center"/>
            <w:hideMark/>
          </w:tcPr>
          <w:p w14:paraId="247B6537" w14:textId="1FA31940" w:rsidR="000E1F24" w:rsidRPr="000E1F24" w:rsidRDefault="000E1F24" w:rsidP="000E1F24">
            <w:pPr>
              <w:spacing w:after="0"/>
              <w:jc w:val="right"/>
              <w:rPr>
                <w:color w:val="000000"/>
                <w:sz w:val="24"/>
              </w:rPr>
            </w:pPr>
            <w:r w:rsidRPr="000E1F24">
              <w:rPr>
                <w:color w:val="000000"/>
                <w:sz w:val="24"/>
              </w:rPr>
              <w:t xml:space="preserve">           567</w:t>
            </w:r>
            <w:r>
              <w:rPr>
                <w:color w:val="000000"/>
                <w:sz w:val="24"/>
              </w:rPr>
              <w:t>,</w:t>
            </w:r>
            <w:r w:rsidRPr="000E1F24">
              <w:rPr>
                <w:color w:val="000000"/>
                <w:sz w:val="24"/>
              </w:rPr>
              <w:t xml:space="preserve">14 </w:t>
            </w:r>
          </w:p>
        </w:tc>
        <w:tc>
          <w:tcPr>
            <w:tcW w:w="597" w:type="pct"/>
            <w:tcBorders>
              <w:top w:val="nil"/>
              <w:left w:val="nil"/>
              <w:bottom w:val="single" w:sz="8" w:space="0" w:color="auto"/>
              <w:right w:val="single" w:sz="8" w:space="0" w:color="auto"/>
            </w:tcBorders>
            <w:vAlign w:val="center"/>
            <w:hideMark/>
          </w:tcPr>
          <w:p w14:paraId="2CE6B557" w14:textId="2A0045E3" w:rsidR="000E1F24" w:rsidRPr="000E1F24" w:rsidRDefault="000E1F24" w:rsidP="000E1F24">
            <w:pPr>
              <w:spacing w:after="0"/>
              <w:jc w:val="right"/>
              <w:rPr>
                <w:color w:val="000000"/>
                <w:sz w:val="24"/>
              </w:rPr>
            </w:pPr>
            <w:r w:rsidRPr="000E1F24">
              <w:rPr>
                <w:color w:val="000000"/>
                <w:sz w:val="24"/>
              </w:rPr>
              <w:t xml:space="preserve">               0</w:t>
            </w:r>
            <w:r>
              <w:rPr>
                <w:color w:val="000000"/>
                <w:sz w:val="24"/>
              </w:rPr>
              <w:t>,</w:t>
            </w:r>
            <w:r w:rsidRPr="000E1F24">
              <w:rPr>
                <w:color w:val="000000"/>
                <w:sz w:val="24"/>
              </w:rPr>
              <w:t xml:space="preserve">70 </w:t>
            </w:r>
          </w:p>
        </w:tc>
      </w:tr>
      <w:tr w:rsidR="000E1F24" w:rsidRPr="000E1F24" w14:paraId="6274995F" w14:textId="77777777" w:rsidTr="000E1F24">
        <w:trPr>
          <w:trHeight w:val="630"/>
        </w:trPr>
        <w:tc>
          <w:tcPr>
            <w:tcW w:w="382" w:type="pct"/>
            <w:tcBorders>
              <w:top w:val="nil"/>
              <w:left w:val="single" w:sz="8" w:space="0" w:color="auto"/>
              <w:bottom w:val="single" w:sz="8" w:space="0" w:color="auto"/>
              <w:right w:val="single" w:sz="8" w:space="0" w:color="auto"/>
            </w:tcBorders>
            <w:vAlign w:val="center"/>
            <w:hideMark/>
          </w:tcPr>
          <w:p w14:paraId="6875B82F" w14:textId="77777777" w:rsidR="000E1F24" w:rsidRPr="000E1F24" w:rsidRDefault="000E1F24" w:rsidP="000E1F24">
            <w:pPr>
              <w:spacing w:after="0"/>
              <w:jc w:val="center"/>
              <w:rPr>
                <w:color w:val="000000"/>
                <w:sz w:val="24"/>
              </w:rPr>
            </w:pPr>
            <w:r w:rsidRPr="000E1F24">
              <w:rPr>
                <w:color w:val="000000"/>
                <w:sz w:val="24"/>
              </w:rPr>
              <w:t>2A5</w:t>
            </w:r>
          </w:p>
        </w:tc>
        <w:tc>
          <w:tcPr>
            <w:tcW w:w="1035" w:type="pct"/>
            <w:tcBorders>
              <w:top w:val="nil"/>
              <w:left w:val="nil"/>
              <w:bottom w:val="single" w:sz="8" w:space="0" w:color="auto"/>
              <w:right w:val="single" w:sz="8" w:space="0" w:color="auto"/>
            </w:tcBorders>
            <w:vAlign w:val="center"/>
            <w:hideMark/>
          </w:tcPr>
          <w:p w14:paraId="0727C2FC" w14:textId="77777777" w:rsidR="000E1F24" w:rsidRPr="000E1F24" w:rsidRDefault="000E1F24" w:rsidP="000E1F24">
            <w:pPr>
              <w:spacing w:after="0"/>
              <w:jc w:val="both"/>
              <w:rPr>
                <w:color w:val="000000"/>
                <w:sz w:val="24"/>
              </w:rPr>
            </w:pPr>
            <w:r w:rsidRPr="000E1F24">
              <w:rPr>
                <w:color w:val="000000"/>
                <w:sz w:val="24"/>
              </w:rPr>
              <w:t>Các quá trình công nghiệp khoáng sản khác</w:t>
            </w:r>
          </w:p>
        </w:tc>
        <w:tc>
          <w:tcPr>
            <w:tcW w:w="597" w:type="pct"/>
            <w:tcBorders>
              <w:top w:val="nil"/>
              <w:left w:val="nil"/>
              <w:bottom w:val="single" w:sz="8" w:space="0" w:color="auto"/>
              <w:right w:val="single" w:sz="8" w:space="0" w:color="auto"/>
            </w:tcBorders>
            <w:vAlign w:val="center"/>
            <w:hideMark/>
          </w:tcPr>
          <w:p w14:paraId="1B700435" w14:textId="77777777" w:rsidR="000E1F24" w:rsidRPr="000E1F24" w:rsidRDefault="000E1F24" w:rsidP="000E1F24">
            <w:pPr>
              <w:spacing w:after="0"/>
              <w:jc w:val="right"/>
              <w:rPr>
                <w:color w:val="000000"/>
                <w:sz w:val="24"/>
              </w:rPr>
            </w:pPr>
            <w:r w:rsidRPr="000E1F24">
              <w:rPr>
                <w:color w:val="000000"/>
                <w:sz w:val="24"/>
              </w:rPr>
              <w:t xml:space="preserve"> NE </w:t>
            </w:r>
          </w:p>
        </w:tc>
        <w:tc>
          <w:tcPr>
            <w:tcW w:w="597" w:type="pct"/>
            <w:tcBorders>
              <w:top w:val="nil"/>
              <w:left w:val="nil"/>
              <w:bottom w:val="single" w:sz="8" w:space="0" w:color="auto"/>
              <w:right w:val="single" w:sz="8" w:space="0" w:color="auto"/>
            </w:tcBorders>
            <w:shd w:val="clear" w:color="000000" w:fill="A6A6A6"/>
            <w:vAlign w:val="center"/>
            <w:hideMark/>
          </w:tcPr>
          <w:p w14:paraId="335E23BF" w14:textId="77777777" w:rsidR="000E1F24" w:rsidRPr="000E1F24" w:rsidRDefault="000E1F24" w:rsidP="000E1F24">
            <w:pPr>
              <w:spacing w:after="0"/>
              <w:jc w:val="right"/>
              <w:rPr>
                <w:color w:val="000000"/>
                <w:sz w:val="24"/>
              </w:rPr>
            </w:pPr>
            <w:r w:rsidRPr="000E1F24">
              <w:rPr>
                <w:color w:val="000000"/>
                <w:sz w:val="24"/>
              </w:rPr>
              <w:t xml:space="preserve"> NE </w:t>
            </w:r>
          </w:p>
        </w:tc>
        <w:tc>
          <w:tcPr>
            <w:tcW w:w="597" w:type="pct"/>
            <w:tcBorders>
              <w:top w:val="nil"/>
              <w:left w:val="nil"/>
              <w:bottom w:val="single" w:sz="8" w:space="0" w:color="auto"/>
              <w:right w:val="single" w:sz="8" w:space="0" w:color="auto"/>
            </w:tcBorders>
            <w:shd w:val="clear" w:color="000000" w:fill="A6A6A6"/>
            <w:vAlign w:val="center"/>
            <w:hideMark/>
          </w:tcPr>
          <w:p w14:paraId="3D8E1C98" w14:textId="77777777" w:rsidR="000E1F24" w:rsidRPr="000E1F24" w:rsidRDefault="000E1F24" w:rsidP="000E1F24">
            <w:pPr>
              <w:spacing w:after="0"/>
              <w:jc w:val="right"/>
              <w:rPr>
                <w:color w:val="000000"/>
                <w:sz w:val="24"/>
              </w:rPr>
            </w:pPr>
            <w:r w:rsidRPr="000E1F24">
              <w:rPr>
                <w:color w:val="000000"/>
                <w:sz w:val="24"/>
              </w:rPr>
              <w:t xml:space="preserve"> NE </w:t>
            </w:r>
          </w:p>
        </w:tc>
        <w:tc>
          <w:tcPr>
            <w:tcW w:w="597" w:type="pct"/>
            <w:tcBorders>
              <w:top w:val="nil"/>
              <w:left w:val="nil"/>
              <w:bottom w:val="single" w:sz="8" w:space="0" w:color="auto"/>
              <w:right w:val="single" w:sz="8" w:space="0" w:color="auto"/>
            </w:tcBorders>
            <w:shd w:val="clear" w:color="000000" w:fill="A6A6A6"/>
            <w:vAlign w:val="center"/>
            <w:hideMark/>
          </w:tcPr>
          <w:p w14:paraId="0FEBD4A1" w14:textId="77777777" w:rsidR="000E1F24" w:rsidRPr="000E1F24" w:rsidRDefault="000E1F24" w:rsidP="000E1F24">
            <w:pPr>
              <w:spacing w:after="0"/>
              <w:jc w:val="right"/>
              <w:rPr>
                <w:color w:val="000000"/>
                <w:sz w:val="24"/>
              </w:rPr>
            </w:pPr>
            <w:r w:rsidRPr="000E1F24">
              <w:rPr>
                <w:color w:val="000000"/>
                <w:sz w:val="24"/>
              </w:rPr>
              <w:t xml:space="preserve"> NE </w:t>
            </w:r>
          </w:p>
        </w:tc>
        <w:tc>
          <w:tcPr>
            <w:tcW w:w="597" w:type="pct"/>
            <w:tcBorders>
              <w:top w:val="nil"/>
              <w:left w:val="nil"/>
              <w:bottom w:val="single" w:sz="8" w:space="0" w:color="auto"/>
              <w:right w:val="single" w:sz="8" w:space="0" w:color="auto"/>
            </w:tcBorders>
            <w:vAlign w:val="center"/>
            <w:hideMark/>
          </w:tcPr>
          <w:p w14:paraId="6548DD0F" w14:textId="77777777" w:rsidR="000E1F24" w:rsidRPr="000E1F24" w:rsidRDefault="000E1F24" w:rsidP="000E1F24">
            <w:pPr>
              <w:spacing w:after="0"/>
              <w:jc w:val="right"/>
              <w:rPr>
                <w:color w:val="000000"/>
                <w:sz w:val="24"/>
              </w:rPr>
            </w:pPr>
            <w:r w:rsidRPr="000E1F24">
              <w:rPr>
                <w:color w:val="000000"/>
                <w:sz w:val="24"/>
              </w:rPr>
              <w:t xml:space="preserve"> NE </w:t>
            </w:r>
          </w:p>
        </w:tc>
        <w:tc>
          <w:tcPr>
            <w:tcW w:w="597" w:type="pct"/>
            <w:tcBorders>
              <w:top w:val="nil"/>
              <w:left w:val="nil"/>
              <w:bottom w:val="single" w:sz="8" w:space="0" w:color="auto"/>
              <w:right w:val="single" w:sz="8" w:space="0" w:color="auto"/>
            </w:tcBorders>
            <w:vAlign w:val="center"/>
            <w:hideMark/>
          </w:tcPr>
          <w:p w14:paraId="3755679C" w14:textId="77777777" w:rsidR="000E1F24" w:rsidRPr="000E1F24" w:rsidRDefault="000E1F24" w:rsidP="000E1F24">
            <w:pPr>
              <w:spacing w:after="0"/>
              <w:jc w:val="right"/>
              <w:rPr>
                <w:color w:val="000000"/>
                <w:sz w:val="24"/>
              </w:rPr>
            </w:pPr>
            <w:r w:rsidRPr="000E1F24">
              <w:rPr>
                <w:color w:val="000000"/>
                <w:sz w:val="24"/>
              </w:rPr>
              <w:t xml:space="preserve"> NE </w:t>
            </w:r>
          </w:p>
        </w:tc>
      </w:tr>
      <w:tr w:rsidR="000E1F24" w:rsidRPr="000E1F24" w14:paraId="3C2288A0" w14:textId="77777777" w:rsidTr="000E1F24">
        <w:trPr>
          <w:trHeight w:val="320"/>
        </w:trPr>
        <w:tc>
          <w:tcPr>
            <w:tcW w:w="382" w:type="pct"/>
            <w:tcBorders>
              <w:top w:val="nil"/>
              <w:left w:val="single" w:sz="8" w:space="0" w:color="auto"/>
              <w:bottom w:val="single" w:sz="8" w:space="0" w:color="auto"/>
              <w:right w:val="single" w:sz="8" w:space="0" w:color="auto"/>
            </w:tcBorders>
            <w:shd w:val="clear" w:color="000000" w:fill="FFF2CC"/>
            <w:vAlign w:val="center"/>
            <w:hideMark/>
          </w:tcPr>
          <w:p w14:paraId="2E2CB937" w14:textId="77777777" w:rsidR="000E1F24" w:rsidRPr="000E1F24" w:rsidRDefault="000E1F24" w:rsidP="000E1F24">
            <w:pPr>
              <w:spacing w:after="0"/>
              <w:jc w:val="center"/>
              <w:rPr>
                <w:color w:val="000000"/>
                <w:sz w:val="24"/>
              </w:rPr>
            </w:pPr>
            <w:r w:rsidRPr="000E1F24">
              <w:rPr>
                <w:color w:val="000000"/>
                <w:sz w:val="24"/>
              </w:rPr>
              <w:lastRenderedPageBreak/>
              <w:t>2B</w:t>
            </w:r>
          </w:p>
        </w:tc>
        <w:tc>
          <w:tcPr>
            <w:tcW w:w="1035" w:type="pct"/>
            <w:tcBorders>
              <w:top w:val="nil"/>
              <w:left w:val="nil"/>
              <w:bottom w:val="single" w:sz="8" w:space="0" w:color="auto"/>
              <w:right w:val="single" w:sz="8" w:space="0" w:color="auto"/>
            </w:tcBorders>
            <w:shd w:val="clear" w:color="000000" w:fill="FFF2CC"/>
            <w:vAlign w:val="center"/>
            <w:hideMark/>
          </w:tcPr>
          <w:p w14:paraId="04CA3572" w14:textId="77777777" w:rsidR="000E1F24" w:rsidRPr="000E1F24" w:rsidRDefault="000E1F24" w:rsidP="000E1F24">
            <w:pPr>
              <w:spacing w:after="0"/>
              <w:jc w:val="both"/>
              <w:rPr>
                <w:color w:val="000000"/>
                <w:sz w:val="24"/>
              </w:rPr>
            </w:pPr>
            <w:r w:rsidRPr="000E1F24">
              <w:rPr>
                <w:color w:val="000000"/>
                <w:sz w:val="24"/>
              </w:rPr>
              <w:t>Công nghiệp hóa chất</w:t>
            </w:r>
          </w:p>
        </w:tc>
        <w:tc>
          <w:tcPr>
            <w:tcW w:w="597" w:type="pct"/>
            <w:tcBorders>
              <w:top w:val="nil"/>
              <w:left w:val="nil"/>
              <w:bottom w:val="single" w:sz="8" w:space="0" w:color="auto"/>
              <w:right w:val="single" w:sz="8" w:space="0" w:color="auto"/>
            </w:tcBorders>
            <w:shd w:val="clear" w:color="000000" w:fill="FFF2CC"/>
            <w:vAlign w:val="center"/>
            <w:hideMark/>
          </w:tcPr>
          <w:p w14:paraId="5C710E4F" w14:textId="332A0EE1" w:rsidR="000E1F24" w:rsidRPr="000E1F24" w:rsidRDefault="000E1F24" w:rsidP="000E1F24">
            <w:pPr>
              <w:spacing w:after="0"/>
              <w:jc w:val="right"/>
              <w:rPr>
                <w:color w:val="000000"/>
                <w:sz w:val="24"/>
              </w:rPr>
            </w:pPr>
            <w:r w:rsidRPr="000E1F24">
              <w:rPr>
                <w:color w:val="000000"/>
                <w:sz w:val="24"/>
              </w:rPr>
              <w:t xml:space="preserve">        2</w:t>
            </w:r>
            <w:r>
              <w:rPr>
                <w:color w:val="000000"/>
                <w:sz w:val="24"/>
              </w:rPr>
              <w:t>.</w:t>
            </w:r>
            <w:r w:rsidRPr="000E1F24">
              <w:rPr>
                <w:color w:val="000000"/>
                <w:sz w:val="24"/>
              </w:rPr>
              <w:t>246</w:t>
            </w:r>
            <w:r>
              <w:rPr>
                <w:color w:val="000000"/>
                <w:sz w:val="24"/>
              </w:rPr>
              <w:t>,</w:t>
            </w:r>
            <w:r w:rsidRPr="000E1F24">
              <w:rPr>
                <w:color w:val="000000"/>
                <w:sz w:val="24"/>
              </w:rPr>
              <w:t xml:space="preserve">67 </w:t>
            </w:r>
          </w:p>
        </w:tc>
        <w:tc>
          <w:tcPr>
            <w:tcW w:w="597" w:type="pct"/>
            <w:tcBorders>
              <w:top w:val="nil"/>
              <w:left w:val="nil"/>
              <w:bottom w:val="single" w:sz="8" w:space="0" w:color="auto"/>
              <w:right w:val="single" w:sz="8" w:space="0" w:color="auto"/>
            </w:tcBorders>
            <w:shd w:val="clear" w:color="000000" w:fill="FFF2CC"/>
            <w:vAlign w:val="center"/>
            <w:hideMark/>
          </w:tcPr>
          <w:p w14:paraId="783ED9DE" w14:textId="50E02ED0" w:rsidR="000E1F24" w:rsidRPr="000E1F24" w:rsidRDefault="000E1F24" w:rsidP="000E1F24">
            <w:pPr>
              <w:spacing w:after="0"/>
              <w:jc w:val="right"/>
              <w:rPr>
                <w:color w:val="000000"/>
                <w:sz w:val="24"/>
              </w:rPr>
            </w:pPr>
            <w:r w:rsidRPr="000E1F24">
              <w:rPr>
                <w:color w:val="000000"/>
                <w:sz w:val="24"/>
              </w:rPr>
              <w:t xml:space="preserve">             19</w:t>
            </w:r>
            <w:r>
              <w:rPr>
                <w:color w:val="000000"/>
                <w:sz w:val="24"/>
              </w:rPr>
              <w:t>,</w:t>
            </w:r>
            <w:r w:rsidRPr="000E1F24">
              <w:rPr>
                <w:color w:val="000000"/>
                <w:sz w:val="24"/>
              </w:rPr>
              <w:t xml:space="preserve">49 </w:t>
            </w:r>
          </w:p>
        </w:tc>
        <w:tc>
          <w:tcPr>
            <w:tcW w:w="597" w:type="pct"/>
            <w:tcBorders>
              <w:top w:val="nil"/>
              <w:left w:val="nil"/>
              <w:bottom w:val="single" w:sz="8" w:space="0" w:color="auto"/>
              <w:right w:val="single" w:sz="8" w:space="0" w:color="auto"/>
            </w:tcBorders>
            <w:shd w:val="clear" w:color="000000" w:fill="FFF2CC"/>
            <w:vAlign w:val="center"/>
            <w:hideMark/>
          </w:tcPr>
          <w:p w14:paraId="1E390C71" w14:textId="5A4A6820" w:rsidR="000E1F24" w:rsidRPr="000E1F24" w:rsidRDefault="000E1F24" w:rsidP="000E1F24">
            <w:pPr>
              <w:spacing w:after="0"/>
              <w:jc w:val="right"/>
              <w:rPr>
                <w:color w:val="000000"/>
                <w:sz w:val="24"/>
              </w:rPr>
            </w:pPr>
            <w:r w:rsidRPr="000E1F24">
              <w:rPr>
                <w:color w:val="000000"/>
                <w:sz w:val="24"/>
              </w:rPr>
              <w:t xml:space="preserve">             31</w:t>
            </w:r>
            <w:r>
              <w:rPr>
                <w:color w:val="000000"/>
                <w:sz w:val="24"/>
              </w:rPr>
              <w:t>,</w:t>
            </w:r>
            <w:r w:rsidRPr="000E1F24">
              <w:rPr>
                <w:color w:val="000000"/>
                <w:sz w:val="24"/>
              </w:rPr>
              <w:t xml:space="preserve">80 </w:t>
            </w:r>
          </w:p>
        </w:tc>
        <w:tc>
          <w:tcPr>
            <w:tcW w:w="597" w:type="pct"/>
            <w:tcBorders>
              <w:top w:val="nil"/>
              <w:left w:val="nil"/>
              <w:bottom w:val="single" w:sz="8" w:space="0" w:color="auto"/>
              <w:right w:val="single" w:sz="8" w:space="0" w:color="auto"/>
            </w:tcBorders>
            <w:shd w:val="clear" w:color="000000" w:fill="FFF2CC"/>
            <w:vAlign w:val="center"/>
            <w:hideMark/>
          </w:tcPr>
          <w:p w14:paraId="0D9F0905" w14:textId="77777777" w:rsidR="000E1F24" w:rsidRPr="000E1F24" w:rsidRDefault="000E1F24" w:rsidP="000E1F24">
            <w:pPr>
              <w:spacing w:after="0"/>
              <w:jc w:val="right"/>
              <w:rPr>
                <w:color w:val="000000"/>
                <w:sz w:val="24"/>
              </w:rPr>
            </w:pPr>
            <w:r w:rsidRPr="000E1F24">
              <w:rPr>
                <w:color w:val="000000"/>
                <w:sz w:val="24"/>
              </w:rPr>
              <w:t xml:space="preserve">                   -   </w:t>
            </w:r>
          </w:p>
        </w:tc>
        <w:tc>
          <w:tcPr>
            <w:tcW w:w="597" w:type="pct"/>
            <w:tcBorders>
              <w:top w:val="nil"/>
              <w:left w:val="nil"/>
              <w:bottom w:val="single" w:sz="8" w:space="0" w:color="auto"/>
              <w:right w:val="single" w:sz="8" w:space="0" w:color="auto"/>
            </w:tcBorders>
            <w:shd w:val="clear" w:color="000000" w:fill="FFF2CC"/>
            <w:vAlign w:val="center"/>
            <w:hideMark/>
          </w:tcPr>
          <w:p w14:paraId="2929C09C" w14:textId="0FC08100" w:rsidR="000E1F24" w:rsidRPr="000E1F24" w:rsidRDefault="000E1F24" w:rsidP="000E1F24">
            <w:pPr>
              <w:spacing w:after="0"/>
              <w:jc w:val="right"/>
              <w:rPr>
                <w:color w:val="000000"/>
                <w:sz w:val="24"/>
              </w:rPr>
            </w:pPr>
            <w:r w:rsidRPr="000E1F24">
              <w:rPr>
                <w:color w:val="000000"/>
                <w:sz w:val="24"/>
              </w:rPr>
              <w:t xml:space="preserve">        2</w:t>
            </w:r>
            <w:r>
              <w:rPr>
                <w:color w:val="000000"/>
                <w:sz w:val="24"/>
              </w:rPr>
              <w:t>.</w:t>
            </w:r>
            <w:r w:rsidRPr="000E1F24">
              <w:rPr>
                <w:color w:val="000000"/>
                <w:sz w:val="24"/>
              </w:rPr>
              <w:t>297</w:t>
            </w:r>
            <w:r>
              <w:rPr>
                <w:color w:val="000000"/>
                <w:sz w:val="24"/>
              </w:rPr>
              <w:t>,</w:t>
            </w:r>
            <w:r w:rsidRPr="000E1F24">
              <w:rPr>
                <w:color w:val="000000"/>
                <w:sz w:val="24"/>
              </w:rPr>
              <w:t xml:space="preserve">96 </w:t>
            </w:r>
          </w:p>
        </w:tc>
        <w:tc>
          <w:tcPr>
            <w:tcW w:w="597" w:type="pct"/>
            <w:tcBorders>
              <w:top w:val="nil"/>
              <w:left w:val="nil"/>
              <w:bottom w:val="single" w:sz="8" w:space="0" w:color="auto"/>
              <w:right w:val="single" w:sz="8" w:space="0" w:color="auto"/>
            </w:tcBorders>
            <w:shd w:val="clear" w:color="000000" w:fill="FFF2CC"/>
            <w:vAlign w:val="center"/>
            <w:hideMark/>
          </w:tcPr>
          <w:p w14:paraId="41CEF890" w14:textId="00CCB966" w:rsidR="000E1F24" w:rsidRPr="000E1F24" w:rsidRDefault="000E1F24" w:rsidP="000E1F24">
            <w:pPr>
              <w:spacing w:after="0"/>
              <w:jc w:val="right"/>
              <w:rPr>
                <w:color w:val="000000"/>
                <w:sz w:val="24"/>
              </w:rPr>
            </w:pPr>
            <w:r w:rsidRPr="000E1F24">
              <w:rPr>
                <w:color w:val="000000"/>
                <w:sz w:val="24"/>
              </w:rPr>
              <w:t xml:space="preserve">               2</w:t>
            </w:r>
            <w:r>
              <w:rPr>
                <w:color w:val="000000"/>
                <w:sz w:val="24"/>
              </w:rPr>
              <w:t>,</w:t>
            </w:r>
            <w:r w:rsidRPr="000E1F24">
              <w:rPr>
                <w:color w:val="000000"/>
                <w:sz w:val="24"/>
              </w:rPr>
              <w:t xml:space="preserve">60 </w:t>
            </w:r>
          </w:p>
        </w:tc>
      </w:tr>
      <w:tr w:rsidR="000E1F24" w:rsidRPr="000E1F24" w14:paraId="3D2FA9AF" w14:textId="77777777" w:rsidTr="000E1F24">
        <w:trPr>
          <w:trHeight w:val="630"/>
        </w:trPr>
        <w:tc>
          <w:tcPr>
            <w:tcW w:w="382" w:type="pct"/>
            <w:tcBorders>
              <w:top w:val="nil"/>
              <w:left w:val="single" w:sz="8" w:space="0" w:color="auto"/>
              <w:bottom w:val="single" w:sz="8" w:space="0" w:color="auto"/>
              <w:right w:val="single" w:sz="8" w:space="0" w:color="auto"/>
            </w:tcBorders>
            <w:vAlign w:val="center"/>
            <w:hideMark/>
          </w:tcPr>
          <w:p w14:paraId="13E03393" w14:textId="77777777" w:rsidR="000E1F24" w:rsidRPr="000E1F24" w:rsidRDefault="000E1F24" w:rsidP="000E1F24">
            <w:pPr>
              <w:spacing w:after="0"/>
              <w:jc w:val="center"/>
              <w:rPr>
                <w:color w:val="000000"/>
                <w:sz w:val="24"/>
              </w:rPr>
            </w:pPr>
            <w:r w:rsidRPr="000E1F24">
              <w:rPr>
                <w:color w:val="000000"/>
                <w:sz w:val="24"/>
              </w:rPr>
              <w:t>2B1</w:t>
            </w:r>
          </w:p>
        </w:tc>
        <w:tc>
          <w:tcPr>
            <w:tcW w:w="1035" w:type="pct"/>
            <w:tcBorders>
              <w:top w:val="nil"/>
              <w:left w:val="nil"/>
              <w:bottom w:val="single" w:sz="8" w:space="0" w:color="auto"/>
              <w:right w:val="single" w:sz="8" w:space="0" w:color="auto"/>
            </w:tcBorders>
            <w:vAlign w:val="center"/>
            <w:hideMark/>
          </w:tcPr>
          <w:p w14:paraId="1B2752E4" w14:textId="77777777" w:rsidR="000E1F24" w:rsidRPr="000E1F24" w:rsidRDefault="000E1F24" w:rsidP="000E1F24">
            <w:pPr>
              <w:spacing w:after="0"/>
              <w:jc w:val="both"/>
              <w:rPr>
                <w:color w:val="000000"/>
                <w:sz w:val="24"/>
              </w:rPr>
            </w:pPr>
            <w:r w:rsidRPr="000E1F24">
              <w:rPr>
                <w:color w:val="000000"/>
                <w:sz w:val="24"/>
              </w:rPr>
              <w:t>Quá trình sản xuất Amoniac</w:t>
            </w:r>
          </w:p>
        </w:tc>
        <w:tc>
          <w:tcPr>
            <w:tcW w:w="597" w:type="pct"/>
            <w:tcBorders>
              <w:top w:val="nil"/>
              <w:left w:val="nil"/>
              <w:bottom w:val="single" w:sz="8" w:space="0" w:color="auto"/>
              <w:right w:val="single" w:sz="8" w:space="0" w:color="auto"/>
            </w:tcBorders>
            <w:vAlign w:val="center"/>
            <w:hideMark/>
          </w:tcPr>
          <w:p w14:paraId="4EA3A90D" w14:textId="0E8AE02B" w:rsidR="000E1F24" w:rsidRPr="000E1F24" w:rsidRDefault="000E1F24" w:rsidP="000E1F24">
            <w:pPr>
              <w:spacing w:after="0"/>
              <w:jc w:val="right"/>
              <w:rPr>
                <w:color w:val="000000"/>
                <w:sz w:val="24"/>
              </w:rPr>
            </w:pPr>
            <w:r w:rsidRPr="000E1F24">
              <w:rPr>
                <w:color w:val="000000"/>
                <w:sz w:val="24"/>
              </w:rPr>
              <w:t xml:space="preserve">        2</w:t>
            </w:r>
            <w:r>
              <w:rPr>
                <w:color w:val="000000"/>
                <w:sz w:val="24"/>
              </w:rPr>
              <w:t>.</w:t>
            </w:r>
            <w:r w:rsidRPr="000E1F24">
              <w:rPr>
                <w:color w:val="000000"/>
                <w:sz w:val="24"/>
              </w:rPr>
              <w:t>089</w:t>
            </w:r>
            <w:r>
              <w:rPr>
                <w:color w:val="000000"/>
                <w:sz w:val="24"/>
              </w:rPr>
              <w:t>,</w:t>
            </w:r>
            <w:r w:rsidRPr="000E1F24">
              <w:rPr>
                <w:color w:val="000000"/>
                <w:sz w:val="24"/>
              </w:rPr>
              <w:t xml:space="preserve">47 </w:t>
            </w:r>
          </w:p>
        </w:tc>
        <w:tc>
          <w:tcPr>
            <w:tcW w:w="597" w:type="pct"/>
            <w:tcBorders>
              <w:top w:val="nil"/>
              <w:left w:val="nil"/>
              <w:bottom w:val="single" w:sz="8" w:space="0" w:color="auto"/>
              <w:right w:val="single" w:sz="8" w:space="0" w:color="auto"/>
            </w:tcBorders>
            <w:shd w:val="clear" w:color="000000" w:fill="A6A6A6"/>
            <w:vAlign w:val="center"/>
            <w:hideMark/>
          </w:tcPr>
          <w:p w14:paraId="779948B6"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shd w:val="clear" w:color="000000" w:fill="A6A6A6"/>
            <w:vAlign w:val="center"/>
            <w:hideMark/>
          </w:tcPr>
          <w:p w14:paraId="4E876B06"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shd w:val="clear" w:color="000000" w:fill="A6A6A6"/>
            <w:vAlign w:val="center"/>
            <w:hideMark/>
          </w:tcPr>
          <w:p w14:paraId="3C21973A"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vAlign w:val="center"/>
            <w:hideMark/>
          </w:tcPr>
          <w:p w14:paraId="6FB361F0" w14:textId="59EA2D64" w:rsidR="000E1F24" w:rsidRPr="000E1F24" w:rsidRDefault="000E1F24" w:rsidP="000E1F24">
            <w:pPr>
              <w:spacing w:after="0"/>
              <w:jc w:val="right"/>
              <w:rPr>
                <w:color w:val="000000"/>
                <w:sz w:val="24"/>
              </w:rPr>
            </w:pPr>
            <w:r w:rsidRPr="000E1F24">
              <w:rPr>
                <w:color w:val="000000"/>
                <w:sz w:val="24"/>
              </w:rPr>
              <w:t xml:space="preserve">        2</w:t>
            </w:r>
            <w:r>
              <w:rPr>
                <w:color w:val="000000"/>
                <w:sz w:val="24"/>
              </w:rPr>
              <w:t>.</w:t>
            </w:r>
            <w:r w:rsidRPr="000E1F24">
              <w:rPr>
                <w:color w:val="000000"/>
                <w:sz w:val="24"/>
              </w:rPr>
              <w:t>089</w:t>
            </w:r>
            <w:r>
              <w:rPr>
                <w:color w:val="000000"/>
                <w:sz w:val="24"/>
              </w:rPr>
              <w:t>,</w:t>
            </w:r>
            <w:r w:rsidRPr="000E1F24">
              <w:rPr>
                <w:color w:val="000000"/>
                <w:sz w:val="24"/>
              </w:rPr>
              <w:t xml:space="preserve">47 </w:t>
            </w:r>
          </w:p>
        </w:tc>
        <w:tc>
          <w:tcPr>
            <w:tcW w:w="597" w:type="pct"/>
            <w:tcBorders>
              <w:top w:val="nil"/>
              <w:left w:val="nil"/>
              <w:bottom w:val="single" w:sz="8" w:space="0" w:color="auto"/>
              <w:right w:val="single" w:sz="8" w:space="0" w:color="auto"/>
            </w:tcBorders>
            <w:vAlign w:val="center"/>
            <w:hideMark/>
          </w:tcPr>
          <w:p w14:paraId="4FC1142C" w14:textId="3EC6E160" w:rsidR="000E1F24" w:rsidRPr="000E1F24" w:rsidRDefault="000E1F24" w:rsidP="000E1F24">
            <w:pPr>
              <w:spacing w:after="0"/>
              <w:jc w:val="right"/>
              <w:rPr>
                <w:color w:val="000000"/>
                <w:sz w:val="24"/>
              </w:rPr>
            </w:pPr>
            <w:r w:rsidRPr="000E1F24">
              <w:rPr>
                <w:color w:val="000000"/>
                <w:sz w:val="24"/>
              </w:rPr>
              <w:t xml:space="preserve">               2</w:t>
            </w:r>
            <w:r>
              <w:rPr>
                <w:color w:val="000000"/>
                <w:sz w:val="24"/>
              </w:rPr>
              <w:t>,</w:t>
            </w:r>
            <w:r w:rsidRPr="000E1F24">
              <w:rPr>
                <w:color w:val="000000"/>
                <w:sz w:val="24"/>
              </w:rPr>
              <w:t xml:space="preserve">57 </w:t>
            </w:r>
          </w:p>
        </w:tc>
      </w:tr>
      <w:tr w:rsidR="000E1F24" w:rsidRPr="000E1F24" w14:paraId="494F2054" w14:textId="77777777" w:rsidTr="000E1F24">
        <w:trPr>
          <w:trHeight w:val="630"/>
        </w:trPr>
        <w:tc>
          <w:tcPr>
            <w:tcW w:w="382" w:type="pct"/>
            <w:tcBorders>
              <w:top w:val="nil"/>
              <w:left w:val="single" w:sz="8" w:space="0" w:color="auto"/>
              <w:bottom w:val="single" w:sz="8" w:space="0" w:color="auto"/>
              <w:right w:val="single" w:sz="8" w:space="0" w:color="auto"/>
            </w:tcBorders>
            <w:vAlign w:val="center"/>
            <w:hideMark/>
          </w:tcPr>
          <w:p w14:paraId="688D8646" w14:textId="77777777" w:rsidR="000E1F24" w:rsidRPr="000E1F24" w:rsidRDefault="000E1F24" w:rsidP="000E1F24">
            <w:pPr>
              <w:spacing w:after="0"/>
              <w:jc w:val="center"/>
              <w:rPr>
                <w:color w:val="000000"/>
                <w:sz w:val="24"/>
                <w:highlight w:val="yellow"/>
              </w:rPr>
            </w:pPr>
            <w:r w:rsidRPr="000E1F24">
              <w:rPr>
                <w:color w:val="000000"/>
                <w:sz w:val="24"/>
                <w:highlight w:val="yellow"/>
              </w:rPr>
              <w:t>2B2</w:t>
            </w:r>
          </w:p>
        </w:tc>
        <w:tc>
          <w:tcPr>
            <w:tcW w:w="1035" w:type="pct"/>
            <w:tcBorders>
              <w:top w:val="nil"/>
              <w:left w:val="nil"/>
              <w:bottom w:val="single" w:sz="8" w:space="0" w:color="auto"/>
              <w:right w:val="single" w:sz="8" w:space="0" w:color="auto"/>
            </w:tcBorders>
            <w:vAlign w:val="center"/>
            <w:hideMark/>
          </w:tcPr>
          <w:p w14:paraId="18651442" w14:textId="77777777" w:rsidR="000E1F24" w:rsidRPr="000E1F24" w:rsidRDefault="000E1F24" w:rsidP="000E1F24">
            <w:pPr>
              <w:spacing w:after="0"/>
              <w:jc w:val="both"/>
              <w:rPr>
                <w:color w:val="000000"/>
                <w:sz w:val="24"/>
                <w:highlight w:val="yellow"/>
              </w:rPr>
            </w:pPr>
            <w:r w:rsidRPr="000E1F24">
              <w:rPr>
                <w:color w:val="000000"/>
                <w:sz w:val="24"/>
                <w:highlight w:val="yellow"/>
              </w:rPr>
              <w:t>Quá trình sản xuất axit Nitric</w:t>
            </w:r>
          </w:p>
        </w:tc>
        <w:tc>
          <w:tcPr>
            <w:tcW w:w="597" w:type="pct"/>
            <w:tcBorders>
              <w:top w:val="nil"/>
              <w:left w:val="nil"/>
              <w:bottom w:val="single" w:sz="8" w:space="0" w:color="auto"/>
              <w:right w:val="single" w:sz="8" w:space="0" w:color="auto"/>
            </w:tcBorders>
            <w:shd w:val="clear" w:color="000000" w:fill="A6A6A6"/>
            <w:vAlign w:val="center"/>
            <w:hideMark/>
          </w:tcPr>
          <w:p w14:paraId="78C6DFDF"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shd w:val="clear" w:color="000000" w:fill="A6A6A6"/>
            <w:vAlign w:val="center"/>
            <w:hideMark/>
          </w:tcPr>
          <w:p w14:paraId="00875B30"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vAlign w:val="center"/>
            <w:hideMark/>
          </w:tcPr>
          <w:p w14:paraId="63C1E693" w14:textId="7AF6C1A2" w:rsidR="000E1F24" w:rsidRPr="000E1F24" w:rsidRDefault="000E1F24" w:rsidP="000E1F24">
            <w:pPr>
              <w:spacing w:after="0"/>
              <w:jc w:val="right"/>
              <w:rPr>
                <w:color w:val="000000"/>
                <w:sz w:val="24"/>
              </w:rPr>
            </w:pPr>
            <w:r w:rsidRPr="000E1F24">
              <w:rPr>
                <w:color w:val="000000"/>
                <w:sz w:val="24"/>
              </w:rPr>
              <w:t xml:space="preserve">             31</w:t>
            </w:r>
            <w:r>
              <w:rPr>
                <w:color w:val="000000"/>
                <w:sz w:val="24"/>
              </w:rPr>
              <w:t>,</w:t>
            </w:r>
            <w:r w:rsidRPr="000E1F24">
              <w:rPr>
                <w:color w:val="000000"/>
                <w:sz w:val="24"/>
              </w:rPr>
              <w:t xml:space="preserve">80 </w:t>
            </w:r>
          </w:p>
        </w:tc>
        <w:tc>
          <w:tcPr>
            <w:tcW w:w="597" w:type="pct"/>
            <w:tcBorders>
              <w:top w:val="nil"/>
              <w:left w:val="nil"/>
              <w:bottom w:val="single" w:sz="8" w:space="0" w:color="auto"/>
              <w:right w:val="single" w:sz="8" w:space="0" w:color="auto"/>
            </w:tcBorders>
            <w:shd w:val="clear" w:color="000000" w:fill="A6A6A6"/>
            <w:vAlign w:val="center"/>
            <w:hideMark/>
          </w:tcPr>
          <w:p w14:paraId="20B780B4"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vAlign w:val="center"/>
            <w:hideMark/>
          </w:tcPr>
          <w:p w14:paraId="3AD13C87" w14:textId="3780BD48" w:rsidR="000E1F24" w:rsidRPr="000E1F24" w:rsidRDefault="000E1F24" w:rsidP="000E1F24">
            <w:pPr>
              <w:spacing w:after="0"/>
              <w:jc w:val="right"/>
              <w:rPr>
                <w:color w:val="000000"/>
                <w:sz w:val="24"/>
              </w:rPr>
            </w:pPr>
            <w:r w:rsidRPr="000E1F24">
              <w:rPr>
                <w:color w:val="000000"/>
                <w:sz w:val="24"/>
              </w:rPr>
              <w:t xml:space="preserve">             31</w:t>
            </w:r>
            <w:r>
              <w:rPr>
                <w:color w:val="000000"/>
                <w:sz w:val="24"/>
              </w:rPr>
              <w:t>,</w:t>
            </w:r>
            <w:r w:rsidRPr="000E1F24">
              <w:rPr>
                <w:color w:val="000000"/>
                <w:sz w:val="24"/>
              </w:rPr>
              <w:t xml:space="preserve">80 </w:t>
            </w:r>
          </w:p>
        </w:tc>
        <w:tc>
          <w:tcPr>
            <w:tcW w:w="597" w:type="pct"/>
            <w:tcBorders>
              <w:top w:val="nil"/>
              <w:left w:val="nil"/>
              <w:bottom w:val="single" w:sz="8" w:space="0" w:color="auto"/>
              <w:right w:val="single" w:sz="8" w:space="0" w:color="auto"/>
            </w:tcBorders>
            <w:vAlign w:val="center"/>
            <w:hideMark/>
          </w:tcPr>
          <w:p w14:paraId="080BD74B" w14:textId="16E94C33" w:rsidR="000E1F24" w:rsidRPr="000E1F24" w:rsidRDefault="000E1F24" w:rsidP="000E1F24">
            <w:pPr>
              <w:spacing w:after="0"/>
              <w:jc w:val="right"/>
              <w:rPr>
                <w:color w:val="000000"/>
                <w:sz w:val="24"/>
              </w:rPr>
            </w:pPr>
            <w:r w:rsidRPr="000E1F24">
              <w:rPr>
                <w:color w:val="000000"/>
                <w:sz w:val="24"/>
              </w:rPr>
              <w:t xml:space="preserve">               0</w:t>
            </w:r>
            <w:r>
              <w:rPr>
                <w:color w:val="000000"/>
                <w:sz w:val="24"/>
              </w:rPr>
              <w:t>,</w:t>
            </w:r>
            <w:r w:rsidRPr="000E1F24">
              <w:rPr>
                <w:color w:val="000000"/>
                <w:sz w:val="24"/>
              </w:rPr>
              <w:t xml:space="preserve">04 </w:t>
            </w:r>
          </w:p>
        </w:tc>
      </w:tr>
      <w:tr w:rsidR="000E1F24" w:rsidRPr="000E1F24" w14:paraId="6A7C8CBE" w14:textId="77777777" w:rsidTr="000E1F24">
        <w:trPr>
          <w:trHeight w:val="320"/>
        </w:trPr>
        <w:tc>
          <w:tcPr>
            <w:tcW w:w="382" w:type="pct"/>
            <w:tcBorders>
              <w:top w:val="nil"/>
              <w:left w:val="single" w:sz="8" w:space="0" w:color="auto"/>
              <w:bottom w:val="single" w:sz="8" w:space="0" w:color="auto"/>
              <w:right w:val="single" w:sz="8" w:space="0" w:color="auto"/>
            </w:tcBorders>
            <w:vAlign w:val="center"/>
            <w:hideMark/>
          </w:tcPr>
          <w:p w14:paraId="7B980650" w14:textId="77777777" w:rsidR="000E1F24" w:rsidRPr="000E1F24" w:rsidRDefault="000E1F24" w:rsidP="000E1F24">
            <w:pPr>
              <w:spacing w:after="0"/>
              <w:jc w:val="center"/>
              <w:rPr>
                <w:color w:val="000000"/>
                <w:sz w:val="24"/>
                <w:highlight w:val="yellow"/>
              </w:rPr>
            </w:pPr>
            <w:r w:rsidRPr="000E1F24">
              <w:rPr>
                <w:color w:val="000000"/>
                <w:sz w:val="24"/>
                <w:highlight w:val="yellow"/>
              </w:rPr>
              <w:t>2B3</w:t>
            </w:r>
          </w:p>
        </w:tc>
        <w:tc>
          <w:tcPr>
            <w:tcW w:w="1035" w:type="pct"/>
            <w:tcBorders>
              <w:top w:val="nil"/>
              <w:left w:val="nil"/>
              <w:bottom w:val="single" w:sz="8" w:space="0" w:color="auto"/>
              <w:right w:val="single" w:sz="8" w:space="0" w:color="auto"/>
            </w:tcBorders>
            <w:vAlign w:val="center"/>
            <w:hideMark/>
          </w:tcPr>
          <w:p w14:paraId="12371610" w14:textId="77777777" w:rsidR="000E1F24" w:rsidRPr="000E1F24" w:rsidRDefault="000E1F24" w:rsidP="000E1F24">
            <w:pPr>
              <w:spacing w:after="0"/>
              <w:jc w:val="both"/>
              <w:rPr>
                <w:color w:val="000000"/>
                <w:sz w:val="24"/>
                <w:highlight w:val="yellow"/>
              </w:rPr>
            </w:pPr>
            <w:r w:rsidRPr="000E1F24">
              <w:rPr>
                <w:color w:val="000000"/>
                <w:sz w:val="24"/>
                <w:highlight w:val="yellow"/>
              </w:rPr>
              <w:t>Sản xuất axit adipic</w:t>
            </w:r>
          </w:p>
        </w:tc>
        <w:tc>
          <w:tcPr>
            <w:tcW w:w="597" w:type="pct"/>
            <w:tcBorders>
              <w:top w:val="nil"/>
              <w:left w:val="nil"/>
              <w:bottom w:val="single" w:sz="8" w:space="0" w:color="auto"/>
              <w:right w:val="single" w:sz="8" w:space="0" w:color="auto"/>
            </w:tcBorders>
            <w:vAlign w:val="center"/>
            <w:hideMark/>
          </w:tcPr>
          <w:p w14:paraId="665625F9"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11FBAA36"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7EBD8A8B"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4878E7CA"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6160FC6F"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60C1162C" w14:textId="77777777" w:rsidR="000E1F24" w:rsidRPr="000E1F24" w:rsidRDefault="000E1F24" w:rsidP="000E1F24">
            <w:pPr>
              <w:spacing w:after="0"/>
              <w:jc w:val="center"/>
              <w:rPr>
                <w:color w:val="000000"/>
                <w:sz w:val="24"/>
              </w:rPr>
            </w:pPr>
            <w:r w:rsidRPr="000E1F24">
              <w:rPr>
                <w:color w:val="000000"/>
                <w:sz w:val="24"/>
              </w:rPr>
              <w:t xml:space="preserve">  NO  </w:t>
            </w:r>
          </w:p>
        </w:tc>
      </w:tr>
      <w:tr w:rsidR="000E1F24" w:rsidRPr="000E1F24" w14:paraId="480745F4" w14:textId="77777777" w:rsidTr="000E1F24">
        <w:trPr>
          <w:trHeight w:val="320"/>
        </w:trPr>
        <w:tc>
          <w:tcPr>
            <w:tcW w:w="382" w:type="pct"/>
            <w:tcBorders>
              <w:top w:val="nil"/>
              <w:left w:val="single" w:sz="8" w:space="0" w:color="auto"/>
              <w:bottom w:val="single" w:sz="8" w:space="0" w:color="auto"/>
              <w:right w:val="single" w:sz="8" w:space="0" w:color="auto"/>
            </w:tcBorders>
            <w:vAlign w:val="center"/>
            <w:hideMark/>
          </w:tcPr>
          <w:p w14:paraId="47305167" w14:textId="77777777" w:rsidR="000E1F24" w:rsidRPr="000E1F24" w:rsidRDefault="000E1F24" w:rsidP="000E1F24">
            <w:pPr>
              <w:spacing w:after="0"/>
              <w:jc w:val="center"/>
              <w:rPr>
                <w:color w:val="000000"/>
                <w:sz w:val="24"/>
              </w:rPr>
            </w:pPr>
            <w:r w:rsidRPr="000E1F24">
              <w:rPr>
                <w:color w:val="000000"/>
                <w:sz w:val="24"/>
              </w:rPr>
              <w:t>2B5</w:t>
            </w:r>
          </w:p>
        </w:tc>
        <w:tc>
          <w:tcPr>
            <w:tcW w:w="1035" w:type="pct"/>
            <w:tcBorders>
              <w:top w:val="nil"/>
              <w:left w:val="nil"/>
              <w:bottom w:val="single" w:sz="8" w:space="0" w:color="auto"/>
              <w:right w:val="single" w:sz="8" w:space="0" w:color="auto"/>
            </w:tcBorders>
            <w:vAlign w:val="center"/>
            <w:hideMark/>
          </w:tcPr>
          <w:p w14:paraId="23AFCA57" w14:textId="77777777" w:rsidR="000E1F24" w:rsidRPr="000E1F24" w:rsidRDefault="000E1F24" w:rsidP="000E1F24">
            <w:pPr>
              <w:spacing w:after="0"/>
              <w:jc w:val="both"/>
              <w:rPr>
                <w:color w:val="000000"/>
                <w:sz w:val="24"/>
              </w:rPr>
            </w:pPr>
            <w:r w:rsidRPr="000E1F24">
              <w:rPr>
                <w:color w:val="000000"/>
                <w:sz w:val="24"/>
              </w:rPr>
              <w:t>Sản xuất Silic cacbua</w:t>
            </w:r>
          </w:p>
        </w:tc>
        <w:tc>
          <w:tcPr>
            <w:tcW w:w="597" w:type="pct"/>
            <w:tcBorders>
              <w:top w:val="nil"/>
              <w:left w:val="nil"/>
              <w:bottom w:val="single" w:sz="8" w:space="0" w:color="auto"/>
              <w:right w:val="single" w:sz="8" w:space="0" w:color="auto"/>
            </w:tcBorders>
            <w:vAlign w:val="center"/>
            <w:hideMark/>
          </w:tcPr>
          <w:p w14:paraId="29F230FE" w14:textId="67E5D836" w:rsidR="000E1F24" w:rsidRPr="000E1F24" w:rsidRDefault="000E1F24" w:rsidP="000E1F24">
            <w:pPr>
              <w:spacing w:after="0"/>
              <w:jc w:val="right"/>
              <w:rPr>
                <w:color w:val="000000"/>
                <w:sz w:val="24"/>
              </w:rPr>
            </w:pPr>
            <w:r w:rsidRPr="000E1F24">
              <w:rPr>
                <w:color w:val="000000"/>
                <w:sz w:val="24"/>
              </w:rPr>
              <w:t xml:space="preserve">           157</w:t>
            </w:r>
            <w:r>
              <w:rPr>
                <w:color w:val="000000"/>
                <w:sz w:val="24"/>
              </w:rPr>
              <w:t>,</w:t>
            </w:r>
            <w:r w:rsidRPr="000E1F24">
              <w:rPr>
                <w:color w:val="000000"/>
                <w:sz w:val="24"/>
              </w:rPr>
              <w:t xml:space="preserve">20 </w:t>
            </w:r>
          </w:p>
        </w:tc>
        <w:tc>
          <w:tcPr>
            <w:tcW w:w="597" w:type="pct"/>
            <w:tcBorders>
              <w:top w:val="nil"/>
              <w:left w:val="nil"/>
              <w:bottom w:val="single" w:sz="8" w:space="0" w:color="auto"/>
              <w:right w:val="single" w:sz="8" w:space="0" w:color="auto"/>
            </w:tcBorders>
            <w:vAlign w:val="center"/>
            <w:hideMark/>
          </w:tcPr>
          <w:p w14:paraId="4B4E3B64" w14:textId="7AC48FC8" w:rsidR="000E1F24" w:rsidRPr="000E1F24" w:rsidRDefault="000E1F24" w:rsidP="000E1F24">
            <w:pPr>
              <w:spacing w:after="0"/>
              <w:jc w:val="right"/>
              <w:rPr>
                <w:color w:val="000000"/>
                <w:sz w:val="24"/>
              </w:rPr>
            </w:pPr>
            <w:r w:rsidRPr="000E1F24">
              <w:rPr>
                <w:color w:val="000000"/>
                <w:sz w:val="24"/>
              </w:rPr>
              <w:t xml:space="preserve">             19</w:t>
            </w:r>
            <w:r>
              <w:rPr>
                <w:color w:val="000000"/>
                <w:sz w:val="24"/>
              </w:rPr>
              <w:t>,</w:t>
            </w:r>
            <w:r w:rsidRPr="000E1F24">
              <w:rPr>
                <w:color w:val="000000"/>
                <w:sz w:val="24"/>
              </w:rPr>
              <w:t xml:space="preserve">49 </w:t>
            </w:r>
          </w:p>
        </w:tc>
        <w:tc>
          <w:tcPr>
            <w:tcW w:w="597" w:type="pct"/>
            <w:tcBorders>
              <w:top w:val="nil"/>
              <w:left w:val="nil"/>
              <w:bottom w:val="single" w:sz="8" w:space="0" w:color="auto"/>
              <w:right w:val="single" w:sz="8" w:space="0" w:color="auto"/>
            </w:tcBorders>
            <w:shd w:val="clear" w:color="000000" w:fill="A6A6A6"/>
            <w:vAlign w:val="center"/>
            <w:hideMark/>
          </w:tcPr>
          <w:p w14:paraId="1349513C"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shd w:val="clear" w:color="000000" w:fill="A6A6A6"/>
            <w:vAlign w:val="center"/>
            <w:hideMark/>
          </w:tcPr>
          <w:p w14:paraId="7EBE1F78"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vAlign w:val="center"/>
            <w:hideMark/>
          </w:tcPr>
          <w:p w14:paraId="5ECA3308" w14:textId="0EB1DAF7" w:rsidR="000E1F24" w:rsidRPr="000E1F24" w:rsidRDefault="000E1F24" w:rsidP="000E1F24">
            <w:pPr>
              <w:spacing w:after="0"/>
              <w:jc w:val="right"/>
              <w:rPr>
                <w:color w:val="000000"/>
                <w:sz w:val="24"/>
              </w:rPr>
            </w:pPr>
            <w:r w:rsidRPr="000E1F24">
              <w:rPr>
                <w:color w:val="000000"/>
                <w:sz w:val="24"/>
              </w:rPr>
              <w:t xml:space="preserve">           176</w:t>
            </w:r>
            <w:r>
              <w:rPr>
                <w:color w:val="000000"/>
                <w:sz w:val="24"/>
              </w:rPr>
              <w:t>,</w:t>
            </w:r>
            <w:r w:rsidRPr="000E1F24">
              <w:rPr>
                <w:color w:val="000000"/>
                <w:sz w:val="24"/>
              </w:rPr>
              <w:t xml:space="preserve">69 </w:t>
            </w:r>
          </w:p>
        </w:tc>
        <w:tc>
          <w:tcPr>
            <w:tcW w:w="597" w:type="pct"/>
            <w:tcBorders>
              <w:top w:val="nil"/>
              <w:left w:val="nil"/>
              <w:bottom w:val="single" w:sz="8" w:space="0" w:color="auto"/>
              <w:right w:val="single" w:sz="8" w:space="0" w:color="auto"/>
            </w:tcBorders>
            <w:vAlign w:val="center"/>
            <w:hideMark/>
          </w:tcPr>
          <w:p w14:paraId="0E149E3D" w14:textId="77777777" w:rsidR="000E1F24" w:rsidRPr="000E1F24" w:rsidRDefault="000E1F24" w:rsidP="000E1F24">
            <w:pPr>
              <w:spacing w:after="0"/>
              <w:jc w:val="center"/>
              <w:rPr>
                <w:color w:val="000000"/>
                <w:sz w:val="24"/>
              </w:rPr>
            </w:pPr>
            <w:r w:rsidRPr="000E1F24">
              <w:rPr>
                <w:color w:val="000000"/>
                <w:sz w:val="24"/>
              </w:rPr>
              <w:t> </w:t>
            </w:r>
          </w:p>
        </w:tc>
      </w:tr>
      <w:tr w:rsidR="000E1F24" w:rsidRPr="000E1F24" w14:paraId="5DCEDE2F" w14:textId="77777777" w:rsidTr="000E1F24">
        <w:trPr>
          <w:trHeight w:val="320"/>
        </w:trPr>
        <w:tc>
          <w:tcPr>
            <w:tcW w:w="382" w:type="pct"/>
            <w:tcBorders>
              <w:top w:val="nil"/>
              <w:left w:val="single" w:sz="8" w:space="0" w:color="auto"/>
              <w:bottom w:val="single" w:sz="8" w:space="0" w:color="auto"/>
              <w:right w:val="single" w:sz="8" w:space="0" w:color="auto"/>
            </w:tcBorders>
            <w:vAlign w:val="center"/>
            <w:hideMark/>
          </w:tcPr>
          <w:p w14:paraId="5A137988" w14:textId="77777777" w:rsidR="000E1F24" w:rsidRPr="000E1F24" w:rsidRDefault="000E1F24" w:rsidP="000E1F24">
            <w:pPr>
              <w:spacing w:after="0"/>
              <w:jc w:val="center"/>
              <w:rPr>
                <w:color w:val="000000"/>
                <w:sz w:val="24"/>
              </w:rPr>
            </w:pPr>
            <w:r w:rsidRPr="000E1F24">
              <w:rPr>
                <w:color w:val="000000"/>
                <w:sz w:val="24"/>
              </w:rPr>
              <w:t>2B6</w:t>
            </w:r>
          </w:p>
        </w:tc>
        <w:tc>
          <w:tcPr>
            <w:tcW w:w="1035" w:type="pct"/>
            <w:tcBorders>
              <w:top w:val="nil"/>
              <w:left w:val="nil"/>
              <w:bottom w:val="single" w:sz="8" w:space="0" w:color="auto"/>
              <w:right w:val="single" w:sz="8" w:space="0" w:color="auto"/>
            </w:tcBorders>
            <w:vAlign w:val="center"/>
            <w:hideMark/>
          </w:tcPr>
          <w:p w14:paraId="382A32B8" w14:textId="77777777" w:rsidR="000E1F24" w:rsidRPr="000E1F24" w:rsidRDefault="000E1F24" w:rsidP="000E1F24">
            <w:pPr>
              <w:spacing w:after="0"/>
              <w:jc w:val="both"/>
              <w:rPr>
                <w:color w:val="000000"/>
                <w:sz w:val="24"/>
              </w:rPr>
            </w:pPr>
            <w:r w:rsidRPr="000E1F24">
              <w:rPr>
                <w:color w:val="000000"/>
                <w:sz w:val="24"/>
              </w:rPr>
              <w:t>Sản xuất titanium dioxide</w:t>
            </w:r>
          </w:p>
        </w:tc>
        <w:tc>
          <w:tcPr>
            <w:tcW w:w="597" w:type="pct"/>
            <w:tcBorders>
              <w:top w:val="nil"/>
              <w:left w:val="nil"/>
              <w:bottom w:val="single" w:sz="8" w:space="0" w:color="auto"/>
              <w:right w:val="single" w:sz="8" w:space="0" w:color="auto"/>
            </w:tcBorders>
            <w:vAlign w:val="center"/>
            <w:hideMark/>
          </w:tcPr>
          <w:p w14:paraId="45E88E4A"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05A797BC"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0974BB87"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5E4ACE4F"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76D9833D"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118CB380" w14:textId="77777777" w:rsidR="000E1F24" w:rsidRPr="000E1F24" w:rsidRDefault="000E1F24" w:rsidP="000E1F24">
            <w:pPr>
              <w:spacing w:after="0"/>
              <w:jc w:val="center"/>
              <w:rPr>
                <w:color w:val="000000"/>
                <w:sz w:val="24"/>
              </w:rPr>
            </w:pPr>
            <w:r w:rsidRPr="000E1F24">
              <w:rPr>
                <w:color w:val="000000"/>
                <w:sz w:val="24"/>
              </w:rPr>
              <w:t xml:space="preserve">  NO  </w:t>
            </w:r>
          </w:p>
        </w:tc>
      </w:tr>
      <w:tr w:rsidR="000E1F24" w:rsidRPr="000E1F24" w14:paraId="1315824A" w14:textId="77777777" w:rsidTr="000E1F24">
        <w:trPr>
          <w:trHeight w:val="320"/>
        </w:trPr>
        <w:tc>
          <w:tcPr>
            <w:tcW w:w="382" w:type="pct"/>
            <w:tcBorders>
              <w:top w:val="nil"/>
              <w:left w:val="single" w:sz="8" w:space="0" w:color="auto"/>
              <w:bottom w:val="single" w:sz="8" w:space="0" w:color="auto"/>
              <w:right w:val="single" w:sz="8" w:space="0" w:color="auto"/>
            </w:tcBorders>
            <w:vAlign w:val="center"/>
            <w:hideMark/>
          </w:tcPr>
          <w:p w14:paraId="642EA31D" w14:textId="77777777" w:rsidR="000E1F24" w:rsidRPr="000E1F24" w:rsidRDefault="000E1F24" w:rsidP="000E1F24">
            <w:pPr>
              <w:spacing w:after="0"/>
              <w:jc w:val="center"/>
              <w:rPr>
                <w:color w:val="000000"/>
                <w:sz w:val="24"/>
              </w:rPr>
            </w:pPr>
            <w:r w:rsidRPr="000E1F24">
              <w:rPr>
                <w:color w:val="000000"/>
                <w:sz w:val="24"/>
              </w:rPr>
              <w:t>2B7</w:t>
            </w:r>
          </w:p>
        </w:tc>
        <w:tc>
          <w:tcPr>
            <w:tcW w:w="1035" w:type="pct"/>
            <w:tcBorders>
              <w:top w:val="nil"/>
              <w:left w:val="nil"/>
              <w:bottom w:val="single" w:sz="8" w:space="0" w:color="auto"/>
              <w:right w:val="single" w:sz="8" w:space="0" w:color="auto"/>
            </w:tcBorders>
            <w:vAlign w:val="center"/>
            <w:hideMark/>
          </w:tcPr>
          <w:p w14:paraId="6C347AE8" w14:textId="77777777" w:rsidR="000E1F24" w:rsidRPr="000E1F24" w:rsidRDefault="000E1F24" w:rsidP="000E1F24">
            <w:pPr>
              <w:spacing w:after="0"/>
              <w:jc w:val="both"/>
              <w:rPr>
                <w:color w:val="000000"/>
                <w:sz w:val="24"/>
              </w:rPr>
            </w:pPr>
            <w:r w:rsidRPr="000E1F24">
              <w:rPr>
                <w:color w:val="000000"/>
                <w:sz w:val="24"/>
              </w:rPr>
              <w:t>Sản xuất Soda Ash</w:t>
            </w:r>
          </w:p>
        </w:tc>
        <w:tc>
          <w:tcPr>
            <w:tcW w:w="597" w:type="pct"/>
            <w:tcBorders>
              <w:top w:val="nil"/>
              <w:left w:val="nil"/>
              <w:bottom w:val="single" w:sz="8" w:space="0" w:color="auto"/>
              <w:right w:val="single" w:sz="8" w:space="0" w:color="auto"/>
            </w:tcBorders>
            <w:vAlign w:val="center"/>
            <w:hideMark/>
          </w:tcPr>
          <w:p w14:paraId="345BFB49"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47C3F3AA"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436799EC"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7888D26A"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33FD2AFD"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1266F6C4" w14:textId="77777777" w:rsidR="000E1F24" w:rsidRPr="000E1F24" w:rsidRDefault="000E1F24" w:rsidP="000E1F24">
            <w:pPr>
              <w:spacing w:after="0"/>
              <w:jc w:val="center"/>
              <w:rPr>
                <w:color w:val="000000"/>
                <w:sz w:val="24"/>
              </w:rPr>
            </w:pPr>
            <w:r w:rsidRPr="000E1F24">
              <w:rPr>
                <w:color w:val="000000"/>
                <w:sz w:val="24"/>
              </w:rPr>
              <w:t xml:space="preserve">  NO  </w:t>
            </w:r>
          </w:p>
        </w:tc>
      </w:tr>
      <w:tr w:rsidR="000E1F24" w:rsidRPr="000E1F24" w14:paraId="3EF59982" w14:textId="77777777" w:rsidTr="000E1F24">
        <w:trPr>
          <w:trHeight w:val="630"/>
        </w:trPr>
        <w:tc>
          <w:tcPr>
            <w:tcW w:w="382" w:type="pct"/>
            <w:tcBorders>
              <w:top w:val="nil"/>
              <w:left w:val="single" w:sz="8" w:space="0" w:color="auto"/>
              <w:bottom w:val="single" w:sz="8" w:space="0" w:color="auto"/>
              <w:right w:val="single" w:sz="8" w:space="0" w:color="auto"/>
            </w:tcBorders>
            <w:vAlign w:val="center"/>
            <w:hideMark/>
          </w:tcPr>
          <w:p w14:paraId="3B34167E" w14:textId="77777777" w:rsidR="000E1F24" w:rsidRPr="000E1F24" w:rsidRDefault="000E1F24" w:rsidP="000E1F24">
            <w:pPr>
              <w:spacing w:after="0"/>
              <w:jc w:val="center"/>
              <w:rPr>
                <w:color w:val="000000"/>
                <w:sz w:val="24"/>
              </w:rPr>
            </w:pPr>
            <w:r w:rsidRPr="000E1F24">
              <w:rPr>
                <w:color w:val="000000"/>
                <w:sz w:val="24"/>
              </w:rPr>
              <w:t>2B8</w:t>
            </w:r>
          </w:p>
        </w:tc>
        <w:tc>
          <w:tcPr>
            <w:tcW w:w="1035" w:type="pct"/>
            <w:tcBorders>
              <w:top w:val="nil"/>
              <w:left w:val="nil"/>
              <w:bottom w:val="single" w:sz="8" w:space="0" w:color="auto"/>
              <w:right w:val="single" w:sz="8" w:space="0" w:color="auto"/>
            </w:tcBorders>
            <w:vAlign w:val="center"/>
            <w:hideMark/>
          </w:tcPr>
          <w:p w14:paraId="584FAFCC" w14:textId="77777777" w:rsidR="000E1F24" w:rsidRPr="000E1F24" w:rsidRDefault="000E1F24" w:rsidP="000E1F24">
            <w:pPr>
              <w:spacing w:after="0"/>
              <w:jc w:val="both"/>
              <w:rPr>
                <w:color w:val="000000"/>
                <w:sz w:val="24"/>
              </w:rPr>
            </w:pPr>
            <w:r w:rsidRPr="000E1F24">
              <w:rPr>
                <w:color w:val="000000"/>
                <w:sz w:val="24"/>
              </w:rPr>
              <w:t>Hóa dầu và sản xuất muội than</w:t>
            </w:r>
          </w:p>
        </w:tc>
        <w:tc>
          <w:tcPr>
            <w:tcW w:w="597" w:type="pct"/>
            <w:tcBorders>
              <w:top w:val="nil"/>
              <w:left w:val="nil"/>
              <w:bottom w:val="single" w:sz="8" w:space="0" w:color="auto"/>
              <w:right w:val="single" w:sz="8" w:space="0" w:color="auto"/>
            </w:tcBorders>
            <w:vAlign w:val="center"/>
            <w:hideMark/>
          </w:tcPr>
          <w:p w14:paraId="0417FEA7"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27910278"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0118791C"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22EACD8A"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24DBDA9D"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215E6FD9" w14:textId="77777777" w:rsidR="000E1F24" w:rsidRPr="000E1F24" w:rsidRDefault="000E1F24" w:rsidP="000E1F24">
            <w:pPr>
              <w:spacing w:after="0"/>
              <w:jc w:val="center"/>
              <w:rPr>
                <w:color w:val="000000"/>
                <w:sz w:val="24"/>
              </w:rPr>
            </w:pPr>
            <w:r w:rsidRPr="000E1F24">
              <w:rPr>
                <w:color w:val="000000"/>
                <w:sz w:val="24"/>
              </w:rPr>
              <w:t xml:space="preserve">  NO  </w:t>
            </w:r>
          </w:p>
        </w:tc>
      </w:tr>
      <w:tr w:rsidR="000E1F24" w:rsidRPr="000E1F24" w14:paraId="24811864" w14:textId="77777777" w:rsidTr="000E1F24">
        <w:trPr>
          <w:trHeight w:val="630"/>
        </w:trPr>
        <w:tc>
          <w:tcPr>
            <w:tcW w:w="382" w:type="pct"/>
            <w:tcBorders>
              <w:top w:val="nil"/>
              <w:left w:val="single" w:sz="8" w:space="0" w:color="auto"/>
              <w:bottom w:val="single" w:sz="8" w:space="0" w:color="auto"/>
              <w:right w:val="single" w:sz="8" w:space="0" w:color="auto"/>
            </w:tcBorders>
            <w:vAlign w:val="center"/>
            <w:hideMark/>
          </w:tcPr>
          <w:p w14:paraId="6F0EDEDC" w14:textId="77777777" w:rsidR="000E1F24" w:rsidRPr="000E1F24" w:rsidRDefault="000E1F24" w:rsidP="000E1F24">
            <w:pPr>
              <w:spacing w:after="0"/>
              <w:jc w:val="center"/>
              <w:rPr>
                <w:color w:val="000000"/>
                <w:sz w:val="24"/>
              </w:rPr>
            </w:pPr>
            <w:r w:rsidRPr="000E1F24">
              <w:rPr>
                <w:color w:val="000000"/>
                <w:sz w:val="24"/>
              </w:rPr>
              <w:t>2B9</w:t>
            </w:r>
          </w:p>
        </w:tc>
        <w:tc>
          <w:tcPr>
            <w:tcW w:w="1035" w:type="pct"/>
            <w:tcBorders>
              <w:top w:val="nil"/>
              <w:left w:val="nil"/>
              <w:bottom w:val="single" w:sz="8" w:space="0" w:color="auto"/>
              <w:right w:val="single" w:sz="8" w:space="0" w:color="auto"/>
            </w:tcBorders>
            <w:vAlign w:val="center"/>
            <w:hideMark/>
          </w:tcPr>
          <w:p w14:paraId="2888A325" w14:textId="77777777" w:rsidR="000E1F24" w:rsidRPr="000E1F24" w:rsidRDefault="000E1F24" w:rsidP="000E1F24">
            <w:pPr>
              <w:spacing w:after="0"/>
              <w:jc w:val="both"/>
              <w:rPr>
                <w:color w:val="000000"/>
                <w:sz w:val="24"/>
              </w:rPr>
            </w:pPr>
            <w:r w:rsidRPr="000E1F24">
              <w:rPr>
                <w:color w:val="000000"/>
                <w:sz w:val="24"/>
              </w:rPr>
              <w:t>Sản xuất hóa chất huỳnh quang</w:t>
            </w:r>
          </w:p>
        </w:tc>
        <w:tc>
          <w:tcPr>
            <w:tcW w:w="597" w:type="pct"/>
            <w:tcBorders>
              <w:top w:val="nil"/>
              <w:left w:val="nil"/>
              <w:bottom w:val="single" w:sz="8" w:space="0" w:color="auto"/>
              <w:right w:val="single" w:sz="8" w:space="0" w:color="auto"/>
            </w:tcBorders>
            <w:vAlign w:val="center"/>
            <w:hideMark/>
          </w:tcPr>
          <w:p w14:paraId="1CE79AC9"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7C29CA69"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6A472397"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462D4507"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51BDE9F8"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7DC5B36B" w14:textId="77777777" w:rsidR="000E1F24" w:rsidRPr="000E1F24" w:rsidRDefault="000E1F24" w:rsidP="000E1F24">
            <w:pPr>
              <w:spacing w:after="0"/>
              <w:jc w:val="center"/>
              <w:rPr>
                <w:color w:val="000000"/>
                <w:sz w:val="24"/>
              </w:rPr>
            </w:pPr>
            <w:r w:rsidRPr="000E1F24">
              <w:rPr>
                <w:color w:val="000000"/>
                <w:sz w:val="24"/>
              </w:rPr>
              <w:t xml:space="preserve">  NO  </w:t>
            </w:r>
          </w:p>
        </w:tc>
      </w:tr>
      <w:tr w:rsidR="000E1F24" w:rsidRPr="000E1F24" w14:paraId="2232ECF8" w14:textId="77777777" w:rsidTr="000E1F24">
        <w:trPr>
          <w:trHeight w:val="310"/>
        </w:trPr>
        <w:tc>
          <w:tcPr>
            <w:tcW w:w="382" w:type="pct"/>
            <w:vMerge w:val="restart"/>
            <w:tcBorders>
              <w:top w:val="nil"/>
              <w:left w:val="single" w:sz="8" w:space="0" w:color="auto"/>
              <w:bottom w:val="single" w:sz="8" w:space="0" w:color="000000"/>
              <w:right w:val="single" w:sz="8" w:space="0" w:color="auto"/>
            </w:tcBorders>
            <w:vAlign w:val="center"/>
            <w:hideMark/>
          </w:tcPr>
          <w:p w14:paraId="07918C5F" w14:textId="77777777" w:rsidR="000E1F24" w:rsidRPr="000E1F24" w:rsidRDefault="000E1F24" w:rsidP="000E1F24">
            <w:pPr>
              <w:spacing w:after="0"/>
              <w:jc w:val="center"/>
              <w:rPr>
                <w:color w:val="000000"/>
                <w:sz w:val="24"/>
              </w:rPr>
            </w:pPr>
            <w:r w:rsidRPr="000E1F24">
              <w:rPr>
                <w:color w:val="000000"/>
                <w:sz w:val="24"/>
              </w:rPr>
              <w:t>2B10</w:t>
            </w:r>
          </w:p>
        </w:tc>
        <w:tc>
          <w:tcPr>
            <w:tcW w:w="1035" w:type="pct"/>
            <w:vMerge w:val="restart"/>
            <w:tcBorders>
              <w:top w:val="nil"/>
              <w:left w:val="single" w:sz="8" w:space="0" w:color="auto"/>
              <w:bottom w:val="single" w:sz="8" w:space="0" w:color="000000"/>
              <w:right w:val="single" w:sz="8" w:space="0" w:color="auto"/>
            </w:tcBorders>
            <w:vAlign w:val="center"/>
            <w:hideMark/>
          </w:tcPr>
          <w:p w14:paraId="75C2DC65" w14:textId="77777777" w:rsidR="000E1F24" w:rsidRPr="000E1F24" w:rsidRDefault="000E1F24" w:rsidP="000E1F24">
            <w:pPr>
              <w:spacing w:after="0"/>
              <w:jc w:val="both"/>
              <w:rPr>
                <w:color w:val="000000"/>
                <w:sz w:val="24"/>
              </w:rPr>
            </w:pPr>
            <w:r w:rsidRPr="000E1F24">
              <w:rPr>
                <w:color w:val="000000"/>
                <w:sz w:val="24"/>
              </w:rPr>
              <w:t>Sản xuất công nghiệp hóa chất khác</w:t>
            </w:r>
          </w:p>
        </w:tc>
        <w:tc>
          <w:tcPr>
            <w:tcW w:w="597" w:type="pct"/>
            <w:vMerge w:val="restart"/>
            <w:tcBorders>
              <w:top w:val="nil"/>
              <w:left w:val="single" w:sz="8" w:space="0" w:color="auto"/>
              <w:bottom w:val="single" w:sz="8" w:space="0" w:color="000000"/>
              <w:right w:val="single" w:sz="8" w:space="0" w:color="auto"/>
            </w:tcBorders>
            <w:vAlign w:val="center"/>
            <w:hideMark/>
          </w:tcPr>
          <w:p w14:paraId="4F8DFE42" w14:textId="77777777" w:rsidR="000E1F24" w:rsidRPr="000E1F24" w:rsidRDefault="000E1F24" w:rsidP="000E1F24">
            <w:pPr>
              <w:spacing w:after="0"/>
              <w:jc w:val="center"/>
              <w:rPr>
                <w:color w:val="000000"/>
                <w:sz w:val="24"/>
              </w:rPr>
            </w:pPr>
            <w:r w:rsidRPr="000E1F24">
              <w:rPr>
                <w:color w:val="000000"/>
                <w:sz w:val="24"/>
              </w:rPr>
              <w:t xml:space="preserve"> NE </w:t>
            </w:r>
          </w:p>
        </w:tc>
        <w:tc>
          <w:tcPr>
            <w:tcW w:w="597" w:type="pct"/>
            <w:tcBorders>
              <w:top w:val="nil"/>
              <w:left w:val="nil"/>
              <w:bottom w:val="nil"/>
              <w:right w:val="single" w:sz="8" w:space="0" w:color="auto"/>
            </w:tcBorders>
            <w:vAlign w:val="center"/>
            <w:hideMark/>
          </w:tcPr>
          <w:p w14:paraId="156015A7" w14:textId="77777777" w:rsidR="000E1F24" w:rsidRPr="000E1F24" w:rsidRDefault="000E1F24" w:rsidP="000E1F24">
            <w:pPr>
              <w:spacing w:after="0"/>
              <w:jc w:val="center"/>
              <w:rPr>
                <w:color w:val="000000"/>
                <w:sz w:val="24"/>
              </w:rPr>
            </w:pPr>
            <w:r w:rsidRPr="000E1F24">
              <w:rPr>
                <w:color w:val="000000"/>
                <w:sz w:val="24"/>
              </w:rPr>
              <w:t> </w:t>
            </w:r>
          </w:p>
        </w:tc>
        <w:tc>
          <w:tcPr>
            <w:tcW w:w="597" w:type="pct"/>
            <w:tcBorders>
              <w:top w:val="nil"/>
              <w:left w:val="nil"/>
              <w:bottom w:val="nil"/>
              <w:right w:val="single" w:sz="8" w:space="0" w:color="auto"/>
            </w:tcBorders>
            <w:vAlign w:val="center"/>
            <w:hideMark/>
          </w:tcPr>
          <w:p w14:paraId="222B5BD2" w14:textId="77777777" w:rsidR="000E1F24" w:rsidRPr="000E1F24" w:rsidRDefault="000E1F24" w:rsidP="000E1F24">
            <w:pPr>
              <w:spacing w:after="0"/>
              <w:jc w:val="center"/>
              <w:rPr>
                <w:color w:val="000000"/>
                <w:sz w:val="24"/>
              </w:rPr>
            </w:pPr>
            <w:r w:rsidRPr="000E1F24">
              <w:rPr>
                <w:color w:val="000000"/>
                <w:sz w:val="24"/>
              </w:rPr>
              <w:t> </w:t>
            </w:r>
          </w:p>
        </w:tc>
        <w:tc>
          <w:tcPr>
            <w:tcW w:w="597" w:type="pct"/>
            <w:tcBorders>
              <w:top w:val="nil"/>
              <w:left w:val="nil"/>
              <w:bottom w:val="nil"/>
              <w:right w:val="single" w:sz="8" w:space="0" w:color="auto"/>
            </w:tcBorders>
            <w:vAlign w:val="center"/>
            <w:hideMark/>
          </w:tcPr>
          <w:p w14:paraId="746E4AF2" w14:textId="77777777" w:rsidR="000E1F24" w:rsidRPr="000E1F24" w:rsidRDefault="000E1F24" w:rsidP="000E1F24">
            <w:pPr>
              <w:spacing w:after="0"/>
              <w:jc w:val="center"/>
              <w:rPr>
                <w:color w:val="000000"/>
                <w:sz w:val="24"/>
              </w:rPr>
            </w:pPr>
            <w:r w:rsidRPr="000E1F24">
              <w:rPr>
                <w:color w:val="000000"/>
                <w:sz w:val="24"/>
              </w:rPr>
              <w:t> </w:t>
            </w:r>
          </w:p>
        </w:tc>
        <w:tc>
          <w:tcPr>
            <w:tcW w:w="597" w:type="pct"/>
            <w:tcBorders>
              <w:top w:val="nil"/>
              <w:left w:val="nil"/>
              <w:bottom w:val="nil"/>
              <w:right w:val="single" w:sz="8" w:space="0" w:color="auto"/>
            </w:tcBorders>
            <w:vAlign w:val="center"/>
            <w:hideMark/>
          </w:tcPr>
          <w:p w14:paraId="463E26F1" w14:textId="77777777" w:rsidR="000E1F24" w:rsidRPr="000E1F24" w:rsidRDefault="000E1F24" w:rsidP="000E1F24">
            <w:pPr>
              <w:spacing w:after="0"/>
              <w:jc w:val="center"/>
              <w:rPr>
                <w:color w:val="000000"/>
                <w:sz w:val="24"/>
              </w:rPr>
            </w:pPr>
            <w:r w:rsidRPr="000E1F24">
              <w:rPr>
                <w:color w:val="000000"/>
                <w:sz w:val="24"/>
              </w:rPr>
              <w:t> </w:t>
            </w:r>
          </w:p>
        </w:tc>
        <w:tc>
          <w:tcPr>
            <w:tcW w:w="597" w:type="pct"/>
            <w:tcBorders>
              <w:top w:val="nil"/>
              <w:left w:val="nil"/>
              <w:bottom w:val="nil"/>
              <w:right w:val="single" w:sz="8" w:space="0" w:color="auto"/>
            </w:tcBorders>
            <w:vAlign w:val="center"/>
            <w:hideMark/>
          </w:tcPr>
          <w:p w14:paraId="5968BD4C" w14:textId="77777777" w:rsidR="000E1F24" w:rsidRPr="000E1F24" w:rsidRDefault="000E1F24" w:rsidP="000E1F24">
            <w:pPr>
              <w:spacing w:after="0"/>
              <w:jc w:val="center"/>
              <w:rPr>
                <w:color w:val="000000"/>
                <w:sz w:val="24"/>
              </w:rPr>
            </w:pPr>
            <w:r w:rsidRPr="000E1F24">
              <w:rPr>
                <w:color w:val="000000"/>
                <w:sz w:val="24"/>
              </w:rPr>
              <w:t> </w:t>
            </w:r>
          </w:p>
        </w:tc>
      </w:tr>
      <w:tr w:rsidR="000E1F24" w:rsidRPr="000E1F24" w14:paraId="6A16E318" w14:textId="77777777" w:rsidTr="000E1F24">
        <w:trPr>
          <w:trHeight w:val="320"/>
        </w:trPr>
        <w:tc>
          <w:tcPr>
            <w:tcW w:w="382" w:type="pct"/>
            <w:vMerge/>
            <w:tcBorders>
              <w:top w:val="nil"/>
              <w:left w:val="single" w:sz="8" w:space="0" w:color="auto"/>
              <w:bottom w:val="single" w:sz="8" w:space="0" w:color="000000"/>
              <w:right w:val="single" w:sz="8" w:space="0" w:color="auto"/>
            </w:tcBorders>
            <w:vAlign w:val="center"/>
            <w:hideMark/>
          </w:tcPr>
          <w:p w14:paraId="16B9B033" w14:textId="77777777" w:rsidR="000E1F24" w:rsidRPr="000E1F24" w:rsidRDefault="000E1F24" w:rsidP="000E1F24">
            <w:pPr>
              <w:spacing w:after="0"/>
              <w:rPr>
                <w:color w:val="000000"/>
                <w:sz w:val="24"/>
              </w:rPr>
            </w:pPr>
          </w:p>
        </w:tc>
        <w:tc>
          <w:tcPr>
            <w:tcW w:w="1035" w:type="pct"/>
            <w:vMerge/>
            <w:tcBorders>
              <w:top w:val="nil"/>
              <w:left w:val="single" w:sz="8" w:space="0" w:color="auto"/>
              <w:bottom w:val="single" w:sz="8" w:space="0" w:color="000000"/>
              <w:right w:val="single" w:sz="8" w:space="0" w:color="auto"/>
            </w:tcBorders>
            <w:vAlign w:val="center"/>
            <w:hideMark/>
          </w:tcPr>
          <w:p w14:paraId="6CA960A7" w14:textId="77777777" w:rsidR="000E1F24" w:rsidRPr="000E1F24" w:rsidRDefault="000E1F24" w:rsidP="000E1F24">
            <w:pPr>
              <w:spacing w:after="0"/>
              <w:rPr>
                <w:color w:val="000000"/>
                <w:sz w:val="24"/>
              </w:rPr>
            </w:pPr>
          </w:p>
        </w:tc>
        <w:tc>
          <w:tcPr>
            <w:tcW w:w="597" w:type="pct"/>
            <w:vMerge/>
            <w:tcBorders>
              <w:top w:val="nil"/>
              <w:left w:val="single" w:sz="8" w:space="0" w:color="auto"/>
              <w:bottom w:val="single" w:sz="8" w:space="0" w:color="000000"/>
              <w:right w:val="single" w:sz="8" w:space="0" w:color="auto"/>
            </w:tcBorders>
            <w:vAlign w:val="center"/>
            <w:hideMark/>
          </w:tcPr>
          <w:p w14:paraId="38EDD57D" w14:textId="77777777" w:rsidR="000E1F24" w:rsidRPr="000E1F24" w:rsidRDefault="000E1F24" w:rsidP="000E1F24">
            <w:pPr>
              <w:spacing w:after="0"/>
              <w:rPr>
                <w:color w:val="000000"/>
                <w:sz w:val="24"/>
              </w:rPr>
            </w:pPr>
          </w:p>
        </w:tc>
        <w:tc>
          <w:tcPr>
            <w:tcW w:w="597" w:type="pct"/>
            <w:tcBorders>
              <w:top w:val="nil"/>
              <w:left w:val="nil"/>
              <w:bottom w:val="single" w:sz="8" w:space="0" w:color="auto"/>
              <w:right w:val="single" w:sz="8" w:space="0" w:color="auto"/>
            </w:tcBorders>
            <w:vAlign w:val="center"/>
            <w:hideMark/>
          </w:tcPr>
          <w:p w14:paraId="1723E8C4" w14:textId="77777777" w:rsidR="000E1F24" w:rsidRPr="000E1F24" w:rsidRDefault="000E1F24" w:rsidP="000E1F24">
            <w:pPr>
              <w:spacing w:after="0"/>
              <w:jc w:val="center"/>
              <w:rPr>
                <w:color w:val="000000"/>
                <w:sz w:val="24"/>
              </w:rPr>
            </w:pPr>
            <w:r w:rsidRPr="000E1F24">
              <w:rPr>
                <w:color w:val="000000"/>
                <w:sz w:val="24"/>
              </w:rPr>
              <w:t xml:space="preserve"> NE </w:t>
            </w:r>
          </w:p>
        </w:tc>
        <w:tc>
          <w:tcPr>
            <w:tcW w:w="597" w:type="pct"/>
            <w:tcBorders>
              <w:top w:val="nil"/>
              <w:left w:val="nil"/>
              <w:bottom w:val="single" w:sz="8" w:space="0" w:color="auto"/>
              <w:right w:val="single" w:sz="8" w:space="0" w:color="auto"/>
            </w:tcBorders>
            <w:vAlign w:val="center"/>
            <w:hideMark/>
          </w:tcPr>
          <w:p w14:paraId="57A55E33" w14:textId="77777777" w:rsidR="000E1F24" w:rsidRPr="000E1F24" w:rsidRDefault="000E1F24" w:rsidP="000E1F24">
            <w:pPr>
              <w:spacing w:after="0"/>
              <w:jc w:val="center"/>
              <w:rPr>
                <w:color w:val="000000"/>
                <w:sz w:val="24"/>
              </w:rPr>
            </w:pPr>
            <w:r w:rsidRPr="000E1F24">
              <w:rPr>
                <w:color w:val="000000"/>
                <w:sz w:val="24"/>
              </w:rPr>
              <w:t xml:space="preserve"> NE </w:t>
            </w:r>
          </w:p>
        </w:tc>
        <w:tc>
          <w:tcPr>
            <w:tcW w:w="597" w:type="pct"/>
            <w:tcBorders>
              <w:top w:val="nil"/>
              <w:left w:val="nil"/>
              <w:bottom w:val="single" w:sz="8" w:space="0" w:color="auto"/>
              <w:right w:val="single" w:sz="8" w:space="0" w:color="auto"/>
            </w:tcBorders>
            <w:vAlign w:val="center"/>
            <w:hideMark/>
          </w:tcPr>
          <w:p w14:paraId="7E1BB0CD" w14:textId="77777777" w:rsidR="000E1F24" w:rsidRPr="000E1F24" w:rsidRDefault="000E1F24" w:rsidP="000E1F24">
            <w:pPr>
              <w:spacing w:after="0"/>
              <w:jc w:val="center"/>
              <w:rPr>
                <w:color w:val="000000"/>
                <w:sz w:val="24"/>
              </w:rPr>
            </w:pPr>
            <w:r w:rsidRPr="000E1F24">
              <w:rPr>
                <w:color w:val="000000"/>
                <w:sz w:val="24"/>
              </w:rPr>
              <w:t xml:space="preserve"> NE </w:t>
            </w:r>
          </w:p>
        </w:tc>
        <w:tc>
          <w:tcPr>
            <w:tcW w:w="597" w:type="pct"/>
            <w:tcBorders>
              <w:top w:val="nil"/>
              <w:left w:val="nil"/>
              <w:bottom w:val="single" w:sz="8" w:space="0" w:color="auto"/>
              <w:right w:val="single" w:sz="8" w:space="0" w:color="auto"/>
            </w:tcBorders>
            <w:vAlign w:val="center"/>
            <w:hideMark/>
          </w:tcPr>
          <w:p w14:paraId="075AA65B" w14:textId="77777777" w:rsidR="000E1F24" w:rsidRPr="000E1F24" w:rsidRDefault="000E1F24" w:rsidP="000E1F24">
            <w:pPr>
              <w:spacing w:after="0"/>
              <w:jc w:val="center"/>
              <w:rPr>
                <w:color w:val="000000"/>
                <w:sz w:val="24"/>
              </w:rPr>
            </w:pPr>
            <w:r w:rsidRPr="000E1F24">
              <w:rPr>
                <w:color w:val="000000"/>
                <w:sz w:val="24"/>
              </w:rPr>
              <w:t xml:space="preserve"> NE </w:t>
            </w:r>
          </w:p>
        </w:tc>
        <w:tc>
          <w:tcPr>
            <w:tcW w:w="597" w:type="pct"/>
            <w:tcBorders>
              <w:top w:val="nil"/>
              <w:left w:val="nil"/>
              <w:bottom w:val="single" w:sz="8" w:space="0" w:color="auto"/>
              <w:right w:val="single" w:sz="8" w:space="0" w:color="auto"/>
            </w:tcBorders>
            <w:vAlign w:val="center"/>
            <w:hideMark/>
          </w:tcPr>
          <w:p w14:paraId="3BACAA87" w14:textId="77777777" w:rsidR="000E1F24" w:rsidRPr="000E1F24" w:rsidRDefault="000E1F24" w:rsidP="000E1F24">
            <w:pPr>
              <w:spacing w:after="0"/>
              <w:jc w:val="center"/>
              <w:rPr>
                <w:color w:val="000000"/>
                <w:sz w:val="24"/>
              </w:rPr>
            </w:pPr>
            <w:r w:rsidRPr="000E1F24">
              <w:rPr>
                <w:color w:val="000000"/>
                <w:sz w:val="24"/>
              </w:rPr>
              <w:t xml:space="preserve">  NE  </w:t>
            </w:r>
          </w:p>
        </w:tc>
      </w:tr>
      <w:tr w:rsidR="000E1F24" w:rsidRPr="000E1F24" w14:paraId="5F6AE56D" w14:textId="77777777" w:rsidTr="000E1F24">
        <w:trPr>
          <w:trHeight w:val="320"/>
        </w:trPr>
        <w:tc>
          <w:tcPr>
            <w:tcW w:w="382" w:type="pct"/>
            <w:tcBorders>
              <w:top w:val="nil"/>
              <w:left w:val="single" w:sz="8" w:space="0" w:color="auto"/>
              <w:bottom w:val="single" w:sz="8" w:space="0" w:color="auto"/>
              <w:right w:val="single" w:sz="8" w:space="0" w:color="auto"/>
            </w:tcBorders>
            <w:shd w:val="clear" w:color="000000" w:fill="FFF2CC"/>
            <w:vAlign w:val="center"/>
            <w:hideMark/>
          </w:tcPr>
          <w:p w14:paraId="0B12F8B2" w14:textId="77777777" w:rsidR="000E1F24" w:rsidRPr="000E1F24" w:rsidRDefault="000E1F24" w:rsidP="000E1F24">
            <w:pPr>
              <w:spacing w:after="0"/>
              <w:jc w:val="center"/>
              <w:rPr>
                <w:color w:val="000000"/>
                <w:sz w:val="24"/>
              </w:rPr>
            </w:pPr>
            <w:r w:rsidRPr="000E1F24">
              <w:rPr>
                <w:color w:val="000000"/>
                <w:sz w:val="24"/>
              </w:rPr>
              <w:t>2C</w:t>
            </w:r>
          </w:p>
        </w:tc>
        <w:tc>
          <w:tcPr>
            <w:tcW w:w="1035" w:type="pct"/>
            <w:tcBorders>
              <w:top w:val="nil"/>
              <w:left w:val="nil"/>
              <w:bottom w:val="single" w:sz="8" w:space="0" w:color="auto"/>
              <w:right w:val="single" w:sz="8" w:space="0" w:color="auto"/>
            </w:tcBorders>
            <w:shd w:val="clear" w:color="000000" w:fill="FFF2CC"/>
            <w:vAlign w:val="center"/>
            <w:hideMark/>
          </w:tcPr>
          <w:p w14:paraId="71DB8A7F" w14:textId="77777777" w:rsidR="000E1F24" w:rsidRPr="000E1F24" w:rsidRDefault="000E1F24" w:rsidP="000E1F24">
            <w:pPr>
              <w:spacing w:after="0"/>
              <w:jc w:val="both"/>
              <w:rPr>
                <w:color w:val="000000"/>
                <w:sz w:val="24"/>
              </w:rPr>
            </w:pPr>
            <w:r w:rsidRPr="000E1F24">
              <w:rPr>
                <w:color w:val="000000"/>
                <w:sz w:val="24"/>
              </w:rPr>
              <w:t>Luyện kim</w:t>
            </w:r>
          </w:p>
        </w:tc>
        <w:tc>
          <w:tcPr>
            <w:tcW w:w="597" w:type="pct"/>
            <w:tcBorders>
              <w:top w:val="nil"/>
              <w:left w:val="nil"/>
              <w:bottom w:val="single" w:sz="8" w:space="0" w:color="auto"/>
              <w:right w:val="single" w:sz="8" w:space="0" w:color="auto"/>
            </w:tcBorders>
            <w:shd w:val="clear" w:color="000000" w:fill="FFF2CC"/>
            <w:vAlign w:val="center"/>
            <w:hideMark/>
          </w:tcPr>
          <w:p w14:paraId="0E5D0F12" w14:textId="28D0364E" w:rsidR="000E1F24" w:rsidRPr="000E1F24" w:rsidRDefault="000E1F24" w:rsidP="000E1F24">
            <w:pPr>
              <w:spacing w:after="0"/>
              <w:jc w:val="right"/>
              <w:rPr>
                <w:color w:val="000000"/>
                <w:sz w:val="24"/>
              </w:rPr>
            </w:pPr>
            <w:r w:rsidRPr="000E1F24">
              <w:rPr>
                <w:color w:val="000000"/>
                <w:sz w:val="24"/>
              </w:rPr>
              <w:t xml:space="preserve">      23</w:t>
            </w:r>
            <w:r>
              <w:rPr>
                <w:color w:val="000000"/>
                <w:sz w:val="24"/>
              </w:rPr>
              <w:t>.</w:t>
            </w:r>
            <w:r w:rsidRPr="000E1F24">
              <w:rPr>
                <w:color w:val="000000"/>
                <w:sz w:val="24"/>
              </w:rPr>
              <w:t>962</w:t>
            </w:r>
            <w:r>
              <w:rPr>
                <w:color w:val="000000"/>
                <w:sz w:val="24"/>
              </w:rPr>
              <w:t>,</w:t>
            </w:r>
            <w:r w:rsidRPr="000E1F24">
              <w:rPr>
                <w:color w:val="000000"/>
                <w:sz w:val="24"/>
              </w:rPr>
              <w:t xml:space="preserve">42 </w:t>
            </w:r>
          </w:p>
        </w:tc>
        <w:tc>
          <w:tcPr>
            <w:tcW w:w="597" w:type="pct"/>
            <w:tcBorders>
              <w:top w:val="nil"/>
              <w:left w:val="nil"/>
              <w:bottom w:val="single" w:sz="8" w:space="0" w:color="auto"/>
              <w:right w:val="single" w:sz="8" w:space="0" w:color="auto"/>
            </w:tcBorders>
            <w:shd w:val="clear" w:color="000000" w:fill="FFF2CC"/>
            <w:vAlign w:val="center"/>
            <w:hideMark/>
          </w:tcPr>
          <w:p w14:paraId="2317CC6E" w14:textId="77777777" w:rsidR="000E1F24" w:rsidRPr="000E1F24" w:rsidRDefault="000E1F24" w:rsidP="000E1F24">
            <w:pPr>
              <w:spacing w:after="0"/>
              <w:jc w:val="right"/>
              <w:rPr>
                <w:color w:val="000000"/>
                <w:sz w:val="24"/>
              </w:rPr>
            </w:pPr>
            <w:r w:rsidRPr="000E1F24">
              <w:rPr>
                <w:color w:val="000000"/>
                <w:sz w:val="24"/>
              </w:rPr>
              <w:t xml:space="preserve">                   -   </w:t>
            </w:r>
          </w:p>
        </w:tc>
        <w:tc>
          <w:tcPr>
            <w:tcW w:w="597" w:type="pct"/>
            <w:tcBorders>
              <w:top w:val="nil"/>
              <w:left w:val="nil"/>
              <w:bottom w:val="single" w:sz="8" w:space="0" w:color="auto"/>
              <w:right w:val="single" w:sz="8" w:space="0" w:color="auto"/>
            </w:tcBorders>
            <w:shd w:val="clear" w:color="000000" w:fill="FFF2CC"/>
            <w:vAlign w:val="center"/>
            <w:hideMark/>
          </w:tcPr>
          <w:p w14:paraId="630A55DA" w14:textId="77777777" w:rsidR="000E1F24" w:rsidRPr="000E1F24" w:rsidRDefault="000E1F24" w:rsidP="000E1F24">
            <w:pPr>
              <w:spacing w:after="0"/>
              <w:jc w:val="right"/>
              <w:rPr>
                <w:color w:val="000000"/>
                <w:sz w:val="24"/>
              </w:rPr>
            </w:pPr>
            <w:r w:rsidRPr="000E1F24">
              <w:rPr>
                <w:color w:val="000000"/>
                <w:sz w:val="24"/>
              </w:rPr>
              <w:t xml:space="preserve">                   -   </w:t>
            </w:r>
          </w:p>
        </w:tc>
        <w:tc>
          <w:tcPr>
            <w:tcW w:w="597" w:type="pct"/>
            <w:tcBorders>
              <w:top w:val="nil"/>
              <w:left w:val="nil"/>
              <w:bottom w:val="single" w:sz="8" w:space="0" w:color="auto"/>
              <w:right w:val="single" w:sz="8" w:space="0" w:color="auto"/>
            </w:tcBorders>
            <w:shd w:val="clear" w:color="000000" w:fill="FFF2CC"/>
            <w:vAlign w:val="center"/>
            <w:hideMark/>
          </w:tcPr>
          <w:p w14:paraId="1E8C6763" w14:textId="77777777" w:rsidR="000E1F24" w:rsidRPr="000E1F24" w:rsidRDefault="000E1F24" w:rsidP="000E1F24">
            <w:pPr>
              <w:spacing w:after="0"/>
              <w:jc w:val="right"/>
              <w:rPr>
                <w:color w:val="000000"/>
                <w:sz w:val="24"/>
              </w:rPr>
            </w:pPr>
            <w:r w:rsidRPr="000E1F24">
              <w:rPr>
                <w:color w:val="000000"/>
                <w:sz w:val="24"/>
              </w:rPr>
              <w:t xml:space="preserve">                   -   </w:t>
            </w:r>
          </w:p>
        </w:tc>
        <w:tc>
          <w:tcPr>
            <w:tcW w:w="597" w:type="pct"/>
            <w:tcBorders>
              <w:top w:val="nil"/>
              <w:left w:val="nil"/>
              <w:bottom w:val="single" w:sz="8" w:space="0" w:color="auto"/>
              <w:right w:val="single" w:sz="8" w:space="0" w:color="auto"/>
            </w:tcBorders>
            <w:shd w:val="clear" w:color="000000" w:fill="FFF2CC"/>
            <w:vAlign w:val="center"/>
            <w:hideMark/>
          </w:tcPr>
          <w:p w14:paraId="0B66F69E" w14:textId="23034CD8" w:rsidR="000E1F24" w:rsidRPr="000E1F24" w:rsidRDefault="000E1F24" w:rsidP="000E1F24">
            <w:pPr>
              <w:spacing w:after="0"/>
              <w:jc w:val="right"/>
              <w:rPr>
                <w:color w:val="000000"/>
                <w:sz w:val="24"/>
              </w:rPr>
            </w:pPr>
            <w:r w:rsidRPr="000E1F24">
              <w:rPr>
                <w:color w:val="000000"/>
                <w:sz w:val="24"/>
              </w:rPr>
              <w:t xml:space="preserve">      23</w:t>
            </w:r>
            <w:r>
              <w:rPr>
                <w:color w:val="000000"/>
                <w:sz w:val="24"/>
              </w:rPr>
              <w:t>.</w:t>
            </w:r>
            <w:r w:rsidRPr="000E1F24">
              <w:rPr>
                <w:color w:val="000000"/>
                <w:sz w:val="24"/>
              </w:rPr>
              <w:t>962</w:t>
            </w:r>
            <w:r>
              <w:rPr>
                <w:color w:val="000000"/>
                <w:sz w:val="24"/>
              </w:rPr>
              <w:t>,</w:t>
            </w:r>
            <w:r w:rsidRPr="000E1F24">
              <w:rPr>
                <w:color w:val="000000"/>
                <w:sz w:val="24"/>
              </w:rPr>
              <w:t xml:space="preserve">42 </w:t>
            </w:r>
          </w:p>
        </w:tc>
        <w:tc>
          <w:tcPr>
            <w:tcW w:w="597" w:type="pct"/>
            <w:tcBorders>
              <w:top w:val="nil"/>
              <w:left w:val="nil"/>
              <w:bottom w:val="single" w:sz="8" w:space="0" w:color="auto"/>
              <w:right w:val="single" w:sz="8" w:space="0" w:color="auto"/>
            </w:tcBorders>
            <w:shd w:val="clear" w:color="000000" w:fill="FFF2CC"/>
            <w:vAlign w:val="center"/>
            <w:hideMark/>
          </w:tcPr>
          <w:p w14:paraId="080FC0FA" w14:textId="561AC475" w:rsidR="000E1F24" w:rsidRPr="000E1F24" w:rsidRDefault="000E1F24" w:rsidP="000E1F24">
            <w:pPr>
              <w:spacing w:after="0"/>
              <w:jc w:val="right"/>
              <w:rPr>
                <w:color w:val="000000"/>
                <w:sz w:val="24"/>
              </w:rPr>
            </w:pPr>
            <w:r w:rsidRPr="000E1F24">
              <w:rPr>
                <w:color w:val="000000"/>
                <w:sz w:val="24"/>
              </w:rPr>
              <w:t xml:space="preserve">             29</w:t>
            </w:r>
            <w:r>
              <w:rPr>
                <w:color w:val="000000"/>
                <w:sz w:val="24"/>
              </w:rPr>
              <w:t>,</w:t>
            </w:r>
            <w:r w:rsidRPr="000E1F24">
              <w:rPr>
                <w:color w:val="000000"/>
                <w:sz w:val="24"/>
              </w:rPr>
              <w:t xml:space="preserve">42 </w:t>
            </w:r>
          </w:p>
        </w:tc>
      </w:tr>
      <w:tr w:rsidR="000E1F24" w:rsidRPr="000E1F24" w14:paraId="2AE3D446" w14:textId="77777777" w:rsidTr="000E1F24">
        <w:trPr>
          <w:trHeight w:val="630"/>
        </w:trPr>
        <w:tc>
          <w:tcPr>
            <w:tcW w:w="382" w:type="pct"/>
            <w:tcBorders>
              <w:top w:val="nil"/>
              <w:left w:val="single" w:sz="8" w:space="0" w:color="auto"/>
              <w:bottom w:val="single" w:sz="8" w:space="0" w:color="auto"/>
              <w:right w:val="single" w:sz="8" w:space="0" w:color="auto"/>
            </w:tcBorders>
            <w:vAlign w:val="center"/>
            <w:hideMark/>
          </w:tcPr>
          <w:p w14:paraId="22F05FB1" w14:textId="77777777" w:rsidR="000E1F24" w:rsidRPr="000E1F24" w:rsidRDefault="000E1F24" w:rsidP="000E1F24">
            <w:pPr>
              <w:spacing w:after="0"/>
              <w:jc w:val="center"/>
              <w:rPr>
                <w:color w:val="000000"/>
                <w:sz w:val="24"/>
              </w:rPr>
            </w:pPr>
            <w:r w:rsidRPr="000E1F24">
              <w:rPr>
                <w:color w:val="000000"/>
                <w:sz w:val="24"/>
              </w:rPr>
              <w:t>2C1</w:t>
            </w:r>
          </w:p>
        </w:tc>
        <w:tc>
          <w:tcPr>
            <w:tcW w:w="1035" w:type="pct"/>
            <w:tcBorders>
              <w:top w:val="nil"/>
              <w:left w:val="nil"/>
              <w:bottom w:val="single" w:sz="8" w:space="0" w:color="auto"/>
              <w:right w:val="single" w:sz="8" w:space="0" w:color="auto"/>
            </w:tcBorders>
            <w:vAlign w:val="center"/>
            <w:hideMark/>
          </w:tcPr>
          <w:p w14:paraId="7A93BBA6" w14:textId="77777777" w:rsidR="000E1F24" w:rsidRPr="000E1F24" w:rsidRDefault="000E1F24" w:rsidP="000E1F24">
            <w:pPr>
              <w:spacing w:after="0"/>
              <w:jc w:val="both"/>
              <w:rPr>
                <w:color w:val="000000"/>
                <w:sz w:val="24"/>
              </w:rPr>
            </w:pPr>
            <w:r w:rsidRPr="000E1F24">
              <w:rPr>
                <w:color w:val="000000"/>
                <w:sz w:val="24"/>
              </w:rPr>
              <w:t>Quá trình sản xuất sắt thép</w:t>
            </w:r>
          </w:p>
        </w:tc>
        <w:tc>
          <w:tcPr>
            <w:tcW w:w="597" w:type="pct"/>
            <w:tcBorders>
              <w:top w:val="nil"/>
              <w:left w:val="nil"/>
              <w:bottom w:val="single" w:sz="8" w:space="0" w:color="auto"/>
              <w:right w:val="single" w:sz="8" w:space="0" w:color="auto"/>
            </w:tcBorders>
            <w:vAlign w:val="center"/>
            <w:hideMark/>
          </w:tcPr>
          <w:p w14:paraId="1092D1E8" w14:textId="4D69BBD5" w:rsidR="000E1F24" w:rsidRPr="000E1F24" w:rsidRDefault="000E1F24" w:rsidP="000E1F24">
            <w:pPr>
              <w:spacing w:after="0"/>
              <w:jc w:val="right"/>
              <w:rPr>
                <w:color w:val="000000"/>
                <w:sz w:val="24"/>
              </w:rPr>
            </w:pPr>
            <w:r w:rsidRPr="000E1F24">
              <w:rPr>
                <w:color w:val="000000"/>
                <w:sz w:val="24"/>
              </w:rPr>
              <w:t xml:space="preserve">      23</w:t>
            </w:r>
            <w:r>
              <w:rPr>
                <w:color w:val="000000"/>
                <w:sz w:val="24"/>
              </w:rPr>
              <w:t>.</w:t>
            </w:r>
            <w:r w:rsidRPr="000E1F24">
              <w:rPr>
                <w:color w:val="000000"/>
                <w:sz w:val="24"/>
              </w:rPr>
              <w:t>962</w:t>
            </w:r>
            <w:r>
              <w:rPr>
                <w:color w:val="000000"/>
                <w:sz w:val="24"/>
              </w:rPr>
              <w:t>,</w:t>
            </w:r>
            <w:r w:rsidRPr="000E1F24">
              <w:rPr>
                <w:color w:val="000000"/>
                <w:sz w:val="24"/>
              </w:rPr>
              <w:t xml:space="preserve">42 </w:t>
            </w:r>
          </w:p>
        </w:tc>
        <w:tc>
          <w:tcPr>
            <w:tcW w:w="597" w:type="pct"/>
            <w:tcBorders>
              <w:top w:val="nil"/>
              <w:left w:val="nil"/>
              <w:bottom w:val="single" w:sz="8" w:space="0" w:color="auto"/>
              <w:right w:val="single" w:sz="8" w:space="0" w:color="auto"/>
            </w:tcBorders>
            <w:shd w:val="clear" w:color="000000" w:fill="A6A6A6"/>
            <w:vAlign w:val="center"/>
            <w:hideMark/>
          </w:tcPr>
          <w:p w14:paraId="6B8B7BD5"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shd w:val="clear" w:color="000000" w:fill="A6A6A6"/>
            <w:vAlign w:val="center"/>
            <w:hideMark/>
          </w:tcPr>
          <w:p w14:paraId="611A9050"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shd w:val="clear" w:color="000000" w:fill="A6A6A6"/>
            <w:vAlign w:val="center"/>
            <w:hideMark/>
          </w:tcPr>
          <w:p w14:paraId="531F49AB"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vAlign w:val="center"/>
            <w:hideMark/>
          </w:tcPr>
          <w:p w14:paraId="725A0194" w14:textId="7E081EB9" w:rsidR="000E1F24" w:rsidRPr="000E1F24" w:rsidRDefault="000E1F24" w:rsidP="000E1F24">
            <w:pPr>
              <w:spacing w:after="0"/>
              <w:jc w:val="right"/>
              <w:rPr>
                <w:color w:val="000000"/>
                <w:sz w:val="24"/>
              </w:rPr>
            </w:pPr>
            <w:r w:rsidRPr="000E1F24">
              <w:rPr>
                <w:color w:val="000000"/>
                <w:sz w:val="24"/>
              </w:rPr>
              <w:t xml:space="preserve">      23</w:t>
            </w:r>
            <w:r>
              <w:rPr>
                <w:color w:val="000000"/>
                <w:sz w:val="24"/>
              </w:rPr>
              <w:t>.</w:t>
            </w:r>
            <w:r w:rsidRPr="000E1F24">
              <w:rPr>
                <w:color w:val="000000"/>
                <w:sz w:val="24"/>
              </w:rPr>
              <w:t>962</w:t>
            </w:r>
            <w:r>
              <w:rPr>
                <w:color w:val="000000"/>
                <w:sz w:val="24"/>
              </w:rPr>
              <w:t>,</w:t>
            </w:r>
            <w:r w:rsidRPr="000E1F24">
              <w:rPr>
                <w:color w:val="000000"/>
                <w:sz w:val="24"/>
              </w:rPr>
              <w:t xml:space="preserve">42 </w:t>
            </w:r>
          </w:p>
        </w:tc>
        <w:tc>
          <w:tcPr>
            <w:tcW w:w="597" w:type="pct"/>
            <w:tcBorders>
              <w:top w:val="nil"/>
              <w:left w:val="nil"/>
              <w:bottom w:val="single" w:sz="8" w:space="0" w:color="auto"/>
              <w:right w:val="single" w:sz="8" w:space="0" w:color="auto"/>
            </w:tcBorders>
            <w:vAlign w:val="center"/>
            <w:hideMark/>
          </w:tcPr>
          <w:p w14:paraId="01FB9084" w14:textId="3C0D24CB" w:rsidR="000E1F24" w:rsidRPr="000E1F24" w:rsidRDefault="000E1F24" w:rsidP="000E1F24">
            <w:pPr>
              <w:spacing w:after="0"/>
              <w:jc w:val="right"/>
              <w:rPr>
                <w:color w:val="000000"/>
                <w:sz w:val="24"/>
              </w:rPr>
            </w:pPr>
            <w:r w:rsidRPr="000E1F24">
              <w:rPr>
                <w:color w:val="000000"/>
                <w:sz w:val="24"/>
              </w:rPr>
              <w:t xml:space="preserve">             29</w:t>
            </w:r>
            <w:r>
              <w:rPr>
                <w:color w:val="000000"/>
                <w:sz w:val="24"/>
              </w:rPr>
              <w:t>,</w:t>
            </w:r>
            <w:r w:rsidRPr="000E1F24">
              <w:rPr>
                <w:color w:val="000000"/>
                <w:sz w:val="24"/>
              </w:rPr>
              <w:t xml:space="preserve">42 </w:t>
            </w:r>
          </w:p>
        </w:tc>
      </w:tr>
      <w:tr w:rsidR="000E1F24" w:rsidRPr="000E1F24" w14:paraId="1603F2C0" w14:textId="77777777" w:rsidTr="000E1F24">
        <w:trPr>
          <w:trHeight w:val="630"/>
        </w:trPr>
        <w:tc>
          <w:tcPr>
            <w:tcW w:w="382" w:type="pct"/>
            <w:tcBorders>
              <w:top w:val="nil"/>
              <w:left w:val="single" w:sz="8" w:space="0" w:color="auto"/>
              <w:bottom w:val="single" w:sz="8" w:space="0" w:color="auto"/>
              <w:right w:val="single" w:sz="8" w:space="0" w:color="auto"/>
            </w:tcBorders>
            <w:vAlign w:val="center"/>
            <w:hideMark/>
          </w:tcPr>
          <w:p w14:paraId="01533D61" w14:textId="77777777" w:rsidR="000E1F24" w:rsidRPr="000E1F24" w:rsidRDefault="000E1F24" w:rsidP="000E1F24">
            <w:pPr>
              <w:spacing w:after="0"/>
              <w:jc w:val="center"/>
              <w:rPr>
                <w:color w:val="000000"/>
                <w:sz w:val="24"/>
              </w:rPr>
            </w:pPr>
            <w:r w:rsidRPr="000E1F24">
              <w:rPr>
                <w:color w:val="000000"/>
                <w:sz w:val="24"/>
              </w:rPr>
              <w:t>2C2</w:t>
            </w:r>
          </w:p>
        </w:tc>
        <w:tc>
          <w:tcPr>
            <w:tcW w:w="1035" w:type="pct"/>
            <w:tcBorders>
              <w:top w:val="nil"/>
              <w:left w:val="nil"/>
              <w:bottom w:val="single" w:sz="8" w:space="0" w:color="auto"/>
              <w:right w:val="single" w:sz="8" w:space="0" w:color="auto"/>
            </w:tcBorders>
            <w:vAlign w:val="center"/>
            <w:hideMark/>
          </w:tcPr>
          <w:p w14:paraId="71666257" w14:textId="77777777" w:rsidR="000E1F24" w:rsidRPr="000E1F24" w:rsidRDefault="000E1F24" w:rsidP="000E1F24">
            <w:pPr>
              <w:spacing w:after="0"/>
              <w:jc w:val="both"/>
              <w:rPr>
                <w:color w:val="000000"/>
                <w:sz w:val="24"/>
              </w:rPr>
            </w:pPr>
            <w:r w:rsidRPr="000E1F24">
              <w:rPr>
                <w:color w:val="000000"/>
                <w:sz w:val="24"/>
              </w:rPr>
              <w:t>Sản xuất hợp kim chứa sắt</w:t>
            </w:r>
          </w:p>
        </w:tc>
        <w:tc>
          <w:tcPr>
            <w:tcW w:w="597" w:type="pct"/>
            <w:tcBorders>
              <w:top w:val="nil"/>
              <w:left w:val="nil"/>
              <w:bottom w:val="single" w:sz="8" w:space="0" w:color="auto"/>
              <w:right w:val="single" w:sz="8" w:space="0" w:color="auto"/>
            </w:tcBorders>
            <w:vAlign w:val="center"/>
            <w:hideMark/>
          </w:tcPr>
          <w:p w14:paraId="7FD794F8"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0C7AF318"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63CCA314"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3C991B6B"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58BDB9F3"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01939691" w14:textId="77777777" w:rsidR="000E1F24" w:rsidRPr="000E1F24" w:rsidRDefault="000E1F24" w:rsidP="000E1F24">
            <w:pPr>
              <w:spacing w:after="0"/>
              <w:jc w:val="center"/>
              <w:rPr>
                <w:color w:val="000000"/>
                <w:sz w:val="24"/>
              </w:rPr>
            </w:pPr>
            <w:r w:rsidRPr="000E1F24">
              <w:rPr>
                <w:color w:val="000000"/>
                <w:sz w:val="24"/>
              </w:rPr>
              <w:t xml:space="preserve">  NO  </w:t>
            </w:r>
          </w:p>
        </w:tc>
      </w:tr>
      <w:tr w:rsidR="000E1F24" w:rsidRPr="000E1F24" w14:paraId="256E23CD" w14:textId="77777777" w:rsidTr="000E1F24">
        <w:trPr>
          <w:trHeight w:val="320"/>
        </w:trPr>
        <w:tc>
          <w:tcPr>
            <w:tcW w:w="382" w:type="pct"/>
            <w:tcBorders>
              <w:top w:val="nil"/>
              <w:left w:val="single" w:sz="8" w:space="0" w:color="auto"/>
              <w:bottom w:val="single" w:sz="8" w:space="0" w:color="auto"/>
              <w:right w:val="single" w:sz="8" w:space="0" w:color="auto"/>
            </w:tcBorders>
            <w:vAlign w:val="center"/>
            <w:hideMark/>
          </w:tcPr>
          <w:p w14:paraId="30845A76" w14:textId="77777777" w:rsidR="000E1F24" w:rsidRPr="000E1F24" w:rsidRDefault="000E1F24" w:rsidP="000E1F24">
            <w:pPr>
              <w:spacing w:after="0"/>
              <w:jc w:val="center"/>
              <w:rPr>
                <w:color w:val="000000"/>
                <w:sz w:val="24"/>
              </w:rPr>
            </w:pPr>
            <w:r w:rsidRPr="000E1F24">
              <w:rPr>
                <w:color w:val="000000"/>
                <w:sz w:val="24"/>
              </w:rPr>
              <w:t>2C3</w:t>
            </w:r>
          </w:p>
        </w:tc>
        <w:tc>
          <w:tcPr>
            <w:tcW w:w="1035" w:type="pct"/>
            <w:tcBorders>
              <w:top w:val="nil"/>
              <w:left w:val="nil"/>
              <w:bottom w:val="single" w:sz="8" w:space="0" w:color="auto"/>
              <w:right w:val="single" w:sz="8" w:space="0" w:color="auto"/>
            </w:tcBorders>
            <w:vAlign w:val="center"/>
            <w:hideMark/>
          </w:tcPr>
          <w:p w14:paraId="608F3460" w14:textId="77777777" w:rsidR="000E1F24" w:rsidRPr="000E1F24" w:rsidRDefault="000E1F24" w:rsidP="000E1F24">
            <w:pPr>
              <w:spacing w:after="0"/>
              <w:jc w:val="both"/>
              <w:rPr>
                <w:color w:val="000000"/>
                <w:sz w:val="24"/>
              </w:rPr>
            </w:pPr>
            <w:r w:rsidRPr="000E1F24">
              <w:rPr>
                <w:color w:val="000000"/>
                <w:sz w:val="24"/>
              </w:rPr>
              <w:t>Sản xuất nhôm</w:t>
            </w:r>
          </w:p>
        </w:tc>
        <w:tc>
          <w:tcPr>
            <w:tcW w:w="597" w:type="pct"/>
            <w:tcBorders>
              <w:top w:val="nil"/>
              <w:left w:val="nil"/>
              <w:bottom w:val="single" w:sz="8" w:space="0" w:color="auto"/>
              <w:right w:val="single" w:sz="8" w:space="0" w:color="auto"/>
            </w:tcBorders>
            <w:vAlign w:val="center"/>
            <w:hideMark/>
          </w:tcPr>
          <w:p w14:paraId="70D91E5A"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546E5230"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2753E011"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57C7C3D7"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25B0FCE1"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11E1FB30" w14:textId="77777777" w:rsidR="000E1F24" w:rsidRPr="000E1F24" w:rsidRDefault="000E1F24" w:rsidP="000E1F24">
            <w:pPr>
              <w:spacing w:after="0"/>
              <w:jc w:val="center"/>
              <w:rPr>
                <w:color w:val="000000"/>
                <w:sz w:val="24"/>
              </w:rPr>
            </w:pPr>
            <w:r w:rsidRPr="000E1F24">
              <w:rPr>
                <w:color w:val="000000"/>
                <w:sz w:val="24"/>
              </w:rPr>
              <w:t xml:space="preserve">  NO  </w:t>
            </w:r>
          </w:p>
        </w:tc>
      </w:tr>
      <w:tr w:rsidR="000E1F24" w:rsidRPr="000E1F24" w14:paraId="67445E55" w14:textId="77777777" w:rsidTr="000E1F24">
        <w:trPr>
          <w:trHeight w:val="320"/>
        </w:trPr>
        <w:tc>
          <w:tcPr>
            <w:tcW w:w="382" w:type="pct"/>
            <w:tcBorders>
              <w:top w:val="nil"/>
              <w:left w:val="single" w:sz="8" w:space="0" w:color="auto"/>
              <w:bottom w:val="single" w:sz="8" w:space="0" w:color="auto"/>
              <w:right w:val="single" w:sz="8" w:space="0" w:color="auto"/>
            </w:tcBorders>
            <w:vAlign w:val="center"/>
            <w:hideMark/>
          </w:tcPr>
          <w:p w14:paraId="0D602E44" w14:textId="77777777" w:rsidR="000E1F24" w:rsidRPr="000E1F24" w:rsidRDefault="000E1F24" w:rsidP="000E1F24">
            <w:pPr>
              <w:spacing w:after="0"/>
              <w:jc w:val="center"/>
              <w:rPr>
                <w:color w:val="000000"/>
                <w:sz w:val="24"/>
              </w:rPr>
            </w:pPr>
            <w:r w:rsidRPr="000E1F24">
              <w:rPr>
                <w:color w:val="000000"/>
                <w:sz w:val="24"/>
              </w:rPr>
              <w:t>2C4</w:t>
            </w:r>
          </w:p>
        </w:tc>
        <w:tc>
          <w:tcPr>
            <w:tcW w:w="1035" w:type="pct"/>
            <w:tcBorders>
              <w:top w:val="nil"/>
              <w:left w:val="nil"/>
              <w:bottom w:val="single" w:sz="8" w:space="0" w:color="auto"/>
              <w:right w:val="single" w:sz="8" w:space="0" w:color="auto"/>
            </w:tcBorders>
            <w:vAlign w:val="center"/>
            <w:hideMark/>
          </w:tcPr>
          <w:p w14:paraId="3DDBA26C" w14:textId="77777777" w:rsidR="000E1F24" w:rsidRPr="000E1F24" w:rsidRDefault="000E1F24" w:rsidP="000E1F24">
            <w:pPr>
              <w:spacing w:after="0"/>
              <w:jc w:val="both"/>
              <w:rPr>
                <w:color w:val="000000"/>
                <w:sz w:val="24"/>
              </w:rPr>
            </w:pPr>
            <w:r w:rsidRPr="000E1F24">
              <w:rPr>
                <w:color w:val="000000"/>
                <w:sz w:val="24"/>
              </w:rPr>
              <w:t>Sản xuất magnesium</w:t>
            </w:r>
          </w:p>
        </w:tc>
        <w:tc>
          <w:tcPr>
            <w:tcW w:w="597" w:type="pct"/>
            <w:tcBorders>
              <w:top w:val="nil"/>
              <w:left w:val="nil"/>
              <w:bottom w:val="single" w:sz="8" w:space="0" w:color="auto"/>
              <w:right w:val="single" w:sz="8" w:space="0" w:color="auto"/>
            </w:tcBorders>
            <w:vAlign w:val="center"/>
            <w:hideMark/>
          </w:tcPr>
          <w:p w14:paraId="2DF2DA29"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58A810F6"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429FA4CE"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01823AD9"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7C18394C"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485B07BB" w14:textId="77777777" w:rsidR="000E1F24" w:rsidRPr="000E1F24" w:rsidRDefault="000E1F24" w:rsidP="000E1F24">
            <w:pPr>
              <w:spacing w:after="0"/>
              <w:jc w:val="center"/>
              <w:rPr>
                <w:color w:val="000000"/>
                <w:sz w:val="24"/>
              </w:rPr>
            </w:pPr>
            <w:r w:rsidRPr="000E1F24">
              <w:rPr>
                <w:color w:val="000000"/>
                <w:sz w:val="24"/>
              </w:rPr>
              <w:t xml:space="preserve">  NO  </w:t>
            </w:r>
          </w:p>
        </w:tc>
      </w:tr>
      <w:tr w:rsidR="000E1F24" w:rsidRPr="000E1F24" w14:paraId="55211DD2" w14:textId="77777777" w:rsidTr="000E1F24">
        <w:trPr>
          <w:trHeight w:val="320"/>
        </w:trPr>
        <w:tc>
          <w:tcPr>
            <w:tcW w:w="382" w:type="pct"/>
            <w:tcBorders>
              <w:top w:val="nil"/>
              <w:left w:val="single" w:sz="8" w:space="0" w:color="auto"/>
              <w:bottom w:val="single" w:sz="8" w:space="0" w:color="auto"/>
              <w:right w:val="single" w:sz="8" w:space="0" w:color="auto"/>
            </w:tcBorders>
            <w:vAlign w:val="center"/>
            <w:hideMark/>
          </w:tcPr>
          <w:p w14:paraId="44E3D512" w14:textId="77777777" w:rsidR="000E1F24" w:rsidRPr="000E1F24" w:rsidRDefault="000E1F24" w:rsidP="000E1F24">
            <w:pPr>
              <w:spacing w:after="0"/>
              <w:jc w:val="center"/>
              <w:rPr>
                <w:color w:val="000000"/>
                <w:sz w:val="24"/>
              </w:rPr>
            </w:pPr>
            <w:r w:rsidRPr="000E1F24">
              <w:rPr>
                <w:color w:val="000000"/>
                <w:sz w:val="24"/>
              </w:rPr>
              <w:t>2C5</w:t>
            </w:r>
          </w:p>
        </w:tc>
        <w:tc>
          <w:tcPr>
            <w:tcW w:w="1035" w:type="pct"/>
            <w:tcBorders>
              <w:top w:val="nil"/>
              <w:left w:val="nil"/>
              <w:bottom w:val="single" w:sz="8" w:space="0" w:color="auto"/>
              <w:right w:val="single" w:sz="8" w:space="0" w:color="auto"/>
            </w:tcBorders>
            <w:vAlign w:val="center"/>
            <w:hideMark/>
          </w:tcPr>
          <w:p w14:paraId="7371E67B" w14:textId="77777777" w:rsidR="000E1F24" w:rsidRPr="000E1F24" w:rsidRDefault="000E1F24" w:rsidP="000E1F24">
            <w:pPr>
              <w:spacing w:after="0"/>
              <w:jc w:val="both"/>
              <w:rPr>
                <w:color w:val="000000"/>
                <w:sz w:val="24"/>
              </w:rPr>
            </w:pPr>
            <w:r w:rsidRPr="000E1F24">
              <w:rPr>
                <w:color w:val="000000"/>
                <w:sz w:val="24"/>
              </w:rPr>
              <w:t>Sản xuất chì</w:t>
            </w:r>
          </w:p>
        </w:tc>
        <w:tc>
          <w:tcPr>
            <w:tcW w:w="597" w:type="pct"/>
            <w:tcBorders>
              <w:top w:val="nil"/>
              <w:left w:val="nil"/>
              <w:bottom w:val="single" w:sz="8" w:space="0" w:color="auto"/>
              <w:right w:val="single" w:sz="8" w:space="0" w:color="auto"/>
            </w:tcBorders>
            <w:vAlign w:val="center"/>
            <w:hideMark/>
          </w:tcPr>
          <w:p w14:paraId="73A3FFCE"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75997D3D"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1C6693A9"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263B6FAC"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5137D294"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65966156" w14:textId="77777777" w:rsidR="000E1F24" w:rsidRPr="000E1F24" w:rsidRDefault="000E1F24" w:rsidP="000E1F24">
            <w:pPr>
              <w:spacing w:after="0"/>
              <w:jc w:val="center"/>
              <w:rPr>
                <w:color w:val="000000"/>
                <w:sz w:val="24"/>
              </w:rPr>
            </w:pPr>
            <w:r w:rsidRPr="000E1F24">
              <w:rPr>
                <w:color w:val="000000"/>
                <w:sz w:val="24"/>
              </w:rPr>
              <w:t xml:space="preserve">  NO  </w:t>
            </w:r>
          </w:p>
        </w:tc>
      </w:tr>
      <w:tr w:rsidR="000E1F24" w:rsidRPr="000E1F24" w14:paraId="4CBE14CE" w14:textId="77777777" w:rsidTr="000E1F24">
        <w:trPr>
          <w:trHeight w:val="320"/>
        </w:trPr>
        <w:tc>
          <w:tcPr>
            <w:tcW w:w="382" w:type="pct"/>
            <w:tcBorders>
              <w:top w:val="nil"/>
              <w:left w:val="single" w:sz="8" w:space="0" w:color="auto"/>
              <w:bottom w:val="single" w:sz="8" w:space="0" w:color="auto"/>
              <w:right w:val="single" w:sz="8" w:space="0" w:color="auto"/>
            </w:tcBorders>
            <w:vAlign w:val="center"/>
            <w:hideMark/>
          </w:tcPr>
          <w:p w14:paraId="7281EB9C" w14:textId="77777777" w:rsidR="000E1F24" w:rsidRPr="000E1F24" w:rsidRDefault="000E1F24" w:rsidP="000E1F24">
            <w:pPr>
              <w:spacing w:after="0"/>
              <w:jc w:val="center"/>
              <w:rPr>
                <w:color w:val="000000"/>
                <w:sz w:val="24"/>
              </w:rPr>
            </w:pPr>
            <w:r w:rsidRPr="000E1F24">
              <w:rPr>
                <w:color w:val="000000"/>
                <w:sz w:val="24"/>
              </w:rPr>
              <w:t>2C6</w:t>
            </w:r>
          </w:p>
        </w:tc>
        <w:tc>
          <w:tcPr>
            <w:tcW w:w="1035" w:type="pct"/>
            <w:tcBorders>
              <w:top w:val="nil"/>
              <w:left w:val="nil"/>
              <w:bottom w:val="single" w:sz="8" w:space="0" w:color="auto"/>
              <w:right w:val="single" w:sz="8" w:space="0" w:color="auto"/>
            </w:tcBorders>
            <w:vAlign w:val="center"/>
            <w:hideMark/>
          </w:tcPr>
          <w:p w14:paraId="7D38B634" w14:textId="77777777" w:rsidR="000E1F24" w:rsidRPr="000E1F24" w:rsidRDefault="000E1F24" w:rsidP="000E1F24">
            <w:pPr>
              <w:spacing w:after="0"/>
              <w:jc w:val="both"/>
              <w:rPr>
                <w:color w:val="000000"/>
                <w:sz w:val="24"/>
              </w:rPr>
            </w:pPr>
            <w:r w:rsidRPr="000E1F24">
              <w:rPr>
                <w:color w:val="000000"/>
                <w:sz w:val="24"/>
              </w:rPr>
              <w:t>Sản xuất kẽm</w:t>
            </w:r>
          </w:p>
        </w:tc>
        <w:tc>
          <w:tcPr>
            <w:tcW w:w="597" w:type="pct"/>
            <w:tcBorders>
              <w:top w:val="nil"/>
              <w:left w:val="nil"/>
              <w:bottom w:val="single" w:sz="8" w:space="0" w:color="auto"/>
              <w:right w:val="single" w:sz="8" w:space="0" w:color="auto"/>
            </w:tcBorders>
            <w:vAlign w:val="center"/>
            <w:hideMark/>
          </w:tcPr>
          <w:p w14:paraId="03B2F6E2"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03B5F7AC"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76EB4478"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3AAE9845"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57145F77"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439F2E40" w14:textId="77777777" w:rsidR="000E1F24" w:rsidRPr="000E1F24" w:rsidRDefault="000E1F24" w:rsidP="000E1F24">
            <w:pPr>
              <w:spacing w:after="0"/>
              <w:jc w:val="center"/>
              <w:rPr>
                <w:color w:val="000000"/>
                <w:sz w:val="24"/>
              </w:rPr>
            </w:pPr>
            <w:r w:rsidRPr="000E1F24">
              <w:rPr>
                <w:color w:val="000000"/>
                <w:sz w:val="24"/>
              </w:rPr>
              <w:t xml:space="preserve">  NO  </w:t>
            </w:r>
          </w:p>
        </w:tc>
      </w:tr>
      <w:tr w:rsidR="000E1F24" w:rsidRPr="000E1F24" w14:paraId="6D3478AB" w14:textId="77777777" w:rsidTr="000E1F24">
        <w:trPr>
          <w:trHeight w:val="940"/>
        </w:trPr>
        <w:tc>
          <w:tcPr>
            <w:tcW w:w="382" w:type="pct"/>
            <w:tcBorders>
              <w:top w:val="nil"/>
              <w:left w:val="single" w:sz="8" w:space="0" w:color="auto"/>
              <w:bottom w:val="single" w:sz="8" w:space="0" w:color="auto"/>
              <w:right w:val="single" w:sz="8" w:space="0" w:color="auto"/>
            </w:tcBorders>
            <w:shd w:val="clear" w:color="000000" w:fill="FFF2CC"/>
            <w:vAlign w:val="center"/>
            <w:hideMark/>
          </w:tcPr>
          <w:p w14:paraId="33310E95" w14:textId="77777777" w:rsidR="000E1F24" w:rsidRPr="000E1F24" w:rsidRDefault="000E1F24" w:rsidP="000E1F24">
            <w:pPr>
              <w:spacing w:after="0"/>
              <w:jc w:val="center"/>
              <w:rPr>
                <w:color w:val="000000"/>
                <w:sz w:val="24"/>
              </w:rPr>
            </w:pPr>
            <w:r w:rsidRPr="000E1F24">
              <w:rPr>
                <w:color w:val="000000"/>
                <w:sz w:val="24"/>
              </w:rPr>
              <w:t>2D</w:t>
            </w:r>
          </w:p>
        </w:tc>
        <w:tc>
          <w:tcPr>
            <w:tcW w:w="1035" w:type="pct"/>
            <w:tcBorders>
              <w:top w:val="nil"/>
              <w:left w:val="nil"/>
              <w:bottom w:val="single" w:sz="8" w:space="0" w:color="auto"/>
              <w:right w:val="single" w:sz="8" w:space="0" w:color="auto"/>
            </w:tcBorders>
            <w:shd w:val="clear" w:color="000000" w:fill="FFF2CC"/>
            <w:vAlign w:val="center"/>
            <w:hideMark/>
          </w:tcPr>
          <w:p w14:paraId="7C094B9B" w14:textId="77777777" w:rsidR="000E1F24" w:rsidRPr="000E1F24" w:rsidRDefault="000E1F24" w:rsidP="000E1F24">
            <w:pPr>
              <w:spacing w:after="0"/>
              <w:jc w:val="both"/>
              <w:rPr>
                <w:color w:val="000000"/>
                <w:sz w:val="24"/>
              </w:rPr>
            </w:pPr>
            <w:r w:rsidRPr="000E1F24">
              <w:rPr>
                <w:color w:val="000000"/>
                <w:sz w:val="24"/>
              </w:rPr>
              <w:t>Các sản phẩm phi năng lượng từ nhiên liệu và sử dụng dung môi</w:t>
            </w:r>
          </w:p>
        </w:tc>
        <w:tc>
          <w:tcPr>
            <w:tcW w:w="597" w:type="pct"/>
            <w:tcBorders>
              <w:top w:val="nil"/>
              <w:left w:val="nil"/>
              <w:bottom w:val="single" w:sz="8" w:space="0" w:color="auto"/>
              <w:right w:val="single" w:sz="8" w:space="0" w:color="auto"/>
            </w:tcBorders>
            <w:shd w:val="clear" w:color="000000" w:fill="FFF2CC"/>
            <w:vAlign w:val="center"/>
            <w:hideMark/>
          </w:tcPr>
          <w:p w14:paraId="0BA68594" w14:textId="1D93EEEE" w:rsidR="000E1F24" w:rsidRPr="000E1F24" w:rsidRDefault="000E1F24" w:rsidP="000E1F24">
            <w:pPr>
              <w:spacing w:after="0"/>
              <w:jc w:val="right"/>
              <w:rPr>
                <w:color w:val="000000"/>
                <w:sz w:val="24"/>
              </w:rPr>
            </w:pPr>
            <w:r w:rsidRPr="000E1F24">
              <w:rPr>
                <w:color w:val="000000"/>
                <w:sz w:val="24"/>
              </w:rPr>
              <w:t xml:space="preserve">             56</w:t>
            </w:r>
            <w:r>
              <w:rPr>
                <w:color w:val="000000"/>
                <w:sz w:val="24"/>
              </w:rPr>
              <w:t>,</w:t>
            </w:r>
            <w:r w:rsidRPr="000E1F24">
              <w:rPr>
                <w:color w:val="000000"/>
                <w:sz w:val="24"/>
              </w:rPr>
              <w:t xml:space="preserve">00 </w:t>
            </w:r>
          </w:p>
        </w:tc>
        <w:tc>
          <w:tcPr>
            <w:tcW w:w="597" w:type="pct"/>
            <w:tcBorders>
              <w:top w:val="nil"/>
              <w:left w:val="nil"/>
              <w:bottom w:val="single" w:sz="8" w:space="0" w:color="auto"/>
              <w:right w:val="single" w:sz="8" w:space="0" w:color="auto"/>
            </w:tcBorders>
            <w:shd w:val="clear" w:color="000000" w:fill="FFF2CC"/>
            <w:vAlign w:val="center"/>
            <w:hideMark/>
          </w:tcPr>
          <w:p w14:paraId="0E5F3372" w14:textId="77777777" w:rsidR="000E1F24" w:rsidRPr="000E1F24" w:rsidRDefault="000E1F24" w:rsidP="000E1F24">
            <w:pPr>
              <w:spacing w:after="0"/>
              <w:jc w:val="right"/>
              <w:rPr>
                <w:color w:val="000000"/>
                <w:sz w:val="24"/>
              </w:rPr>
            </w:pPr>
            <w:r w:rsidRPr="000E1F24">
              <w:rPr>
                <w:color w:val="000000"/>
                <w:sz w:val="24"/>
              </w:rPr>
              <w:t xml:space="preserve">                   -   </w:t>
            </w:r>
          </w:p>
        </w:tc>
        <w:tc>
          <w:tcPr>
            <w:tcW w:w="597" w:type="pct"/>
            <w:tcBorders>
              <w:top w:val="nil"/>
              <w:left w:val="nil"/>
              <w:bottom w:val="single" w:sz="8" w:space="0" w:color="auto"/>
              <w:right w:val="single" w:sz="8" w:space="0" w:color="auto"/>
            </w:tcBorders>
            <w:shd w:val="clear" w:color="000000" w:fill="FFF2CC"/>
            <w:vAlign w:val="center"/>
            <w:hideMark/>
          </w:tcPr>
          <w:p w14:paraId="75454420" w14:textId="77777777" w:rsidR="000E1F24" w:rsidRPr="000E1F24" w:rsidRDefault="000E1F24" w:rsidP="000E1F24">
            <w:pPr>
              <w:spacing w:after="0"/>
              <w:jc w:val="right"/>
              <w:rPr>
                <w:color w:val="000000"/>
                <w:sz w:val="24"/>
              </w:rPr>
            </w:pPr>
            <w:r w:rsidRPr="000E1F24">
              <w:rPr>
                <w:color w:val="000000"/>
                <w:sz w:val="24"/>
              </w:rPr>
              <w:t xml:space="preserve">                   -   </w:t>
            </w:r>
          </w:p>
        </w:tc>
        <w:tc>
          <w:tcPr>
            <w:tcW w:w="597" w:type="pct"/>
            <w:tcBorders>
              <w:top w:val="nil"/>
              <w:left w:val="nil"/>
              <w:bottom w:val="single" w:sz="8" w:space="0" w:color="auto"/>
              <w:right w:val="single" w:sz="8" w:space="0" w:color="auto"/>
            </w:tcBorders>
            <w:shd w:val="clear" w:color="000000" w:fill="FFF2CC"/>
            <w:vAlign w:val="center"/>
            <w:hideMark/>
          </w:tcPr>
          <w:p w14:paraId="7D5363CD" w14:textId="77777777" w:rsidR="000E1F24" w:rsidRPr="000E1F24" w:rsidRDefault="000E1F24" w:rsidP="000E1F24">
            <w:pPr>
              <w:spacing w:after="0"/>
              <w:jc w:val="right"/>
              <w:rPr>
                <w:color w:val="000000"/>
                <w:sz w:val="24"/>
              </w:rPr>
            </w:pPr>
            <w:r w:rsidRPr="000E1F24">
              <w:rPr>
                <w:color w:val="000000"/>
                <w:sz w:val="24"/>
              </w:rPr>
              <w:t xml:space="preserve">                   -   </w:t>
            </w:r>
          </w:p>
        </w:tc>
        <w:tc>
          <w:tcPr>
            <w:tcW w:w="597" w:type="pct"/>
            <w:tcBorders>
              <w:top w:val="nil"/>
              <w:left w:val="nil"/>
              <w:bottom w:val="single" w:sz="8" w:space="0" w:color="auto"/>
              <w:right w:val="single" w:sz="8" w:space="0" w:color="auto"/>
            </w:tcBorders>
            <w:shd w:val="clear" w:color="000000" w:fill="FFF2CC"/>
            <w:vAlign w:val="center"/>
            <w:hideMark/>
          </w:tcPr>
          <w:p w14:paraId="0328AA22" w14:textId="3043581F" w:rsidR="000E1F24" w:rsidRPr="000E1F24" w:rsidRDefault="000E1F24" w:rsidP="000E1F24">
            <w:pPr>
              <w:spacing w:after="0"/>
              <w:jc w:val="right"/>
              <w:rPr>
                <w:color w:val="000000"/>
                <w:sz w:val="24"/>
              </w:rPr>
            </w:pPr>
            <w:r w:rsidRPr="000E1F24">
              <w:rPr>
                <w:color w:val="000000"/>
                <w:sz w:val="24"/>
              </w:rPr>
              <w:t xml:space="preserve">             56</w:t>
            </w:r>
            <w:r>
              <w:rPr>
                <w:color w:val="000000"/>
                <w:sz w:val="24"/>
              </w:rPr>
              <w:t>,</w:t>
            </w:r>
            <w:r w:rsidRPr="000E1F24">
              <w:rPr>
                <w:color w:val="000000"/>
                <w:sz w:val="24"/>
              </w:rPr>
              <w:t xml:space="preserve">00 </w:t>
            </w:r>
          </w:p>
        </w:tc>
        <w:tc>
          <w:tcPr>
            <w:tcW w:w="597" w:type="pct"/>
            <w:tcBorders>
              <w:top w:val="nil"/>
              <w:left w:val="nil"/>
              <w:bottom w:val="single" w:sz="8" w:space="0" w:color="auto"/>
              <w:right w:val="single" w:sz="8" w:space="0" w:color="auto"/>
            </w:tcBorders>
            <w:shd w:val="clear" w:color="000000" w:fill="FFF2CC"/>
            <w:vAlign w:val="center"/>
            <w:hideMark/>
          </w:tcPr>
          <w:p w14:paraId="4A139B2A" w14:textId="4C54E6AE" w:rsidR="000E1F24" w:rsidRPr="000E1F24" w:rsidRDefault="000E1F24" w:rsidP="000E1F24">
            <w:pPr>
              <w:spacing w:after="0"/>
              <w:jc w:val="right"/>
              <w:rPr>
                <w:color w:val="000000"/>
                <w:sz w:val="24"/>
              </w:rPr>
            </w:pPr>
            <w:r w:rsidRPr="000E1F24">
              <w:rPr>
                <w:color w:val="000000"/>
                <w:sz w:val="24"/>
              </w:rPr>
              <w:t xml:space="preserve">               0</w:t>
            </w:r>
            <w:r>
              <w:rPr>
                <w:color w:val="000000"/>
                <w:sz w:val="24"/>
              </w:rPr>
              <w:t>,</w:t>
            </w:r>
            <w:r w:rsidRPr="000E1F24">
              <w:rPr>
                <w:color w:val="000000"/>
                <w:sz w:val="24"/>
              </w:rPr>
              <w:t xml:space="preserve">07 </w:t>
            </w:r>
          </w:p>
        </w:tc>
      </w:tr>
      <w:tr w:rsidR="000E1F24" w:rsidRPr="000E1F24" w14:paraId="0DA9ED8E" w14:textId="77777777" w:rsidTr="000E1F24">
        <w:trPr>
          <w:trHeight w:val="320"/>
        </w:trPr>
        <w:tc>
          <w:tcPr>
            <w:tcW w:w="382" w:type="pct"/>
            <w:tcBorders>
              <w:top w:val="nil"/>
              <w:left w:val="single" w:sz="8" w:space="0" w:color="auto"/>
              <w:bottom w:val="single" w:sz="8" w:space="0" w:color="auto"/>
              <w:right w:val="single" w:sz="8" w:space="0" w:color="auto"/>
            </w:tcBorders>
            <w:vAlign w:val="center"/>
            <w:hideMark/>
          </w:tcPr>
          <w:p w14:paraId="110623DF" w14:textId="77777777" w:rsidR="000E1F24" w:rsidRPr="000E1F24" w:rsidRDefault="000E1F24" w:rsidP="000E1F24">
            <w:pPr>
              <w:spacing w:after="0"/>
              <w:jc w:val="center"/>
              <w:rPr>
                <w:color w:val="000000"/>
                <w:sz w:val="24"/>
              </w:rPr>
            </w:pPr>
            <w:r w:rsidRPr="000E1F24">
              <w:rPr>
                <w:color w:val="000000"/>
                <w:sz w:val="24"/>
              </w:rPr>
              <w:t>2D1</w:t>
            </w:r>
          </w:p>
        </w:tc>
        <w:tc>
          <w:tcPr>
            <w:tcW w:w="1035" w:type="pct"/>
            <w:tcBorders>
              <w:top w:val="nil"/>
              <w:left w:val="nil"/>
              <w:bottom w:val="single" w:sz="8" w:space="0" w:color="auto"/>
              <w:right w:val="single" w:sz="8" w:space="0" w:color="auto"/>
            </w:tcBorders>
            <w:vAlign w:val="center"/>
            <w:hideMark/>
          </w:tcPr>
          <w:p w14:paraId="339ADD48" w14:textId="77777777" w:rsidR="000E1F24" w:rsidRPr="000E1F24" w:rsidRDefault="000E1F24" w:rsidP="000E1F24">
            <w:pPr>
              <w:spacing w:after="0"/>
              <w:jc w:val="both"/>
              <w:rPr>
                <w:color w:val="000000"/>
                <w:sz w:val="22"/>
                <w:szCs w:val="22"/>
              </w:rPr>
            </w:pPr>
            <w:r w:rsidRPr="000E1F24">
              <w:rPr>
                <w:color w:val="000000"/>
                <w:sz w:val="22"/>
                <w:szCs w:val="22"/>
              </w:rPr>
              <w:t>Sử dụng chất bôi trơn</w:t>
            </w:r>
          </w:p>
        </w:tc>
        <w:tc>
          <w:tcPr>
            <w:tcW w:w="597" w:type="pct"/>
            <w:tcBorders>
              <w:top w:val="nil"/>
              <w:left w:val="nil"/>
              <w:bottom w:val="single" w:sz="8" w:space="0" w:color="auto"/>
              <w:right w:val="single" w:sz="8" w:space="0" w:color="auto"/>
            </w:tcBorders>
            <w:vAlign w:val="center"/>
            <w:hideMark/>
          </w:tcPr>
          <w:p w14:paraId="5727E0A2" w14:textId="763C0EDD" w:rsidR="000E1F24" w:rsidRPr="000E1F24" w:rsidRDefault="000E1F24" w:rsidP="000E1F24">
            <w:pPr>
              <w:spacing w:after="0"/>
              <w:jc w:val="right"/>
              <w:rPr>
                <w:color w:val="000000"/>
                <w:sz w:val="24"/>
              </w:rPr>
            </w:pPr>
            <w:r w:rsidRPr="000E1F24">
              <w:rPr>
                <w:color w:val="000000"/>
                <w:sz w:val="24"/>
              </w:rPr>
              <w:t xml:space="preserve">             56</w:t>
            </w:r>
            <w:r>
              <w:rPr>
                <w:color w:val="000000"/>
                <w:sz w:val="24"/>
              </w:rPr>
              <w:t>,</w:t>
            </w:r>
            <w:r w:rsidRPr="000E1F24">
              <w:rPr>
                <w:color w:val="000000"/>
                <w:sz w:val="24"/>
              </w:rPr>
              <w:t xml:space="preserve">00 </w:t>
            </w:r>
          </w:p>
        </w:tc>
        <w:tc>
          <w:tcPr>
            <w:tcW w:w="597" w:type="pct"/>
            <w:tcBorders>
              <w:top w:val="nil"/>
              <w:left w:val="nil"/>
              <w:bottom w:val="single" w:sz="8" w:space="0" w:color="auto"/>
              <w:right w:val="single" w:sz="8" w:space="0" w:color="auto"/>
            </w:tcBorders>
            <w:shd w:val="clear" w:color="000000" w:fill="A6A6A6"/>
            <w:vAlign w:val="center"/>
            <w:hideMark/>
          </w:tcPr>
          <w:p w14:paraId="2FE179A6"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shd w:val="clear" w:color="000000" w:fill="A6A6A6"/>
            <w:vAlign w:val="center"/>
            <w:hideMark/>
          </w:tcPr>
          <w:p w14:paraId="7804A420"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shd w:val="clear" w:color="000000" w:fill="A6A6A6"/>
            <w:vAlign w:val="center"/>
            <w:hideMark/>
          </w:tcPr>
          <w:p w14:paraId="6519631F"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vAlign w:val="center"/>
            <w:hideMark/>
          </w:tcPr>
          <w:p w14:paraId="19FC9413" w14:textId="7224A1E5" w:rsidR="000E1F24" w:rsidRPr="000E1F24" w:rsidRDefault="000E1F24" w:rsidP="000E1F24">
            <w:pPr>
              <w:spacing w:after="0"/>
              <w:jc w:val="right"/>
              <w:rPr>
                <w:color w:val="000000"/>
                <w:sz w:val="24"/>
              </w:rPr>
            </w:pPr>
            <w:r w:rsidRPr="000E1F24">
              <w:rPr>
                <w:color w:val="000000"/>
                <w:sz w:val="24"/>
              </w:rPr>
              <w:t xml:space="preserve">             56</w:t>
            </w:r>
            <w:r>
              <w:rPr>
                <w:color w:val="000000"/>
                <w:sz w:val="24"/>
              </w:rPr>
              <w:t>,</w:t>
            </w:r>
            <w:r w:rsidRPr="000E1F24">
              <w:rPr>
                <w:color w:val="000000"/>
                <w:sz w:val="24"/>
              </w:rPr>
              <w:t xml:space="preserve">00 </w:t>
            </w:r>
          </w:p>
        </w:tc>
        <w:tc>
          <w:tcPr>
            <w:tcW w:w="597" w:type="pct"/>
            <w:tcBorders>
              <w:top w:val="nil"/>
              <w:left w:val="nil"/>
              <w:bottom w:val="single" w:sz="8" w:space="0" w:color="auto"/>
              <w:right w:val="single" w:sz="8" w:space="0" w:color="auto"/>
            </w:tcBorders>
            <w:vAlign w:val="center"/>
            <w:hideMark/>
          </w:tcPr>
          <w:p w14:paraId="09C96164" w14:textId="470C2BCE" w:rsidR="000E1F24" w:rsidRPr="000E1F24" w:rsidRDefault="000E1F24" w:rsidP="000E1F24">
            <w:pPr>
              <w:spacing w:after="0"/>
              <w:jc w:val="right"/>
              <w:rPr>
                <w:color w:val="000000"/>
                <w:sz w:val="24"/>
              </w:rPr>
            </w:pPr>
            <w:r w:rsidRPr="000E1F24">
              <w:rPr>
                <w:color w:val="000000"/>
                <w:sz w:val="24"/>
              </w:rPr>
              <w:t xml:space="preserve">               0</w:t>
            </w:r>
            <w:r>
              <w:rPr>
                <w:color w:val="000000"/>
                <w:sz w:val="24"/>
              </w:rPr>
              <w:t>,</w:t>
            </w:r>
            <w:r w:rsidRPr="000E1F24">
              <w:rPr>
                <w:color w:val="000000"/>
                <w:sz w:val="24"/>
              </w:rPr>
              <w:t xml:space="preserve">07 </w:t>
            </w:r>
          </w:p>
        </w:tc>
      </w:tr>
      <w:tr w:rsidR="000E1F24" w:rsidRPr="000E1F24" w14:paraId="4AA14204" w14:textId="77777777" w:rsidTr="000E1F24">
        <w:trPr>
          <w:trHeight w:val="320"/>
        </w:trPr>
        <w:tc>
          <w:tcPr>
            <w:tcW w:w="382" w:type="pct"/>
            <w:tcBorders>
              <w:top w:val="nil"/>
              <w:left w:val="single" w:sz="8" w:space="0" w:color="auto"/>
              <w:bottom w:val="single" w:sz="8" w:space="0" w:color="auto"/>
              <w:right w:val="single" w:sz="8" w:space="0" w:color="auto"/>
            </w:tcBorders>
            <w:vAlign w:val="center"/>
            <w:hideMark/>
          </w:tcPr>
          <w:p w14:paraId="4B0B2B37" w14:textId="77777777" w:rsidR="000E1F24" w:rsidRPr="000E1F24" w:rsidRDefault="000E1F24" w:rsidP="000E1F24">
            <w:pPr>
              <w:spacing w:after="0"/>
              <w:jc w:val="center"/>
              <w:rPr>
                <w:color w:val="000000"/>
                <w:sz w:val="24"/>
              </w:rPr>
            </w:pPr>
            <w:r w:rsidRPr="000E1F24">
              <w:rPr>
                <w:color w:val="000000"/>
                <w:sz w:val="24"/>
              </w:rPr>
              <w:lastRenderedPageBreak/>
              <w:t>2D2</w:t>
            </w:r>
          </w:p>
        </w:tc>
        <w:tc>
          <w:tcPr>
            <w:tcW w:w="1035" w:type="pct"/>
            <w:tcBorders>
              <w:top w:val="nil"/>
              <w:left w:val="nil"/>
              <w:bottom w:val="single" w:sz="8" w:space="0" w:color="auto"/>
              <w:right w:val="single" w:sz="8" w:space="0" w:color="auto"/>
            </w:tcBorders>
            <w:vAlign w:val="center"/>
            <w:hideMark/>
          </w:tcPr>
          <w:p w14:paraId="0685B387" w14:textId="77777777" w:rsidR="000E1F24" w:rsidRPr="000E1F24" w:rsidRDefault="000E1F24" w:rsidP="000E1F24">
            <w:pPr>
              <w:spacing w:after="0"/>
              <w:jc w:val="both"/>
              <w:rPr>
                <w:color w:val="000000"/>
                <w:sz w:val="22"/>
                <w:szCs w:val="22"/>
              </w:rPr>
            </w:pPr>
            <w:commentRangeStart w:id="14"/>
            <w:r w:rsidRPr="000E1F24">
              <w:rPr>
                <w:color w:val="000000"/>
                <w:sz w:val="22"/>
                <w:szCs w:val="22"/>
                <w:highlight w:val="yellow"/>
              </w:rPr>
              <w:t>Sử</w:t>
            </w:r>
            <w:commentRangeEnd w:id="14"/>
            <w:r>
              <w:rPr>
                <w:rStyle w:val="CommentReference"/>
                <w:rFonts w:eastAsia="MS Mincho"/>
                <w:kern w:val="2"/>
                <w:lang w:val="vi-VN" w:eastAsia="x-none"/>
              </w:rPr>
              <w:commentReference w:id="14"/>
            </w:r>
            <w:r w:rsidRPr="000E1F24">
              <w:rPr>
                <w:color w:val="000000"/>
                <w:sz w:val="22"/>
                <w:szCs w:val="22"/>
                <w:highlight w:val="yellow"/>
              </w:rPr>
              <w:t xml:space="preserve"> dụng sáp paraphin</w:t>
            </w:r>
          </w:p>
        </w:tc>
        <w:tc>
          <w:tcPr>
            <w:tcW w:w="597" w:type="pct"/>
            <w:tcBorders>
              <w:top w:val="nil"/>
              <w:left w:val="nil"/>
              <w:bottom w:val="single" w:sz="8" w:space="0" w:color="auto"/>
              <w:right w:val="single" w:sz="8" w:space="0" w:color="auto"/>
            </w:tcBorders>
            <w:vAlign w:val="center"/>
            <w:hideMark/>
          </w:tcPr>
          <w:p w14:paraId="5244EDA7" w14:textId="77777777" w:rsidR="000E1F24" w:rsidRPr="000E1F24" w:rsidRDefault="000E1F24" w:rsidP="000E1F24">
            <w:pPr>
              <w:spacing w:after="0"/>
              <w:jc w:val="right"/>
              <w:rPr>
                <w:color w:val="000000"/>
                <w:sz w:val="24"/>
              </w:rPr>
            </w:pPr>
            <w:r w:rsidRPr="000E1F24">
              <w:rPr>
                <w:color w:val="000000"/>
                <w:sz w:val="24"/>
              </w:rPr>
              <w:t xml:space="preserve">                   -   </w:t>
            </w:r>
          </w:p>
        </w:tc>
        <w:tc>
          <w:tcPr>
            <w:tcW w:w="597" w:type="pct"/>
            <w:tcBorders>
              <w:top w:val="nil"/>
              <w:left w:val="nil"/>
              <w:bottom w:val="single" w:sz="8" w:space="0" w:color="auto"/>
              <w:right w:val="single" w:sz="8" w:space="0" w:color="auto"/>
            </w:tcBorders>
            <w:shd w:val="clear" w:color="000000" w:fill="A6A6A6"/>
            <w:vAlign w:val="center"/>
            <w:hideMark/>
          </w:tcPr>
          <w:p w14:paraId="395DEE91"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shd w:val="clear" w:color="000000" w:fill="A6A6A6"/>
            <w:vAlign w:val="center"/>
            <w:hideMark/>
          </w:tcPr>
          <w:p w14:paraId="639614C7"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shd w:val="clear" w:color="000000" w:fill="A6A6A6"/>
            <w:vAlign w:val="center"/>
            <w:hideMark/>
          </w:tcPr>
          <w:p w14:paraId="0FA809E9"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vAlign w:val="center"/>
            <w:hideMark/>
          </w:tcPr>
          <w:p w14:paraId="3C90ED89" w14:textId="77777777" w:rsidR="000E1F24" w:rsidRPr="000E1F24" w:rsidRDefault="000E1F24" w:rsidP="000E1F24">
            <w:pPr>
              <w:spacing w:after="0"/>
              <w:jc w:val="right"/>
              <w:rPr>
                <w:color w:val="000000"/>
                <w:sz w:val="24"/>
              </w:rPr>
            </w:pPr>
            <w:r w:rsidRPr="000E1F24">
              <w:rPr>
                <w:color w:val="000000"/>
                <w:sz w:val="24"/>
              </w:rPr>
              <w:t xml:space="preserve">                   -   </w:t>
            </w:r>
          </w:p>
        </w:tc>
        <w:tc>
          <w:tcPr>
            <w:tcW w:w="597" w:type="pct"/>
            <w:tcBorders>
              <w:top w:val="nil"/>
              <w:left w:val="nil"/>
              <w:bottom w:val="single" w:sz="8" w:space="0" w:color="auto"/>
              <w:right w:val="single" w:sz="8" w:space="0" w:color="auto"/>
            </w:tcBorders>
            <w:vAlign w:val="center"/>
            <w:hideMark/>
          </w:tcPr>
          <w:p w14:paraId="1EF57BF6" w14:textId="77777777" w:rsidR="000E1F24" w:rsidRPr="000E1F24" w:rsidRDefault="000E1F24" w:rsidP="000E1F24">
            <w:pPr>
              <w:spacing w:after="0"/>
              <w:jc w:val="right"/>
              <w:rPr>
                <w:color w:val="000000"/>
                <w:sz w:val="24"/>
              </w:rPr>
            </w:pPr>
            <w:r w:rsidRPr="000E1F24">
              <w:rPr>
                <w:color w:val="000000"/>
                <w:sz w:val="24"/>
              </w:rPr>
              <w:t xml:space="preserve">                   -   </w:t>
            </w:r>
          </w:p>
        </w:tc>
      </w:tr>
      <w:tr w:rsidR="000E1F24" w:rsidRPr="000E1F24" w14:paraId="24F0EAEF" w14:textId="77777777" w:rsidTr="000E1F24">
        <w:trPr>
          <w:trHeight w:val="320"/>
        </w:trPr>
        <w:tc>
          <w:tcPr>
            <w:tcW w:w="382" w:type="pct"/>
            <w:tcBorders>
              <w:top w:val="nil"/>
              <w:left w:val="single" w:sz="8" w:space="0" w:color="auto"/>
              <w:bottom w:val="single" w:sz="8" w:space="0" w:color="auto"/>
              <w:right w:val="single" w:sz="8" w:space="0" w:color="auto"/>
            </w:tcBorders>
            <w:vAlign w:val="center"/>
            <w:hideMark/>
          </w:tcPr>
          <w:p w14:paraId="276E6F64" w14:textId="77777777" w:rsidR="000E1F24" w:rsidRPr="000E1F24" w:rsidRDefault="000E1F24" w:rsidP="000E1F24">
            <w:pPr>
              <w:spacing w:after="0"/>
              <w:jc w:val="center"/>
              <w:rPr>
                <w:color w:val="000000"/>
                <w:sz w:val="24"/>
              </w:rPr>
            </w:pPr>
            <w:r w:rsidRPr="000E1F24">
              <w:rPr>
                <w:color w:val="000000"/>
                <w:sz w:val="24"/>
              </w:rPr>
              <w:t>2D3</w:t>
            </w:r>
          </w:p>
        </w:tc>
        <w:tc>
          <w:tcPr>
            <w:tcW w:w="1035" w:type="pct"/>
            <w:tcBorders>
              <w:top w:val="nil"/>
              <w:left w:val="nil"/>
              <w:bottom w:val="single" w:sz="8" w:space="0" w:color="auto"/>
              <w:right w:val="single" w:sz="8" w:space="0" w:color="auto"/>
            </w:tcBorders>
            <w:vAlign w:val="center"/>
            <w:hideMark/>
          </w:tcPr>
          <w:p w14:paraId="52B4244C" w14:textId="77777777" w:rsidR="000E1F24" w:rsidRPr="000E1F24" w:rsidRDefault="000E1F24" w:rsidP="000E1F24">
            <w:pPr>
              <w:spacing w:after="0"/>
              <w:jc w:val="both"/>
              <w:rPr>
                <w:color w:val="000000"/>
                <w:sz w:val="24"/>
              </w:rPr>
            </w:pPr>
            <w:r w:rsidRPr="000E1F24">
              <w:rPr>
                <w:color w:val="000000"/>
                <w:sz w:val="24"/>
              </w:rPr>
              <w:t>Sử dụng dung môi</w:t>
            </w:r>
          </w:p>
        </w:tc>
        <w:tc>
          <w:tcPr>
            <w:tcW w:w="597" w:type="pct"/>
            <w:tcBorders>
              <w:top w:val="nil"/>
              <w:left w:val="nil"/>
              <w:bottom w:val="single" w:sz="8" w:space="0" w:color="auto"/>
              <w:right w:val="single" w:sz="8" w:space="0" w:color="auto"/>
            </w:tcBorders>
            <w:vAlign w:val="center"/>
            <w:hideMark/>
          </w:tcPr>
          <w:p w14:paraId="63E150B2"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55E1BBBE"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4FEC4442"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360388D2"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40A4A8E5"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vAlign w:val="center"/>
            <w:hideMark/>
          </w:tcPr>
          <w:p w14:paraId="07F03369" w14:textId="77777777" w:rsidR="000E1F24" w:rsidRPr="000E1F24" w:rsidRDefault="000E1F24" w:rsidP="000E1F24">
            <w:pPr>
              <w:spacing w:after="0"/>
              <w:jc w:val="center"/>
              <w:rPr>
                <w:color w:val="000000"/>
                <w:sz w:val="24"/>
              </w:rPr>
            </w:pPr>
            <w:r w:rsidRPr="000E1F24">
              <w:rPr>
                <w:color w:val="000000"/>
                <w:sz w:val="24"/>
              </w:rPr>
              <w:t xml:space="preserve">  NO  </w:t>
            </w:r>
          </w:p>
        </w:tc>
      </w:tr>
      <w:tr w:rsidR="000E1F24" w:rsidRPr="000E1F24" w14:paraId="67598E25" w14:textId="77777777" w:rsidTr="000E1F24">
        <w:trPr>
          <w:trHeight w:val="630"/>
        </w:trPr>
        <w:tc>
          <w:tcPr>
            <w:tcW w:w="382" w:type="pct"/>
            <w:tcBorders>
              <w:top w:val="nil"/>
              <w:left w:val="single" w:sz="8" w:space="0" w:color="auto"/>
              <w:bottom w:val="single" w:sz="8" w:space="0" w:color="auto"/>
              <w:right w:val="single" w:sz="8" w:space="0" w:color="auto"/>
            </w:tcBorders>
            <w:vAlign w:val="center"/>
            <w:hideMark/>
          </w:tcPr>
          <w:p w14:paraId="4971979C" w14:textId="77777777" w:rsidR="000E1F24" w:rsidRPr="000E1F24" w:rsidRDefault="000E1F24" w:rsidP="000E1F24">
            <w:pPr>
              <w:spacing w:after="0"/>
              <w:jc w:val="center"/>
              <w:rPr>
                <w:color w:val="000000"/>
                <w:sz w:val="24"/>
              </w:rPr>
            </w:pPr>
            <w:r w:rsidRPr="000E1F24">
              <w:rPr>
                <w:color w:val="000000"/>
                <w:sz w:val="24"/>
              </w:rPr>
              <w:t>2D4</w:t>
            </w:r>
          </w:p>
        </w:tc>
        <w:tc>
          <w:tcPr>
            <w:tcW w:w="1035" w:type="pct"/>
            <w:tcBorders>
              <w:top w:val="nil"/>
              <w:left w:val="nil"/>
              <w:bottom w:val="single" w:sz="8" w:space="0" w:color="auto"/>
              <w:right w:val="single" w:sz="8" w:space="0" w:color="auto"/>
            </w:tcBorders>
            <w:vAlign w:val="center"/>
            <w:hideMark/>
          </w:tcPr>
          <w:p w14:paraId="25D20BC6" w14:textId="77777777" w:rsidR="000E1F24" w:rsidRPr="000E1F24" w:rsidRDefault="000E1F24" w:rsidP="000E1F24">
            <w:pPr>
              <w:spacing w:after="0"/>
              <w:jc w:val="both"/>
              <w:rPr>
                <w:color w:val="000000"/>
                <w:sz w:val="24"/>
              </w:rPr>
            </w:pPr>
            <w:r w:rsidRPr="000E1F24">
              <w:rPr>
                <w:color w:val="000000"/>
                <w:sz w:val="24"/>
              </w:rPr>
              <w:t>Sử dụng các hóa chất khác</w:t>
            </w:r>
          </w:p>
        </w:tc>
        <w:tc>
          <w:tcPr>
            <w:tcW w:w="597" w:type="pct"/>
            <w:tcBorders>
              <w:top w:val="nil"/>
              <w:left w:val="nil"/>
              <w:bottom w:val="single" w:sz="8" w:space="0" w:color="auto"/>
              <w:right w:val="single" w:sz="8" w:space="0" w:color="auto"/>
            </w:tcBorders>
            <w:vAlign w:val="center"/>
            <w:hideMark/>
          </w:tcPr>
          <w:p w14:paraId="061A6514" w14:textId="77777777" w:rsidR="000E1F24" w:rsidRPr="000E1F24" w:rsidRDefault="000E1F24" w:rsidP="000E1F24">
            <w:pPr>
              <w:spacing w:after="0"/>
              <w:jc w:val="center"/>
              <w:rPr>
                <w:color w:val="000000"/>
                <w:sz w:val="24"/>
              </w:rPr>
            </w:pPr>
            <w:r w:rsidRPr="000E1F24">
              <w:rPr>
                <w:color w:val="000000"/>
                <w:sz w:val="24"/>
              </w:rPr>
              <w:t xml:space="preserve"> NE </w:t>
            </w:r>
          </w:p>
        </w:tc>
        <w:tc>
          <w:tcPr>
            <w:tcW w:w="597" w:type="pct"/>
            <w:tcBorders>
              <w:top w:val="nil"/>
              <w:left w:val="nil"/>
              <w:bottom w:val="single" w:sz="8" w:space="0" w:color="auto"/>
              <w:right w:val="single" w:sz="8" w:space="0" w:color="auto"/>
            </w:tcBorders>
            <w:vAlign w:val="center"/>
            <w:hideMark/>
          </w:tcPr>
          <w:p w14:paraId="3DA461F2" w14:textId="77777777" w:rsidR="000E1F24" w:rsidRPr="000E1F24" w:rsidRDefault="000E1F24" w:rsidP="000E1F24">
            <w:pPr>
              <w:spacing w:after="0"/>
              <w:jc w:val="center"/>
              <w:rPr>
                <w:color w:val="000000"/>
                <w:sz w:val="24"/>
              </w:rPr>
            </w:pPr>
            <w:r w:rsidRPr="000E1F24">
              <w:rPr>
                <w:color w:val="000000"/>
                <w:sz w:val="24"/>
              </w:rPr>
              <w:t xml:space="preserve"> NE </w:t>
            </w:r>
          </w:p>
        </w:tc>
        <w:tc>
          <w:tcPr>
            <w:tcW w:w="597" w:type="pct"/>
            <w:tcBorders>
              <w:top w:val="nil"/>
              <w:left w:val="nil"/>
              <w:bottom w:val="single" w:sz="8" w:space="0" w:color="auto"/>
              <w:right w:val="single" w:sz="8" w:space="0" w:color="auto"/>
            </w:tcBorders>
            <w:vAlign w:val="center"/>
            <w:hideMark/>
          </w:tcPr>
          <w:p w14:paraId="664E44CC" w14:textId="77777777" w:rsidR="000E1F24" w:rsidRPr="000E1F24" w:rsidRDefault="000E1F24" w:rsidP="000E1F24">
            <w:pPr>
              <w:spacing w:after="0"/>
              <w:jc w:val="center"/>
              <w:rPr>
                <w:color w:val="000000"/>
                <w:sz w:val="24"/>
              </w:rPr>
            </w:pPr>
            <w:r w:rsidRPr="000E1F24">
              <w:rPr>
                <w:color w:val="000000"/>
                <w:sz w:val="24"/>
              </w:rPr>
              <w:t xml:space="preserve"> NE </w:t>
            </w:r>
          </w:p>
        </w:tc>
        <w:tc>
          <w:tcPr>
            <w:tcW w:w="597" w:type="pct"/>
            <w:tcBorders>
              <w:top w:val="nil"/>
              <w:left w:val="nil"/>
              <w:bottom w:val="single" w:sz="8" w:space="0" w:color="auto"/>
              <w:right w:val="single" w:sz="8" w:space="0" w:color="auto"/>
            </w:tcBorders>
            <w:vAlign w:val="center"/>
            <w:hideMark/>
          </w:tcPr>
          <w:p w14:paraId="63B235AD" w14:textId="77777777" w:rsidR="000E1F24" w:rsidRPr="000E1F24" w:rsidRDefault="000E1F24" w:rsidP="000E1F24">
            <w:pPr>
              <w:spacing w:after="0"/>
              <w:jc w:val="center"/>
              <w:rPr>
                <w:color w:val="000000"/>
                <w:sz w:val="24"/>
              </w:rPr>
            </w:pPr>
            <w:r w:rsidRPr="000E1F24">
              <w:rPr>
                <w:color w:val="000000"/>
                <w:sz w:val="24"/>
              </w:rPr>
              <w:t xml:space="preserve"> NE </w:t>
            </w:r>
          </w:p>
        </w:tc>
        <w:tc>
          <w:tcPr>
            <w:tcW w:w="597" w:type="pct"/>
            <w:tcBorders>
              <w:top w:val="nil"/>
              <w:left w:val="nil"/>
              <w:bottom w:val="single" w:sz="8" w:space="0" w:color="auto"/>
              <w:right w:val="single" w:sz="8" w:space="0" w:color="auto"/>
            </w:tcBorders>
            <w:vAlign w:val="center"/>
            <w:hideMark/>
          </w:tcPr>
          <w:p w14:paraId="46C21972" w14:textId="77777777" w:rsidR="000E1F24" w:rsidRPr="000E1F24" w:rsidRDefault="000E1F24" w:rsidP="000E1F24">
            <w:pPr>
              <w:spacing w:after="0"/>
              <w:jc w:val="center"/>
              <w:rPr>
                <w:color w:val="000000"/>
                <w:sz w:val="24"/>
              </w:rPr>
            </w:pPr>
            <w:r w:rsidRPr="000E1F24">
              <w:rPr>
                <w:color w:val="000000"/>
                <w:sz w:val="24"/>
              </w:rPr>
              <w:t xml:space="preserve"> NE </w:t>
            </w:r>
          </w:p>
        </w:tc>
        <w:tc>
          <w:tcPr>
            <w:tcW w:w="597" w:type="pct"/>
            <w:tcBorders>
              <w:top w:val="nil"/>
              <w:left w:val="nil"/>
              <w:bottom w:val="single" w:sz="8" w:space="0" w:color="auto"/>
              <w:right w:val="single" w:sz="8" w:space="0" w:color="auto"/>
            </w:tcBorders>
            <w:vAlign w:val="center"/>
            <w:hideMark/>
          </w:tcPr>
          <w:p w14:paraId="1F56FDF6" w14:textId="77777777" w:rsidR="000E1F24" w:rsidRPr="000E1F24" w:rsidRDefault="000E1F24" w:rsidP="000E1F24">
            <w:pPr>
              <w:spacing w:after="0"/>
              <w:jc w:val="center"/>
              <w:rPr>
                <w:color w:val="000000"/>
                <w:sz w:val="24"/>
              </w:rPr>
            </w:pPr>
            <w:r w:rsidRPr="000E1F24">
              <w:rPr>
                <w:color w:val="000000"/>
                <w:sz w:val="24"/>
              </w:rPr>
              <w:t xml:space="preserve">  NE  </w:t>
            </w:r>
          </w:p>
        </w:tc>
      </w:tr>
      <w:tr w:rsidR="000E1F24" w:rsidRPr="000E1F24" w14:paraId="7468D82E" w14:textId="77777777" w:rsidTr="000E1F24">
        <w:trPr>
          <w:trHeight w:val="320"/>
        </w:trPr>
        <w:tc>
          <w:tcPr>
            <w:tcW w:w="382" w:type="pct"/>
            <w:tcBorders>
              <w:top w:val="nil"/>
              <w:left w:val="single" w:sz="8" w:space="0" w:color="auto"/>
              <w:bottom w:val="single" w:sz="8" w:space="0" w:color="auto"/>
              <w:right w:val="single" w:sz="8" w:space="0" w:color="auto"/>
            </w:tcBorders>
            <w:shd w:val="clear" w:color="000000" w:fill="FFF2CC"/>
            <w:vAlign w:val="center"/>
            <w:hideMark/>
          </w:tcPr>
          <w:p w14:paraId="71AF2217" w14:textId="77777777" w:rsidR="000E1F24" w:rsidRPr="000E1F24" w:rsidRDefault="000E1F24" w:rsidP="000E1F24">
            <w:pPr>
              <w:spacing w:after="0"/>
              <w:jc w:val="center"/>
              <w:rPr>
                <w:color w:val="000000"/>
                <w:sz w:val="24"/>
              </w:rPr>
            </w:pPr>
            <w:r w:rsidRPr="000E1F24">
              <w:rPr>
                <w:color w:val="000000"/>
                <w:sz w:val="24"/>
              </w:rPr>
              <w:t>2E</w:t>
            </w:r>
          </w:p>
        </w:tc>
        <w:tc>
          <w:tcPr>
            <w:tcW w:w="1035" w:type="pct"/>
            <w:tcBorders>
              <w:top w:val="nil"/>
              <w:left w:val="nil"/>
              <w:bottom w:val="single" w:sz="8" w:space="0" w:color="auto"/>
              <w:right w:val="single" w:sz="8" w:space="0" w:color="auto"/>
            </w:tcBorders>
            <w:shd w:val="clear" w:color="000000" w:fill="FFF2CC"/>
            <w:vAlign w:val="center"/>
            <w:hideMark/>
          </w:tcPr>
          <w:p w14:paraId="66BBC7D6" w14:textId="77777777" w:rsidR="000E1F24" w:rsidRPr="000E1F24" w:rsidRDefault="000E1F24" w:rsidP="000E1F24">
            <w:pPr>
              <w:spacing w:after="0"/>
              <w:jc w:val="both"/>
              <w:rPr>
                <w:color w:val="000000"/>
                <w:sz w:val="24"/>
              </w:rPr>
            </w:pPr>
            <w:r w:rsidRPr="000E1F24">
              <w:rPr>
                <w:color w:val="000000"/>
                <w:sz w:val="24"/>
              </w:rPr>
              <w:t>Công nghiệp điện tử</w:t>
            </w:r>
          </w:p>
        </w:tc>
        <w:tc>
          <w:tcPr>
            <w:tcW w:w="597" w:type="pct"/>
            <w:tcBorders>
              <w:top w:val="nil"/>
              <w:left w:val="nil"/>
              <w:bottom w:val="single" w:sz="8" w:space="0" w:color="auto"/>
              <w:right w:val="single" w:sz="8" w:space="0" w:color="auto"/>
            </w:tcBorders>
            <w:shd w:val="clear" w:color="000000" w:fill="FFF2CC"/>
            <w:vAlign w:val="center"/>
            <w:hideMark/>
          </w:tcPr>
          <w:p w14:paraId="4CEE43C5"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shd w:val="clear" w:color="000000" w:fill="FFF2CC"/>
            <w:vAlign w:val="center"/>
            <w:hideMark/>
          </w:tcPr>
          <w:p w14:paraId="6BAAAD09"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shd w:val="clear" w:color="000000" w:fill="FFF2CC"/>
            <w:vAlign w:val="center"/>
            <w:hideMark/>
          </w:tcPr>
          <w:p w14:paraId="0DBD359F"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shd w:val="clear" w:color="000000" w:fill="FFF2CC"/>
            <w:vAlign w:val="center"/>
            <w:hideMark/>
          </w:tcPr>
          <w:p w14:paraId="2EBED846"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shd w:val="clear" w:color="000000" w:fill="FFF2CC"/>
            <w:vAlign w:val="center"/>
            <w:hideMark/>
          </w:tcPr>
          <w:p w14:paraId="6A7BC227" w14:textId="77777777" w:rsidR="000E1F24" w:rsidRPr="000E1F24" w:rsidRDefault="000E1F24" w:rsidP="000E1F24">
            <w:pPr>
              <w:spacing w:after="0"/>
              <w:jc w:val="center"/>
              <w:rPr>
                <w:color w:val="000000"/>
                <w:sz w:val="24"/>
              </w:rPr>
            </w:pPr>
            <w:r w:rsidRPr="000E1F24">
              <w:rPr>
                <w:color w:val="000000"/>
                <w:sz w:val="24"/>
              </w:rPr>
              <w:t xml:space="preserve">  NO </w:t>
            </w:r>
          </w:p>
        </w:tc>
        <w:tc>
          <w:tcPr>
            <w:tcW w:w="597" w:type="pct"/>
            <w:tcBorders>
              <w:top w:val="nil"/>
              <w:left w:val="nil"/>
              <w:bottom w:val="single" w:sz="8" w:space="0" w:color="auto"/>
              <w:right w:val="single" w:sz="8" w:space="0" w:color="auto"/>
            </w:tcBorders>
            <w:shd w:val="clear" w:color="000000" w:fill="FFF2CC"/>
            <w:vAlign w:val="center"/>
            <w:hideMark/>
          </w:tcPr>
          <w:p w14:paraId="28D4525F" w14:textId="77777777" w:rsidR="000E1F24" w:rsidRPr="000E1F24" w:rsidRDefault="000E1F24" w:rsidP="000E1F24">
            <w:pPr>
              <w:spacing w:after="0"/>
              <w:jc w:val="center"/>
              <w:rPr>
                <w:color w:val="000000"/>
                <w:sz w:val="24"/>
              </w:rPr>
            </w:pPr>
            <w:r w:rsidRPr="000E1F24">
              <w:rPr>
                <w:color w:val="000000"/>
                <w:sz w:val="24"/>
              </w:rPr>
              <w:t xml:space="preserve">   NO  </w:t>
            </w:r>
          </w:p>
        </w:tc>
      </w:tr>
      <w:tr w:rsidR="000E1F24" w:rsidRPr="000E1F24" w14:paraId="3D75ADE1" w14:textId="77777777" w:rsidTr="000E1F24">
        <w:trPr>
          <w:trHeight w:val="940"/>
        </w:trPr>
        <w:tc>
          <w:tcPr>
            <w:tcW w:w="382" w:type="pct"/>
            <w:tcBorders>
              <w:top w:val="nil"/>
              <w:left w:val="single" w:sz="8" w:space="0" w:color="auto"/>
              <w:bottom w:val="single" w:sz="8" w:space="0" w:color="auto"/>
              <w:right w:val="single" w:sz="8" w:space="0" w:color="auto"/>
            </w:tcBorders>
            <w:shd w:val="clear" w:color="000000" w:fill="FFF2CC"/>
            <w:vAlign w:val="center"/>
            <w:hideMark/>
          </w:tcPr>
          <w:p w14:paraId="753A5C76" w14:textId="77777777" w:rsidR="000E1F24" w:rsidRPr="000E1F24" w:rsidRDefault="000E1F24" w:rsidP="000E1F24">
            <w:pPr>
              <w:spacing w:after="0"/>
              <w:jc w:val="center"/>
              <w:rPr>
                <w:color w:val="000000"/>
                <w:sz w:val="24"/>
              </w:rPr>
            </w:pPr>
            <w:r w:rsidRPr="000E1F24">
              <w:rPr>
                <w:color w:val="000000"/>
                <w:sz w:val="24"/>
              </w:rPr>
              <w:t>2F</w:t>
            </w:r>
          </w:p>
        </w:tc>
        <w:tc>
          <w:tcPr>
            <w:tcW w:w="1035" w:type="pct"/>
            <w:tcBorders>
              <w:top w:val="nil"/>
              <w:left w:val="nil"/>
              <w:bottom w:val="single" w:sz="8" w:space="0" w:color="auto"/>
              <w:right w:val="single" w:sz="8" w:space="0" w:color="auto"/>
            </w:tcBorders>
            <w:shd w:val="clear" w:color="000000" w:fill="FFF2CC"/>
            <w:vAlign w:val="center"/>
            <w:hideMark/>
          </w:tcPr>
          <w:p w14:paraId="5AFA0F87" w14:textId="77777777" w:rsidR="000E1F24" w:rsidRPr="000E1F24" w:rsidRDefault="000E1F24" w:rsidP="000E1F24">
            <w:pPr>
              <w:spacing w:after="0"/>
              <w:jc w:val="both"/>
              <w:rPr>
                <w:color w:val="000000"/>
                <w:sz w:val="24"/>
              </w:rPr>
            </w:pPr>
            <w:r w:rsidRPr="000E1F24">
              <w:rPr>
                <w:color w:val="000000"/>
                <w:sz w:val="24"/>
              </w:rPr>
              <w:t>Sử dụng sản phẩm thay thế cho các chất làm suy giảm tầng ô-dôn</w:t>
            </w:r>
          </w:p>
        </w:tc>
        <w:tc>
          <w:tcPr>
            <w:tcW w:w="597" w:type="pct"/>
            <w:tcBorders>
              <w:top w:val="nil"/>
              <w:left w:val="nil"/>
              <w:bottom w:val="single" w:sz="8" w:space="0" w:color="auto"/>
              <w:right w:val="single" w:sz="8" w:space="0" w:color="auto"/>
            </w:tcBorders>
            <w:shd w:val="clear" w:color="000000" w:fill="FFF2CC"/>
            <w:vAlign w:val="center"/>
            <w:hideMark/>
          </w:tcPr>
          <w:p w14:paraId="4632A734"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shd w:val="clear" w:color="000000" w:fill="FFF2CC"/>
            <w:vAlign w:val="center"/>
            <w:hideMark/>
          </w:tcPr>
          <w:p w14:paraId="204544B8"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shd w:val="clear" w:color="000000" w:fill="FFF2CC"/>
            <w:vAlign w:val="center"/>
            <w:hideMark/>
          </w:tcPr>
          <w:p w14:paraId="1C69FD9E" w14:textId="77777777" w:rsidR="000E1F24" w:rsidRPr="000E1F24" w:rsidRDefault="000E1F24" w:rsidP="000E1F24">
            <w:pPr>
              <w:spacing w:after="0"/>
              <w:jc w:val="right"/>
              <w:rPr>
                <w:color w:val="000000"/>
                <w:sz w:val="24"/>
              </w:rPr>
            </w:pPr>
            <w:r w:rsidRPr="000E1F24">
              <w:rPr>
                <w:color w:val="000000"/>
                <w:sz w:val="24"/>
              </w:rPr>
              <w:t> </w:t>
            </w:r>
          </w:p>
        </w:tc>
        <w:tc>
          <w:tcPr>
            <w:tcW w:w="597" w:type="pct"/>
            <w:tcBorders>
              <w:top w:val="nil"/>
              <w:left w:val="nil"/>
              <w:bottom w:val="single" w:sz="8" w:space="0" w:color="auto"/>
              <w:right w:val="single" w:sz="8" w:space="0" w:color="auto"/>
            </w:tcBorders>
            <w:shd w:val="clear" w:color="000000" w:fill="FFF2CC"/>
            <w:vAlign w:val="center"/>
            <w:hideMark/>
          </w:tcPr>
          <w:p w14:paraId="293367C6" w14:textId="5AC07B6C" w:rsidR="000E1F24" w:rsidRPr="000E1F24" w:rsidRDefault="000E1F24" w:rsidP="000E1F24">
            <w:pPr>
              <w:spacing w:after="0"/>
              <w:jc w:val="right"/>
              <w:rPr>
                <w:color w:val="000000"/>
                <w:sz w:val="24"/>
              </w:rPr>
            </w:pPr>
            <w:r w:rsidRPr="000E1F24">
              <w:rPr>
                <w:color w:val="000000"/>
                <w:sz w:val="24"/>
              </w:rPr>
              <w:t xml:space="preserve">      10</w:t>
            </w:r>
            <w:r>
              <w:rPr>
                <w:color w:val="000000"/>
                <w:sz w:val="24"/>
              </w:rPr>
              <w:t>.</w:t>
            </w:r>
            <w:r w:rsidRPr="000E1F24">
              <w:rPr>
                <w:color w:val="000000"/>
                <w:sz w:val="24"/>
              </w:rPr>
              <w:t>728</w:t>
            </w:r>
            <w:r>
              <w:rPr>
                <w:color w:val="000000"/>
                <w:sz w:val="24"/>
              </w:rPr>
              <w:t>,</w:t>
            </w:r>
            <w:r w:rsidRPr="000E1F24">
              <w:rPr>
                <w:color w:val="000000"/>
                <w:sz w:val="24"/>
              </w:rPr>
              <w:t xml:space="preserve">09 </w:t>
            </w:r>
          </w:p>
        </w:tc>
        <w:tc>
          <w:tcPr>
            <w:tcW w:w="597" w:type="pct"/>
            <w:tcBorders>
              <w:top w:val="nil"/>
              <w:left w:val="nil"/>
              <w:bottom w:val="single" w:sz="8" w:space="0" w:color="auto"/>
              <w:right w:val="single" w:sz="8" w:space="0" w:color="auto"/>
            </w:tcBorders>
            <w:shd w:val="clear" w:color="000000" w:fill="FFF2CC"/>
            <w:vAlign w:val="center"/>
            <w:hideMark/>
          </w:tcPr>
          <w:p w14:paraId="3420D472" w14:textId="66D2CC33" w:rsidR="000E1F24" w:rsidRPr="000E1F24" w:rsidRDefault="000E1F24" w:rsidP="000E1F24">
            <w:pPr>
              <w:spacing w:after="0"/>
              <w:jc w:val="right"/>
              <w:rPr>
                <w:color w:val="000000"/>
                <w:sz w:val="24"/>
              </w:rPr>
            </w:pPr>
            <w:r w:rsidRPr="000E1F24">
              <w:rPr>
                <w:color w:val="000000"/>
                <w:sz w:val="24"/>
              </w:rPr>
              <w:t xml:space="preserve">      10</w:t>
            </w:r>
            <w:r>
              <w:rPr>
                <w:color w:val="000000"/>
                <w:sz w:val="24"/>
              </w:rPr>
              <w:t>.</w:t>
            </w:r>
            <w:r w:rsidRPr="000E1F24">
              <w:rPr>
                <w:color w:val="000000"/>
                <w:sz w:val="24"/>
              </w:rPr>
              <w:t>728</w:t>
            </w:r>
            <w:r>
              <w:rPr>
                <w:color w:val="000000"/>
                <w:sz w:val="24"/>
              </w:rPr>
              <w:t>,</w:t>
            </w:r>
            <w:r w:rsidRPr="000E1F24">
              <w:rPr>
                <w:color w:val="000000"/>
                <w:sz w:val="24"/>
              </w:rPr>
              <w:t xml:space="preserve">09 </w:t>
            </w:r>
          </w:p>
        </w:tc>
        <w:tc>
          <w:tcPr>
            <w:tcW w:w="597" w:type="pct"/>
            <w:tcBorders>
              <w:top w:val="nil"/>
              <w:left w:val="nil"/>
              <w:bottom w:val="single" w:sz="8" w:space="0" w:color="auto"/>
              <w:right w:val="single" w:sz="8" w:space="0" w:color="auto"/>
            </w:tcBorders>
            <w:shd w:val="clear" w:color="000000" w:fill="FFF2CC"/>
            <w:vAlign w:val="center"/>
            <w:hideMark/>
          </w:tcPr>
          <w:p w14:paraId="6A82F81F" w14:textId="007C06F8" w:rsidR="000E1F24" w:rsidRPr="000E1F24" w:rsidRDefault="000E1F24" w:rsidP="000E1F24">
            <w:pPr>
              <w:spacing w:after="0"/>
              <w:jc w:val="right"/>
              <w:rPr>
                <w:color w:val="000000"/>
                <w:sz w:val="24"/>
              </w:rPr>
            </w:pPr>
            <w:r w:rsidRPr="000E1F24">
              <w:rPr>
                <w:color w:val="000000"/>
                <w:sz w:val="24"/>
              </w:rPr>
              <w:t xml:space="preserve">             13</w:t>
            </w:r>
            <w:r>
              <w:rPr>
                <w:color w:val="000000"/>
                <w:sz w:val="24"/>
              </w:rPr>
              <w:t>,</w:t>
            </w:r>
            <w:r w:rsidRPr="000E1F24">
              <w:rPr>
                <w:color w:val="000000"/>
                <w:sz w:val="24"/>
              </w:rPr>
              <w:t xml:space="preserve">17 </w:t>
            </w:r>
          </w:p>
        </w:tc>
      </w:tr>
      <w:tr w:rsidR="000E1F24" w:rsidRPr="000E1F24" w14:paraId="32E15CE6" w14:textId="77777777" w:rsidTr="000E1F24">
        <w:trPr>
          <w:trHeight w:val="630"/>
        </w:trPr>
        <w:tc>
          <w:tcPr>
            <w:tcW w:w="382" w:type="pct"/>
            <w:tcBorders>
              <w:top w:val="nil"/>
              <w:left w:val="single" w:sz="8" w:space="0" w:color="auto"/>
              <w:bottom w:val="single" w:sz="8" w:space="0" w:color="auto"/>
              <w:right w:val="single" w:sz="8" w:space="0" w:color="auto"/>
            </w:tcBorders>
            <w:shd w:val="clear" w:color="000000" w:fill="FFF2CC"/>
            <w:vAlign w:val="center"/>
            <w:hideMark/>
          </w:tcPr>
          <w:p w14:paraId="669C6ACD" w14:textId="77777777" w:rsidR="000E1F24" w:rsidRPr="000E1F24" w:rsidRDefault="000E1F24" w:rsidP="000E1F24">
            <w:pPr>
              <w:spacing w:after="0"/>
              <w:jc w:val="center"/>
              <w:rPr>
                <w:color w:val="000000"/>
                <w:sz w:val="24"/>
              </w:rPr>
            </w:pPr>
            <w:r w:rsidRPr="000E1F24">
              <w:rPr>
                <w:color w:val="000000"/>
                <w:sz w:val="24"/>
              </w:rPr>
              <w:t>2G</w:t>
            </w:r>
          </w:p>
        </w:tc>
        <w:tc>
          <w:tcPr>
            <w:tcW w:w="1035" w:type="pct"/>
            <w:tcBorders>
              <w:top w:val="nil"/>
              <w:left w:val="nil"/>
              <w:bottom w:val="single" w:sz="8" w:space="0" w:color="auto"/>
              <w:right w:val="single" w:sz="8" w:space="0" w:color="auto"/>
            </w:tcBorders>
            <w:shd w:val="clear" w:color="000000" w:fill="FFF2CC"/>
            <w:vAlign w:val="center"/>
            <w:hideMark/>
          </w:tcPr>
          <w:p w14:paraId="19BA210D" w14:textId="77777777" w:rsidR="000E1F24" w:rsidRPr="000E1F24" w:rsidRDefault="000E1F24" w:rsidP="000E1F24">
            <w:pPr>
              <w:spacing w:after="0"/>
              <w:jc w:val="both"/>
              <w:rPr>
                <w:color w:val="000000"/>
                <w:sz w:val="24"/>
              </w:rPr>
            </w:pPr>
            <w:r w:rsidRPr="000E1F24">
              <w:rPr>
                <w:color w:val="000000"/>
                <w:sz w:val="24"/>
              </w:rPr>
              <w:t>Sản xuất và sử dụng các sản xuất các khác</w:t>
            </w:r>
          </w:p>
        </w:tc>
        <w:tc>
          <w:tcPr>
            <w:tcW w:w="597" w:type="pct"/>
            <w:tcBorders>
              <w:top w:val="nil"/>
              <w:left w:val="nil"/>
              <w:bottom w:val="single" w:sz="8" w:space="0" w:color="auto"/>
              <w:right w:val="single" w:sz="8" w:space="0" w:color="auto"/>
            </w:tcBorders>
            <w:shd w:val="clear" w:color="000000" w:fill="FFF2CC"/>
            <w:vAlign w:val="center"/>
            <w:hideMark/>
          </w:tcPr>
          <w:p w14:paraId="1492BCC0" w14:textId="77777777" w:rsidR="000E1F24" w:rsidRPr="000E1F24" w:rsidRDefault="000E1F24" w:rsidP="000E1F24">
            <w:pPr>
              <w:spacing w:after="0"/>
              <w:jc w:val="center"/>
              <w:rPr>
                <w:color w:val="000000"/>
                <w:sz w:val="24"/>
              </w:rPr>
            </w:pPr>
            <w:r w:rsidRPr="000E1F24">
              <w:rPr>
                <w:color w:val="000000"/>
                <w:sz w:val="24"/>
              </w:rPr>
              <w:t xml:space="preserve"> NE </w:t>
            </w:r>
          </w:p>
        </w:tc>
        <w:tc>
          <w:tcPr>
            <w:tcW w:w="597" w:type="pct"/>
            <w:tcBorders>
              <w:top w:val="nil"/>
              <w:left w:val="nil"/>
              <w:bottom w:val="single" w:sz="8" w:space="0" w:color="auto"/>
              <w:right w:val="single" w:sz="8" w:space="0" w:color="auto"/>
            </w:tcBorders>
            <w:shd w:val="clear" w:color="000000" w:fill="FFF2CC"/>
            <w:vAlign w:val="center"/>
            <w:hideMark/>
          </w:tcPr>
          <w:p w14:paraId="5C5FE119" w14:textId="77777777" w:rsidR="000E1F24" w:rsidRPr="000E1F24" w:rsidRDefault="000E1F24" w:rsidP="000E1F24">
            <w:pPr>
              <w:spacing w:after="0"/>
              <w:jc w:val="center"/>
              <w:rPr>
                <w:color w:val="000000"/>
                <w:sz w:val="24"/>
              </w:rPr>
            </w:pPr>
            <w:r w:rsidRPr="000E1F24">
              <w:rPr>
                <w:color w:val="000000"/>
                <w:sz w:val="24"/>
              </w:rPr>
              <w:t xml:space="preserve"> NE </w:t>
            </w:r>
          </w:p>
        </w:tc>
        <w:tc>
          <w:tcPr>
            <w:tcW w:w="597" w:type="pct"/>
            <w:tcBorders>
              <w:top w:val="nil"/>
              <w:left w:val="nil"/>
              <w:bottom w:val="single" w:sz="8" w:space="0" w:color="auto"/>
              <w:right w:val="single" w:sz="8" w:space="0" w:color="auto"/>
            </w:tcBorders>
            <w:shd w:val="clear" w:color="000000" w:fill="FFF2CC"/>
            <w:vAlign w:val="center"/>
            <w:hideMark/>
          </w:tcPr>
          <w:p w14:paraId="654B63A2" w14:textId="77777777" w:rsidR="000E1F24" w:rsidRPr="000E1F24" w:rsidRDefault="000E1F24" w:rsidP="000E1F24">
            <w:pPr>
              <w:spacing w:after="0"/>
              <w:jc w:val="center"/>
              <w:rPr>
                <w:color w:val="000000"/>
                <w:sz w:val="24"/>
              </w:rPr>
            </w:pPr>
            <w:r w:rsidRPr="000E1F24">
              <w:rPr>
                <w:color w:val="000000"/>
                <w:sz w:val="24"/>
              </w:rPr>
              <w:t xml:space="preserve"> NE </w:t>
            </w:r>
          </w:p>
        </w:tc>
        <w:tc>
          <w:tcPr>
            <w:tcW w:w="597" w:type="pct"/>
            <w:tcBorders>
              <w:top w:val="nil"/>
              <w:left w:val="nil"/>
              <w:bottom w:val="single" w:sz="8" w:space="0" w:color="auto"/>
              <w:right w:val="single" w:sz="8" w:space="0" w:color="auto"/>
            </w:tcBorders>
            <w:shd w:val="clear" w:color="000000" w:fill="FFF2CC"/>
            <w:vAlign w:val="center"/>
            <w:hideMark/>
          </w:tcPr>
          <w:p w14:paraId="183A18BE" w14:textId="77777777" w:rsidR="000E1F24" w:rsidRPr="000E1F24" w:rsidRDefault="000E1F24" w:rsidP="000E1F24">
            <w:pPr>
              <w:spacing w:after="0"/>
              <w:jc w:val="center"/>
              <w:rPr>
                <w:color w:val="000000"/>
                <w:sz w:val="24"/>
              </w:rPr>
            </w:pPr>
            <w:r w:rsidRPr="000E1F24">
              <w:rPr>
                <w:color w:val="000000"/>
                <w:sz w:val="24"/>
              </w:rPr>
              <w:t xml:space="preserve"> NE </w:t>
            </w:r>
          </w:p>
        </w:tc>
        <w:tc>
          <w:tcPr>
            <w:tcW w:w="597" w:type="pct"/>
            <w:tcBorders>
              <w:top w:val="nil"/>
              <w:left w:val="nil"/>
              <w:bottom w:val="single" w:sz="8" w:space="0" w:color="auto"/>
              <w:right w:val="single" w:sz="8" w:space="0" w:color="auto"/>
            </w:tcBorders>
            <w:shd w:val="clear" w:color="000000" w:fill="FFF2CC"/>
            <w:vAlign w:val="center"/>
            <w:hideMark/>
          </w:tcPr>
          <w:p w14:paraId="07D3F12A" w14:textId="77777777" w:rsidR="000E1F24" w:rsidRPr="000E1F24" w:rsidRDefault="000E1F24" w:rsidP="000E1F24">
            <w:pPr>
              <w:spacing w:after="0"/>
              <w:jc w:val="center"/>
              <w:rPr>
                <w:color w:val="000000"/>
                <w:sz w:val="24"/>
              </w:rPr>
            </w:pPr>
            <w:r w:rsidRPr="000E1F24">
              <w:rPr>
                <w:color w:val="000000"/>
                <w:sz w:val="24"/>
              </w:rPr>
              <w:t xml:space="preserve"> NE </w:t>
            </w:r>
          </w:p>
        </w:tc>
        <w:tc>
          <w:tcPr>
            <w:tcW w:w="597" w:type="pct"/>
            <w:tcBorders>
              <w:top w:val="nil"/>
              <w:left w:val="nil"/>
              <w:bottom w:val="single" w:sz="8" w:space="0" w:color="auto"/>
              <w:right w:val="single" w:sz="8" w:space="0" w:color="auto"/>
            </w:tcBorders>
            <w:shd w:val="clear" w:color="000000" w:fill="FFF2CC"/>
            <w:vAlign w:val="center"/>
            <w:hideMark/>
          </w:tcPr>
          <w:p w14:paraId="68D79E50" w14:textId="77777777" w:rsidR="000E1F24" w:rsidRPr="000E1F24" w:rsidRDefault="000E1F24" w:rsidP="000E1F24">
            <w:pPr>
              <w:spacing w:after="0"/>
              <w:jc w:val="center"/>
              <w:rPr>
                <w:color w:val="000000"/>
                <w:sz w:val="24"/>
              </w:rPr>
            </w:pPr>
            <w:r w:rsidRPr="000E1F24">
              <w:rPr>
                <w:color w:val="000000"/>
                <w:sz w:val="24"/>
              </w:rPr>
              <w:t xml:space="preserve">  NE  </w:t>
            </w:r>
          </w:p>
        </w:tc>
      </w:tr>
    </w:tbl>
    <w:p w14:paraId="1502F37E" w14:textId="77777777" w:rsidR="00865289" w:rsidRDefault="00865289" w:rsidP="00873F5C">
      <w:pPr>
        <w:pStyle w:val="BangHue"/>
      </w:pPr>
    </w:p>
    <w:commentRangeStart w:id="15"/>
    <w:p w14:paraId="2D43F341" w14:textId="77777777" w:rsidR="00865289" w:rsidRDefault="00865289" w:rsidP="00865289">
      <w:pPr>
        <w:pStyle w:val="Binhthuong"/>
        <w:spacing w:line="288" w:lineRule="auto"/>
        <w:jc w:val="center"/>
        <w:rPr>
          <w:rFonts w:eastAsia="Arial Unicode MS"/>
          <w:noProof/>
          <w:lang w:val="en-AU"/>
        </w:rPr>
      </w:pPr>
      <w:r w:rsidRPr="00117E90">
        <w:rPr>
          <w:noProof/>
        </w:rPr>
        <w:object w:dxaOrig="8526" w:dyaOrig="5165" w14:anchorId="378723B1">
          <v:shape id="_x0000_i1582" type="#_x0000_t75" style="width:425.75pt;height:257.95pt;visibility:visible" o:ole="">
            <v:imagedata r:id="rId15" o:title=""/>
            <o:lock v:ext="edit" aspectratio="f"/>
          </v:shape>
          <o:OLEObject Type="Embed" ProgID="Excel.Sheet.8" ShapeID="_x0000_i1582" DrawAspect="Content" ObjectID="_1824150339" r:id="rId16">
            <o:FieldCodes>\s</o:FieldCodes>
          </o:OLEObject>
        </w:object>
      </w:r>
      <w:commentRangeEnd w:id="15"/>
      <w:r w:rsidR="00555210">
        <w:rPr>
          <w:rStyle w:val="CommentReference"/>
          <w:rFonts w:eastAsia="MS Mincho"/>
          <w:color w:val="auto"/>
          <w:kern w:val="2"/>
          <w:lang w:val="vi-VN" w:eastAsia="x-none"/>
        </w:rPr>
        <w:commentReference w:id="15"/>
      </w:r>
    </w:p>
    <w:p w14:paraId="22D7CD39" w14:textId="77777777" w:rsidR="00865289" w:rsidRPr="00826D02" w:rsidRDefault="00865289" w:rsidP="00865289">
      <w:pPr>
        <w:pStyle w:val="Binhthuong"/>
        <w:spacing w:line="288" w:lineRule="auto"/>
        <w:jc w:val="center"/>
        <w:rPr>
          <w:rFonts w:eastAsia="Arial Unicode MS"/>
          <w:lang w:val="en-AU"/>
        </w:rPr>
      </w:pPr>
    </w:p>
    <w:p w14:paraId="4BE8B78F" w14:textId="21E670B8" w:rsidR="00865289" w:rsidRPr="00617AD0" w:rsidRDefault="00865289" w:rsidP="00865289">
      <w:pPr>
        <w:pStyle w:val="Caption"/>
      </w:pPr>
      <w:bookmarkStart w:id="16" w:name="_Toc169713570"/>
      <w:r w:rsidRPr="00617AD0">
        <w:t>Hình 4.</w:t>
      </w:r>
      <w:r w:rsidRPr="00617AD0">
        <w:fldChar w:fldCharType="begin"/>
      </w:r>
      <w:r w:rsidRPr="00617AD0">
        <w:instrText xml:space="preserve"> SEQ Hình_4. \* ARABIC </w:instrText>
      </w:r>
      <w:r w:rsidRPr="00617AD0">
        <w:fldChar w:fldCharType="separate"/>
      </w:r>
      <w:r w:rsidRPr="00617AD0">
        <w:rPr>
          <w:noProof/>
        </w:rPr>
        <w:t>2</w:t>
      </w:r>
      <w:r w:rsidRPr="00617AD0">
        <w:fldChar w:fldCharType="end"/>
      </w:r>
      <w:r w:rsidRPr="00617AD0">
        <w:t>. Tỷ trọng phát thải KNK năm 202</w:t>
      </w:r>
      <w:r w:rsidR="00555210">
        <w:rPr>
          <w:lang w:val="en-US"/>
        </w:rPr>
        <w:t>2</w:t>
      </w:r>
      <w:r w:rsidRPr="00617AD0">
        <w:t xml:space="preserve"> trong lĩnh vực IPPU.</w:t>
      </w:r>
      <w:bookmarkEnd w:id="16"/>
    </w:p>
    <w:p w14:paraId="39D6B71A" w14:textId="77777777" w:rsidR="00865289" w:rsidRPr="007655F0" w:rsidRDefault="00865289" w:rsidP="00865289">
      <w:pPr>
        <w:rPr>
          <w:lang w:val="nl-NL" w:eastAsia="x-none"/>
        </w:rPr>
      </w:pPr>
    </w:p>
    <w:p w14:paraId="7D3B253A" w14:textId="2F4529B8" w:rsidR="00865289" w:rsidRPr="00361AB2" w:rsidRDefault="00865289" w:rsidP="00B142C2">
      <w:pPr>
        <w:pStyle w:val="Heading2"/>
        <w:numPr>
          <w:ilvl w:val="0"/>
          <w:numId w:val="36"/>
        </w:numPr>
        <w:spacing w:before="120" w:after="120" w:line="276" w:lineRule="auto"/>
        <w:jc w:val="both"/>
        <w:rPr>
          <w:rFonts w:ascii="Times New Roman" w:hAnsi="Times New Roman"/>
          <w:b/>
          <w:bCs/>
          <w:color w:val="auto"/>
          <w:sz w:val="28"/>
          <w:szCs w:val="22"/>
          <w:lang w:val="vi-VN"/>
        </w:rPr>
      </w:pPr>
      <w:bookmarkStart w:id="17" w:name="_Toc384908456"/>
      <w:bookmarkStart w:id="18" w:name="_Toc371109440"/>
      <w:bookmarkStart w:id="19" w:name="_Toc388140335"/>
      <w:bookmarkStart w:id="20" w:name="_Toc169331522"/>
      <w:r w:rsidRPr="00361AB2">
        <w:rPr>
          <w:rFonts w:ascii="Times New Roman" w:hAnsi="Times New Roman"/>
          <w:b/>
          <w:bCs/>
          <w:color w:val="auto"/>
          <w:sz w:val="28"/>
          <w:szCs w:val="22"/>
          <w:lang w:val="vi-VN"/>
        </w:rPr>
        <w:lastRenderedPageBreak/>
        <w:t>Mô tả nguồn phát thải</w:t>
      </w:r>
      <w:bookmarkEnd w:id="17"/>
      <w:bookmarkEnd w:id="18"/>
      <w:bookmarkEnd w:id="19"/>
      <w:bookmarkEnd w:id="20"/>
    </w:p>
    <w:p w14:paraId="61101888" w14:textId="41C8E00D" w:rsidR="00865289" w:rsidRPr="00361AB2" w:rsidRDefault="00865289" w:rsidP="00B142C2">
      <w:pPr>
        <w:pStyle w:val="Heading3"/>
        <w:numPr>
          <w:ilvl w:val="1"/>
          <w:numId w:val="36"/>
        </w:numPr>
        <w:rPr>
          <w:b/>
          <w:bCs/>
          <w:i/>
          <w:color w:val="auto"/>
          <w:szCs w:val="22"/>
          <w:lang w:val="vi-VN"/>
        </w:rPr>
      </w:pPr>
      <w:bookmarkStart w:id="21" w:name="_Toc169331523"/>
      <w:bookmarkStart w:id="22" w:name="_Toc371109441"/>
      <w:bookmarkStart w:id="23" w:name="_Toc388140336"/>
      <w:r w:rsidRPr="00361AB2">
        <w:rPr>
          <w:b/>
          <w:bCs/>
          <w:i/>
          <w:color w:val="auto"/>
          <w:szCs w:val="22"/>
          <w:lang w:val="vi-VN"/>
        </w:rPr>
        <w:t>Công nghiệp khoáng sản (2A)</w:t>
      </w:r>
      <w:bookmarkEnd w:id="21"/>
    </w:p>
    <w:p w14:paraId="4189F9FD" w14:textId="61F9ECB4" w:rsidR="00865289" w:rsidRPr="00D753C4" w:rsidRDefault="00865289" w:rsidP="00B142C2">
      <w:pPr>
        <w:pStyle w:val="Heading40"/>
        <w:numPr>
          <w:ilvl w:val="2"/>
          <w:numId w:val="36"/>
        </w:numPr>
        <w:spacing w:before="0" w:after="0" w:line="276" w:lineRule="auto"/>
        <w:jc w:val="both"/>
      </w:pPr>
      <w:r w:rsidRPr="00361AB2">
        <w:rPr>
          <w:bCs/>
          <w:color w:val="auto"/>
          <w:szCs w:val="22"/>
        </w:rPr>
        <w:t>Quá trình sản xuất xi măng (2A1</w:t>
      </w:r>
      <w:bookmarkEnd w:id="22"/>
      <w:bookmarkEnd w:id="23"/>
      <w:r w:rsidRPr="00361AB2">
        <w:rPr>
          <w:bCs/>
          <w:color w:val="auto"/>
          <w:szCs w:val="22"/>
        </w:rPr>
        <w:t>)</w:t>
      </w:r>
    </w:p>
    <w:p w14:paraId="65483DEB" w14:textId="77777777" w:rsidR="00865289" w:rsidRPr="00D97841" w:rsidRDefault="00865289" w:rsidP="00865289">
      <w:pPr>
        <w:pStyle w:val="Hue"/>
      </w:pPr>
      <w:r w:rsidRPr="00D97841">
        <w:t>Xi măng là một ngành công nghiệp quan trọng có</w:t>
      </w:r>
      <w:r w:rsidRPr="00D97841">
        <w:rPr>
          <w:lang w:val="en-US"/>
        </w:rPr>
        <w:t xml:space="preserve"> </w:t>
      </w:r>
      <w:r w:rsidRPr="00D97841">
        <w:t>lịch sử phát triển lâu dài tại Việt Nam. Tổng Công ty Xi măng Việt Nam được thành lập vào năm 1994 có tiền thân là Hiệp hội các Xí nghiệp Xi măng được thành lập vào năm 1979.</w:t>
      </w:r>
    </w:p>
    <w:p w14:paraId="1F7C4680" w14:textId="77777777" w:rsidR="00865289" w:rsidRPr="00D97841" w:rsidRDefault="00865289" w:rsidP="00865289">
      <w:pPr>
        <w:spacing w:before="120" w:after="120" w:line="276" w:lineRule="auto"/>
        <w:ind w:left="11" w:firstLine="720"/>
        <w:jc w:val="both"/>
      </w:pPr>
      <w:r w:rsidRPr="00D97841">
        <w:t>Phát thải CO</w:t>
      </w:r>
      <w:r w:rsidRPr="00D97841">
        <w:rPr>
          <w:vertAlign w:val="subscript"/>
        </w:rPr>
        <w:t>2</w:t>
      </w:r>
      <w:r w:rsidRPr="00D97841">
        <w:t xml:space="preserve"> sinh ra trong quá trình sản xuất clinker, đó là một hợp chất trung gian trong quá trình sản xuất xi măng. Trong quá trình sản xuất clinker, đá vôi với 95% thành phần chủ yếu là canxi cacbonat (CaCO</w:t>
      </w:r>
      <w:r w:rsidRPr="00D97841">
        <w:rPr>
          <w:vertAlign w:val="subscript"/>
        </w:rPr>
        <w:t>3</w:t>
      </w:r>
      <w:r w:rsidRPr="00D97841">
        <w:t>) được gia nhiệt (nung vôi) để tạo ra vôi (CaO) và các sản phẩm phụ là CO</w:t>
      </w:r>
      <w:r w:rsidRPr="00D97841">
        <w:rPr>
          <w:vertAlign w:val="subscript"/>
        </w:rPr>
        <w:t>2</w:t>
      </w:r>
      <w:r w:rsidRPr="00D97841">
        <w:t>. CaO sau đó được cho phản ứng với silic, nhôm và oxit sắt trong nguyên liệu thô để sản xuất ra clinker (chủ yếu là canxi silicat ngậm nước) và phản ứng này không sinh ra thêm CO</w:t>
      </w:r>
      <w:r w:rsidRPr="00D97841">
        <w:rPr>
          <w:vertAlign w:val="subscript"/>
        </w:rPr>
        <w:t>2</w:t>
      </w:r>
      <w:r w:rsidRPr="00D97841">
        <w:t>.</w:t>
      </w:r>
    </w:p>
    <w:p w14:paraId="7DA96613" w14:textId="77777777" w:rsidR="00865289" w:rsidRPr="00D97841" w:rsidRDefault="00865289" w:rsidP="00865289">
      <w:pPr>
        <w:spacing w:before="120" w:after="120" w:line="276" w:lineRule="auto"/>
        <w:ind w:left="11" w:firstLine="720"/>
        <w:jc w:val="both"/>
      </w:pPr>
      <w:r w:rsidRPr="00D97841">
        <w:t>CH</w:t>
      </w:r>
      <w:r w:rsidRPr="00D97841">
        <w:rPr>
          <w:vertAlign w:val="subscript"/>
        </w:rPr>
        <w:t xml:space="preserve">4 </w:t>
      </w:r>
      <w:r w:rsidRPr="00D97841">
        <w:t>và N</w:t>
      </w:r>
      <w:r w:rsidRPr="00D97841">
        <w:rPr>
          <w:vertAlign w:val="subscript"/>
        </w:rPr>
        <w:t>2</w:t>
      </w:r>
      <w:r w:rsidRPr="00D97841">
        <w:t>O mặc dù có phát thải trong quá trình sản xuất xi măng, tuy nhiên theo những kết quả nghiên cứu hiện tại chúng chỉ chiếm một lượng rất nhỏ so với CO</w:t>
      </w:r>
      <w:r w:rsidRPr="00D97841">
        <w:rPr>
          <w:vertAlign w:val="subscript"/>
        </w:rPr>
        <w:t>2</w:t>
      </w:r>
      <w:r w:rsidRPr="00D97841">
        <w:t xml:space="preserve"> nên có thể bỏ qua việc tính toán đối với hai chất này.</w:t>
      </w:r>
    </w:p>
    <w:p w14:paraId="66BDF557" w14:textId="77777777" w:rsidR="00865289" w:rsidRDefault="00865289" w:rsidP="00865289">
      <w:pPr>
        <w:pStyle w:val="abcd"/>
        <w:ind w:firstLine="720"/>
      </w:pPr>
      <w:r>
        <w:t xml:space="preserve">a. Phương pháp luận </w:t>
      </w:r>
    </w:p>
    <w:p w14:paraId="2079EFFC" w14:textId="77777777" w:rsidR="00865289" w:rsidRDefault="00865289" w:rsidP="00865289">
      <w:pPr>
        <w:pStyle w:val="Hue"/>
        <w:ind w:firstLine="720"/>
      </w:pPr>
      <w:r w:rsidRPr="00D97841">
        <w:t>Theo sơ đồ cây ra quyết định trong</w:t>
      </w:r>
      <w:r w:rsidRPr="00D97841">
        <w:rPr>
          <w:lang w:val="en-US"/>
        </w:rPr>
        <w:t xml:space="preserve"> </w:t>
      </w:r>
      <w:r>
        <w:rPr>
          <w:lang w:val="en-US"/>
        </w:rPr>
        <w:t xml:space="preserve">IPCC 2006, </w:t>
      </w:r>
      <w:r w:rsidRPr="00D97841">
        <w:t>trong điều kiện có đầy đủ số liệu về sản lượng clinker sản xuất và một số hệ số phát thải đặc trưng quốc gia, phương pháp Bậc 2 theo IPCC 2006</w:t>
      </w:r>
      <w:r w:rsidRPr="00D97841">
        <w:rPr>
          <w:lang w:val="en-US"/>
        </w:rPr>
        <w:t xml:space="preserve"> </w:t>
      </w:r>
      <w:r w:rsidRPr="00D97841">
        <w:t>là phương pháp sử dụng số liệu sản lượng clinker</w:t>
      </w:r>
      <w:r w:rsidRPr="00D97841">
        <w:rPr>
          <w:lang w:val="en-US"/>
        </w:rPr>
        <w:t xml:space="preserve"> để tính toán và là phương pháp </w:t>
      </w:r>
      <w:r w:rsidRPr="00D97841">
        <w:t>thích hợp nhất bởi vì phát thải CO</w:t>
      </w:r>
      <w:r w:rsidRPr="00D97841">
        <w:rPr>
          <w:vertAlign w:val="subscript"/>
        </w:rPr>
        <w:t>2</w:t>
      </w:r>
      <w:r w:rsidRPr="00D97841">
        <w:t xml:space="preserve"> chỉ xảy ra trong quá trình sản xuất clinker</w:t>
      </w:r>
      <w:r>
        <w:t>.</w:t>
      </w:r>
    </w:p>
    <w:p w14:paraId="00F8672D" w14:textId="77777777" w:rsidR="00865289" w:rsidRPr="00D753C4" w:rsidRDefault="00865289" w:rsidP="00865289">
      <w:pPr>
        <w:pStyle w:val="Hue"/>
      </w:pPr>
      <w:r>
        <w:t xml:space="preserve">Áp dụng </w:t>
      </w:r>
      <w:r w:rsidRPr="00D753C4">
        <w:t xml:space="preserve">phương pháp </w:t>
      </w:r>
      <w:r>
        <w:t>b</w:t>
      </w:r>
      <w:r w:rsidRPr="00D753C4">
        <w:t xml:space="preserve">ậc </w:t>
      </w:r>
      <w:r>
        <w:t>1,</w:t>
      </w:r>
      <w:r w:rsidRPr="00D753C4">
        <w:t xml:space="preserve"> theo công thức 2.</w:t>
      </w:r>
      <w:r>
        <w:t>1</w:t>
      </w:r>
      <w:r w:rsidRPr="00D753C4">
        <w:t>, trang 2.</w:t>
      </w:r>
      <w:r>
        <w:t>8</w:t>
      </w:r>
      <w:r w:rsidRPr="00D753C4">
        <w:t>, Chương 2, Phần 3, IPCC 2006.</w:t>
      </w:r>
    </w:p>
    <w:p w14:paraId="549AC78B" w14:textId="77777777" w:rsidR="00865289" w:rsidRDefault="00865289" w:rsidP="00865289">
      <w:pPr>
        <w:pStyle w:val="abcd"/>
        <w:ind w:firstLine="720"/>
      </w:pPr>
      <w:r>
        <w:t xml:space="preserve">b. Số liệu hoạt động </w:t>
      </w:r>
    </w:p>
    <w:p w14:paraId="50E6010E" w14:textId="5B7346AE" w:rsidR="00865289" w:rsidRDefault="00865289" w:rsidP="00865289">
      <w:pPr>
        <w:pStyle w:val="Hue"/>
        <w:ind w:firstLine="720"/>
      </w:pPr>
      <w:r>
        <w:t>SLHĐ về sản lượng xi măng năm 20</w:t>
      </w:r>
      <w:r w:rsidR="00B142C2">
        <w:t>21</w:t>
      </w:r>
      <w:r>
        <w:t xml:space="preserve"> và 202</w:t>
      </w:r>
      <w:r w:rsidR="00B142C2">
        <w:t>2</w:t>
      </w:r>
      <w:r>
        <w:t xml:space="preserve"> được sử dụng theo số liệu </w:t>
      </w:r>
      <w:del w:id="24" w:author="Anh Pham" w:date="2025-11-08T21:50:00Z" w16du:dateUtc="2025-11-08T14:50:00Z">
        <w:r w:rsidDel="00695D91">
          <w:delText>của Tổng cục thống kê</w:delText>
        </w:r>
      </w:del>
      <w:bookmarkStart w:id="25" w:name="_Hlk213531798"/>
      <w:ins w:id="26" w:author="Anh Pham" w:date="2025-11-08T21:50:00Z" w16du:dateUtc="2025-11-08T14:50:00Z">
        <w:r w:rsidR="00695D91">
          <w:t xml:space="preserve">cung cấp bởi Bộ Xây dựng trích theo Báo cáo </w:t>
        </w:r>
        <w:r w:rsidR="00695D91" w:rsidRPr="00695D91">
          <w:t>tăng cường lãnh</w:t>
        </w:r>
      </w:ins>
      <w:ins w:id="27" w:author="Anh Pham" w:date="2025-11-08T22:02:00Z" w16du:dateUtc="2025-11-08T15:02:00Z">
        <w:r w:rsidR="00097659">
          <w:t xml:space="preserve"> đạo</w:t>
        </w:r>
      </w:ins>
      <w:ins w:id="28" w:author="Anh Pham" w:date="2025-11-08T21:50:00Z" w16du:dateUtc="2025-11-08T14:50:00Z">
        <w:r w:rsidR="00695D91" w:rsidRPr="00695D91">
          <w:t xml:space="preserve"> của Đảng đối với công tá</w:t>
        </w:r>
      </w:ins>
      <w:ins w:id="29" w:author="Anh Pham" w:date="2025-11-08T22:02:00Z" w16du:dateUtc="2025-11-08T15:02:00Z">
        <w:r w:rsidR="00097659">
          <w:t>c</w:t>
        </w:r>
      </w:ins>
      <w:ins w:id="30" w:author="Anh Pham" w:date="2025-11-08T21:50:00Z" w16du:dateUtc="2025-11-08T14:50:00Z">
        <w:r w:rsidR="00695D91" w:rsidRPr="00695D91">
          <w:t xml:space="preserve"> quản lý phát triển Vật liệu xây dựng</w:t>
        </w:r>
      </w:ins>
      <w:bookmarkEnd w:id="25"/>
      <w:r>
        <w:t xml:space="preserve">, </w:t>
      </w:r>
      <w:r w:rsidRPr="00D753C4">
        <w:t>chi tiết t</w:t>
      </w:r>
      <w:r>
        <w:t>rong</w:t>
      </w:r>
      <w:r w:rsidRPr="00D753C4">
        <w:t xml:space="preserve"> Bảng 4.</w:t>
      </w:r>
      <w:r>
        <w:rPr>
          <w:lang w:val="en-US"/>
        </w:rPr>
        <w:t>3</w:t>
      </w:r>
      <w:r w:rsidRPr="00D753C4">
        <w:t xml:space="preserve">. </w:t>
      </w:r>
    </w:p>
    <w:p w14:paraId="565E347F" w14:textId="77777777" w:rsidR="00665A11" w:rsidRDefault="00665A11" w:rsidP="00865289">
      <w:pPr>
        <w:pStyle w:val="Hue"/>
        <w:ind w:firstLine="720"/>
      </w:pPr>
    </w:p>
    <w:p w14:paraId="76B1E54B" w14:textId="77777777" w:rsidR="00665A11" w:rsidRDefault="00665A11" w:rsidP="00865289">
      <w:pPr>
        <w:pStyle w:val="Hue"/>
        <w:ind w:firstLine="720"/>
      </w:pPr>
    </w:p>
    <w:p w14:paraId="711D688D" w14:textId="77777777" w:rsidR="00665A11" w:rsidRDefault="00665A11" w:rsidP="00865289">
      <w:pPr>
        <w:pStyle w:val="Hue"/>
        <w:ind w:firstLine="720"/>
      </w:pPr>
    </w:p>
    <w:p w14:paraId="5253EF5E" w14:textId="77777777" w:rsidR="00665A11" w:rsidRPr="00D753C4" w:rsidRDefault="00665A11" w:rsidP="00865289">
      <w:pPr>
        <w:pStyle w:val="Hue"/>
        <w:ind w:firstLine="720"/>
      </w:pPr>
    </w:p>
    <w:p w14:paraId="22C3480F" w14:textId="773A3ABA" w:rsidR="00865289" w:rsidRPr="0058156A" w:rsidRDefault="00865289" w:rsidP="00873F5C">
      <w:pPr>
        <w:pStyle w:val="BangHue"/>
      </w:pPr>
      <w:bookmarkStart w:id="31" w:name="_Toc169713674"/>
      <w:bookmarkStart w:id="32" w:name="_Toc213536583"/>
      <w:r w:rsidRPr="00D97105">
        <w:t>Bả</w:t>
      </w:r>
      <w:r w:rsidRPr="0058156A">
        <w:t>ng 4.</w:t>
      </w:r>
      <w:r>
        <w:fldChar w:fldCharType="begin"/>
      </w:r>
      <w:r>
        <w:instrText xml:space="preserve"> SEQ Bảng_4. \* ARABIC </w:instrText>
      </w:r>
      <w:r>
        <w:fldChar w:fldCharType="separate"/>
      </w:r>
      <w:r w:rsidR="00F56855">
        <w:rPr>
          <w:noProof/>
        </w:rPr>
        <w:t>3</w:t>
      </w:r>
      <w:r>
        <w:rPr>
          <w:noProof/>
        </w:rPr>
        <w:fldChar w:fldCharType="end"/>
      </w:r>
      <w:r w:rsidRPr="0058156A">
        <w:t xml:space="preserve">. </w:t>
      </w:r>
      <w:r w:rsidRPr="00D97841">
        <w:t xml:space="preserve">Số liệu </w:t>
      </w:r>
      <w:r>
        <w:t>xi măng</w:t>
      </w:r>
      <w:r w:rsidRPr="00D97841">
        <w:t xml:space="preserve"> sản xuất</w:t>
      </w:r>
      <w:bookmarkEnd w:id="31"/>
      <w:bookmarkEnd w:id="32"/>
    </w:p>
    <w:tbl>
      <w:tblPr>
        <w:tblW w:w="3818" w:type="dxa"/>
        <w:jc w:val="center"/>
        <w:tblLayout w:type="fixed"/>
        <w:tblLook w:val="0400" w:firstRow="0" w:lastRow="0" w:firstColumn="0" w:lastColumn="0" w:noHBand="0" w:noVBand="1"/>
      </w:tblPr>
      <w:tblGrid>
        <w:gridCol w:w="1440"/>
        <w:gridCol w:w="2378"/>
      </w:tblGrid>
      <w:tr w:rsidR="00865289" w:rsidRPr="00D97841" w14:paraId="3C790DF0" w14:textId="77777777" w:rsidTr="00844C62">
        <w:trPr>
          <w:trHeight w:val="454"/>
          <w:jc w:val="center"/>
        </w:trPr>
        <w:tc>
          <w:tcPr>
            <w:tcW w:w="1440" w:type="dxa"/>
            <w:tcBorders>
              <w:top w:val="single" w:sz="8" w:space="0" w:color="000000"/>
              <w:left w:val="single" w:sz="8" w:space="0" w:color="000000"/>
              <w:bottom w:val="nil"/>
              <w:right w:val="single" w:sz="8" w:space="0" w:color="000000"/>
            </w:tcBorders>
            <w:shd w:val="clear" w:color="auto" w:fill="E2EFD9"/>
            <w:vAlign w:val="center"/>
          </w:tcPr>
          <w:p w14:paraId="38B03659" w14:textId="77777777" w:rsidR="00865289" w:rsidRPr="00D97841" w:rsidRDefault="00865289" w:rsidP="00844C62">
            <w:pPr>
              <w:ind w:firstLine="14"/>
              <w:rPr>
                <w:b/>
                <w:color w:val="000000"/>
                <w:sz w:val="26"/>
                <w:szCs w:val="26"/>
              </w:rPr>
            </w:pPr>
            <w:r w:rsidRPr="00D97841">
              <w:rPr>
                <w:rFonts w:ascii="MS Mincho" w:eastAsia="MS Mincho" w:hAnsi="MS Mincho" w:cs="MS Mincho" w:hint="eastAsia"/>
                <w:b/>
                <w:color w:val="000000"/>
                <w:sz w:val="26"/>
                <w:szCs w:val="26"/>
              </w:rPr>
              <w:t xml:space="preserve">　</w:t>
            </w:r>
          </w:p>
        </w:tc>
        <w:tc>
          <w:tcPr>
            <w:tcW w:w="2378" w:type="dxa"/>
            <w:tcBorders>
              <w:top w:val="single" w:sz="8" w:space="0" w:color="000000"/>
              <w:left w:val="nil"/>
              <w:bottom w:val="single" w:sz="4" w:space="0" w:color="000000"/>
              <w:right w:val="single" w:sz="8" w:space="0" w:color="000000"/>
            </w:tcBorders>
            <w:shd w:val="clear" w:color="auto" w:fill="E2EFD9"/>
            <w:vAlign w:val="center"/>
          </w:tcPr>
          <w:p w14:paraId="5B21D86F" w14:textId="77777777" w:rsidR="00865289" w:rsidRPr="00D97841" w:rsidRDefault="00865289" w:rsidP="00844C62">
            <w:pPr>
              <w:ind w:left="11"/>
              <w:jc w:val="center"/>
              <w:rPr>
                <w:b/>
                <w:color w:val="000000"/>
                <w:sz w:val="26"/>
                <w:szCs w:val="26"/>
              </w:rPr>
            </w:pPr>
            <w:r w:rsidRPr="00D97841">
              <w:rPr>
                <w:b/>
                <w:color w:val="000000"/>
                <w:sz w:val="26"/>
                <w:szCs w:val="26"/>
              </w:rPr>
              <w:t xml:space="preserve">Sản lượng </w:t>
            </w:r>
            <w:r>
              <w:rPr>
                <w:b/>
                <w:color w:val="000000"/>
                <w:sz w:val="26"/>
                <w:szCs w:val="26"/>
              </w:rPr>
              <w:t>xi măng</w:t>
            </w:r>
          </w:p>
        </w:tc>
      </w:tr>
      <w:tr w:rsidR="00865289" w:rsidRPr="00D97841" w14:paraId="2874962D" w14:textId="77777777" w:rsidTr="00844C62">
        <w:trPr>
          <w:trHeight w:val="454"/>
          <w:jc w:val="center"/>
        </w:trPr>
        <w:tc>
          <w:tcPr>
            <w:tcW w:w="1440" w:type="dxa"/>
            <w:tcBorders>
              <w:top w:val="nil"/>
              <w:left w:val="single" w:sz="8" w:space="0" w:color="000000"/>
              <w:bottom w:val="single" w:sz="8" w:space="0" w:color="000000"/>
              <w:right w:val="single" w:sz="8" w:space="0" w:color="000000"/>
            </w:tcBorders>
            <w:shd w:val="clear" w:color="auto" w:fill="E2EFD9"/>
            <w:vAlign w:val="center"/>
          </w:tcPr>
          <w:p w14:paraId="0B189472" w14:textId="77777777" w:rsidR="00865289" w:rsidRPr="00D97841" w:rsidRDefault="00865289" w:rsidP="00844C62">
            <w:pPr>
              <w:ind w:firstLine="14"/>
              <w:jc w:val="center"/>
              <w:rPr>
                <w:b/>
                <w:color w:val="000000"/>
                <w:sz w:val="26"/>
                <w:szCs w:val="26"/>
              </w:rPr>
            </w:pPr>
            <w:r w:rsidRPr="00D97841">
              <w:rPr>
                <w:b/>
                <w:color w:val="000000"/>
                <w:sz w:val="26"/>
                <w:szCs w:val="26"/>
              </w:rPr>
              <w:t xml:space="preserve">　</w:t>
            </w:r>
          </w:p>
        </w:tc>
        <w:tc>
          <w:tcPr>
            <w:tcW w:w="2378" w:type="dxa"/>
            <w:tcBorders>
              <w:top w:val="nil"/>
              <w:left w:val="nil"/>
              <w:bottom w:val="single" w:sz="8" w:space="0" w:color="000000"/>
              <w:right w:val="single" w:sz="8" w:space="0" w:color="000000"/>
            </w:tcBorders>
            <w:shd w:val="clear" w:color="auto" w:fill="E2EFD9"/>
            <w:vAlign w:val="center"/>
          </w:tcPr>
          <w:p w14:paraId="49038E3D" w14:textId="77777777" w:rsidR="00865289" w:rsidRPr="00D97841" w:rsidRDefault="00865289" w:rsidP="00844C62">
            <w:pPr>
              <w:ind w:left="11"/>
              <w:jc w:val="right"/>
              <w:rPr>
                <w:color w:val="000000"/>
                <w:sz w:val="26"/>
                <w:szCs w:val="26"/>
              </w:rPr>
            </w:pPr>
            <w:r w:rsidRPr="00D97841">
              <w:t xml:space="preserve">(Đơn vị: </w:t>
            </w:r>
            <w:r w:rsidRPr="00D97841">
              <w:rPr>
                <w:color w:val="000000"/>
                <w:sz w:val="26"/>
                <w:szCs w:val="26"/>
              </w:rPr>
              <w:t>1.000 tấn)</w:t>
            </w:r>
          </w:p>
        </w:tc>
      </w:tr>
      <w:tr w:rsidR="00865289" w:rsidRPr="00D97841" w14:paraId="0FB9357C" w14:textId="77777777" w:rsidTr="00844C62">
        <w:trPr>
          <w:trHeight w:val="454"/>
          <w:jc w:val="center"/>
        </w:trPr>
        <w:tc>
          <w:tcPr>
            <w:tcW w:w="1440" w:type="dxa"/>
            <w:tcBorders>
              <w:top w:val="nil"/>
              <w:left w:val="single" w:sz="8" w:space="0" w:color="000000"/>
              <w:bottom w:val="single" w:sz="4" w:space="0" w:color="000000"/>
              <w:right w:val="single" w:sz="8" w:space="0" w:color="000000"/>
            </w:tcBorders>
            <w:vAlign w:val="center"/>
          </w:tcPr>
          <w:p w14:paraId="1BB1F1ED" w14:textId="6D9FCC78" w:rsidR="00865289" w:rsidRPr="00D97841" w:rsidRDefault="00865289" w:rsidP="00844C62">
            <w:pPr>
              <w:ind w:firstLine="14"/>
              <w:jc w:val="center"/>
              <w:rPr>
                <w:b/>
                <w:color w:val="000000"/>
                <w:sz w:val="26"/>
                <w:szCs w:val="26"/>
              </w:rPr>
            </w:pPr>
            <w:r w:rsidRPr="00D97841">
              <w:rPr>
                <w:b/>
                <w:color w:val="000000"/>
                <w:sz w:val="26"/>
                <w:szCs w:val="26"/>
              </w:rPr>
              <w:t>20</w:t>
            </w:r>
            <w:r w:rsidR="00B142C2">
              <w:rPr>
                <w:b/>
                <w:color w:val="000000"/>
                <w:sz w:val="26"/>
                <w:szCs w:val="26"/>
              </w:rPr>
              <w:t>21</w:t>
            </w:r>
          </w:p>
        </w:tc>
        <w:tc>
          <w:tcPr>
            <w:tcW w:w="2378" w:type="dxa"/>
            <w:tcBorders>
              <w:top w:val="nil"/>
              <w:left w:val="nil"/>
              <w:bottom w:val="single" w:sz="4" w:space="0" w:color="000000"/>
              <w:right w:val="single" w:sz="8" w:space="0" w:color="000000"/>
            </w:tcBorders>
            <w:vAlign w:val="center"/>
          </w:tcPr>
          <w:p w14:paraId="149ABFB5" w14:textId="3D796841" w:rsidR="00865289" w:rsidRPr="00D97841" w:rsidRDefault="00B142C2" w:rsidP="00844C62">
            <w:pPr>
              <w:ind w:left="11"/>
              <w:jc w:val="right"/>
              <w:rPr>
                <w:color w:val="000000"/>
                <w:sz w:val="26"/>
                <w:szCs w:val="26"/>
              </w:rPr>
            </w:pPr>
            <w:del w:id="33" w:author="Anh Pham" w:date="2025-11-08T21:51:00Z" w16du:dateUtc="2025-11-08T14:51:00Z">
              <w:r w:rsidRPr="00B142C2" w:rsidDel="00695D91">
                <w:rPr>
                  <w:b/>
                  <w:color w:val="000000"/>
                  <w:sz w:val="26"/>
                  <w:szCs w:val="26"/>
                </w:rPr>
                <w:delText>111</w:delText>
              </w:r>
              <w:r w:rsidDel="00695D91">
                <w:rPr>
                  <w:b/>
                  <w:color w:val="000000"/>
                  <w:sz w:val="26"/>
                  <w:szCs w:val="26"/>
                </w:rPr>
                <w:delText>.</w:delText>
              </w:r>
              <w:r w:rsidRPr="00B142C2" w:rsidDel="00695D91">
                <w:rPr>
                  <w:b/>
                  <w:color w:val="000000"/>
                  <w:sz w:val="26"/>
                  <w:szCs w:val="26"/>
                </w:rPr>
                <w:delText>198</w:delText>
              </w:r>
              <w:r w:rsidDel="00695D91">
                <w:rPr>
                  <w:b/>
                  <w:color w:val="000000"/>
                  <w:sz w:val="26"/>
                  <w:szCs w:val="26"/>
                </w:rPr>
                <w:delText>,</w:delText>
              </w:r>
              <w:r w:rsidRPr="00B142C2" w:rsidDel="00695D91">
                <w:rPr>
                  <w:b/>
                  <w:color w:val="000000"/>
                  <w:sz w:val="26"/>
                  <w:szCs w:val="26"/>
                </w:rPr>
                <w:delText>5</w:delText>
              </w:r>
              <w:r w:rsidDel="00695D91">
                <w:rPr>
                  <w:b/>
                  <w:color w:val="000000"/>
                  <w:sz w:val="26"/>
                  <w:szCs w:val="26"/>
                </w:rPr>
                <w:delText>0</w:delText>
              </w:r>
            </w:del>
            <w:ins w:id="34" w:author="Anh Pham" w:date="2025-11-08T21:51:00Z" w16du:dateUtc="2025-11-08T14:51:00Z">
              <w:r w:rsidR="00695D91">
                <w:rPr>
                  <w:b/>
                  <w:color w:val="000000"/>
                  <w:sz w:val="26"/>
                  <w:szCs w:val="26"/>
                </w:rPr>
                <w:t>108.000</w:t>
              </w:r>
            </w:ins>
          </w:p>
        </w:tc>
      </w:tr>
      <w:tr w:rsidR="00865289" w:rsidRPr="00D97841" w14:paraId="2CCF40BA" w14:textId="77777777" w:rsidTr="00844C62">
        <w:trPr>
          <w:trHeight w:val="454"/>
          <w:jc w:val="center"/>
        </w:trPr>
        <w:tc>
          <w:tcPr>
            <w:tcW w:w="1440" w:type="dxa"/>
            <w:tcBorders>
              <w:top w:val="nil"/>
              <w:left w:val="single" w:sz="8" w:space="0" w:color="000000"/>
              <w:bottom w:val="single" w:sz="8" w:space="0" w:color="000000"/>
              <w:right w:val="single" w:sz="8" w:space="0" w:color="000000"/>
            </w:tcBorders>
            <w:vAlign w:val="center"/>
          </w:tcPr>
          <w:p w14:paraId="4F458866" w14:textId="4AD3AC1F" w:rsidR="00865289" w:rsidRPr="00D97841" w:rsidRDefault="00865289" w:rsidP="00844C62">
            <w:pPr>
              <w:ind w:firstLine="14"/>
              <w:jc w:val="center"/>
              <w:rPr>
                <w:b/>
                <w:color w:val="000000"/>
                <w:sz w:val="26"/>
                <w:szCs w:val="26"/>
              </w:rPr>
            </w:pPr>
            <w:r w:rsidRPr="00D97841">
              <w:rPr>
                <w:b/>
                <w:color w:val="000000"/>
                <w:sz w:val="26"/>
                <w:szCs w:val="26"/>
              </w:rPr>
              <w:t>202</w:t>
            </w:r>
            <w:r w:rsidR="00B142C2">
              <w:rPr>
                <w:b/>
                <w:color w:val="000000"/>
                <w:sz w:val="26"/>
                <w:szCs w:val="26"/>
              </w:rPr>
              <w:t>2</w:t>
            </w:r>
          </w:p>
        </w:tc>
        <w:tc>
          <w:tcPr>
            <w:tcW w:w="2378" w:type="dxa"/>
            <w:tcBorders>
              <w:top w:val="nil"/>
              <w:left w:val="nil"/>
              <w:bottom w:val="single" w:sz="8" w:space="0" w:color="000000"/>
              <w:right w:val="single" w:sz="8" w:space="0" w:color="000000"/>
            </w:tcBorders>
            <w:vAlign w:val="center"/>
          </w:tcPr>
          <w:p w14:paraId="398E8D4B" w14:textId="589579B8" w:rsidR="00865289" w:rsidRPr="00D97841" w:rsidRDefault="00865289" w:rsidP="00844C62">
            <w:pPr>
              <w:ind w:left="11"/>
              <w:jc w:val="right"/>
              <w:rPr>
                <w:color w:val="000000"/>
                <w:sz w:val="26"/>
                <w:szCs w:val="26"/>
              </w:rPr>
            </w:pPr>
            <w:del w:id="35" w:author="Anh Pham" w:date="2025-11-08T21:51:00Z" w16du:dateUtc="2025-11-08T14:51:00Z">
              <w:r w:rsidDel="00695D91">
                <w:rPr>
                  <w:b/>
                  <w:color w:val="000000"/>
                  <w:sz w:val="26"/>
                  <w:szCs w:val="26"/>
                </w:rPr>
                <w:delText>11</w:delText>
              </w:r>
              <w:r w:rsidR="00B142C2" w:rsidDel="00695D91">
                <w:rPr>
                  <w:b/>
                  <w:color w:val="000000"/>
                  <w:sz w:val="26"/>
                  <w:szCs w:val="26"/>
                </w:rPr>
                <w:delText>7.625,80</w:delText>
              </w:r>
            </w:del>
            <w:ins w:id="36" w:author="Anh Pham" w:date="2025-11-08T21:51:00Z" w16du:dateUtc="2025-11-08T14:51:00Z">
              <w:r w:rsidR="00695D91">
                <w:rPr>
                  <w:b/>
                  <w:color w:val="000000"/>
                  <w:sz w:val="26"/>
                  <w:szCs w:val="26"/>
                </w:rPr>
                <w:t>100.000</w:t>
              </w:r>
            </w:ins>
          </w:p>
        </w:tc>
      </w:tr>
    </w:tbl>
    <w:p w14:paraId="2B42156E" w14:textId="77777777" w:rsidR="00695D91" w:rsidRDefault="00865289" w:rsidP="00865289">
      <w:pPr>
        <w:pStyle w:val="Hue"/>
        <w:ind w:firstLine="720"/>
        <w:rPr>
          <w:ins w:id="37" w:author="Anh Pham" w:date="2025-11-08T21:55:00Z" w16du:dateUtc="2025-11-08T14:55:00Z"/>
        </w:rPr>
      </w:pPr>
      <w:r w:rsidRPr="007F67A1">
        <w:t xml:space="preserve">Tỉ lệ clinker trung bình trong xi măng của Việt Nam </w:t>
      </w:r>
      <w:del w:id="38" w:author="Anh Pham" w:date="2025-11-08T21:52:00Z" w16du:dateUtc="2025-11-08T14:52:00Z">
        <w:r w:rsidRPr="007F67A1" w:rsidDel="00695D91">
          <w:delText>được ước tính vào khoảng 83%</w:delText>
        </w:r>
      </w:del>
      <w:ins w:id="39" w:author="Anh Pham" w:date="2025-11-08T21:52:00Z" w16du:dateUtc="2025-11-08T14:52:00Z">
        <w:r w:rsidR="00695D91">
          <w:t xml:space="preserve">năm 2021 khoảng </w:t>
        </w:r>
      </w:ins>
      <w:ins w:id="40" w:author="Anh Pham" w:date="2025-11-08T21:53:00Z" w16du:dateUtc="2025-11-08T14:53:00Z">
        <w:r w:rsidR="00695D91">
          <w:t>77% và năm 2022 đạt mức 79%,</w:t>
        </w:r>
      </w:ins>
      <w:r w:rsidRPr="007F67A1">
        <w:t xml:space="preserve"> dựa trên các số liệu của Bộ Xây dựng trong khuôn khổ dự án NAMA xi măng</w:t>
      </w:r>
      <w:r>
        <w:t>.</w:t>
      </w:r>
      <w:ins w:id="41" w:author="Anh Pham" w:date="2025-11-08T21:53:00Z" w16du:dateUtc="2025-11-08T14:53:00Z">
        <w:r w:rsidR="00695D91">
          <w:t xml:space="preserve"> Ngoài ra, theo </w:t>
        </w:r>
      </w:ins>
      <w:ins w:id="42" w:author="Anh Pham" w:date="2025-11-08T21:54:00Z" w16du:dateUtc="2025-11-08T14:54:00Z">
        <w:r w:rsidR="00695D91">
          <w:t>Niêm giám thống kê, sản lượng clinker xuất khẩu trong 2 năm lần lượt là 28,</w:t>
        </w:r>
      </w:ins>
      <w:ins w:id="43" w:author="Anh Pham" w:date="2025-11-08T21:55:00Z" w16du:dateUtc="2025-11-08T14:55:00Z">
        <w:r w:rsidR="00695D91">
          <w:t>9 triệu tấn và 15,3 triệu tấn.</w:t>
        </w:r>
      </w:ins>
      <w:r>
        <w:t xml:space="preserve"> </w:t>
      </w:r>
    </w:p>
    <w:p w14:paraId="25F2E82E" w14:textId="64C940F9" w:rsidR="00865289" w:rsidRDefault="00865289" w:rsidP="00865289">
      <w:pPr>
        <w:pStyle w:val="Hue"/>
        <w:ind w:firstLine="720"/>
      </w:pPr>
      <w:r>
        <w:t xml:space="preserve">Dựa trên dữ liệu về sản lượng xi măng sản xuất, áp dụng tỷ lệ trên tính toán được sản lượng clinker </w:t>
      </w:r>
      <w:del w:id="44" w:author="Anh Pham" w:date="2025-11-08T21:55:00Z" w16du:dateUtc="2025-11-08T14:55:00Z">
        <w:r w:rsidDel="00695D91">
          <w:delText>sản xuất,</w:delText>
        </w:r>
      </w:del>
      <w:ins w:id="45" w:author="Anh Pham" w:date="2025-11-08T21:55:00Z" w16du:dateUtc="2025-11-08T14:55:00Z">
        <w:r w:rsidR="00695D91">
          <w:t>dùng trong sản xuất xi măng.</w:t>
        </w:r>
      </w:ins>
      <w:ins w:id="46" w:author="Anh Pham" w:date="2025-11-08T21:56:00Z" w16du:dateUtc="2025-11-08T14:56:00Z">
        <w:r w:rsidR="00695D91">
          <w:t xml:space="preserve"> Sản lượng clinker sản xuất (bao gồm tính đến cả sản lượng xuất/nhập khẩu)</w:t>
        </w:r>
      </w:ins>
      <w:r>
        <w:t xml:space="preserve"> cụ thể được trình bày chi tiết trong Bảng 4.4</w:t>
      </w:r>
    </w:p>
    <w:p w14:paraId="72C1E08F" w14:textId="391A526A" w:rsidR="00865289" w:rsidRPr="007F67A1" w:rsidRDefault="00865289" w:rsidP="00873F5C">
      <w:pPr>
        <w:pStyle w:val="BangHue"/>
      </w:pPr>
      <w:bookmarkStart w:id="47" w:name="_Toc213536584"/>
      <w:r>
        <w:t xml:space="preserve">Bảng 4. </w:t>
      </w:r>
      <w:r>
        <w:fldChar w:fldCharType="begin"/>
      </w:r>
      <w:r>
        <w:instrText xml:space="preserve"> SEQ Bảng_4. \* ARABIC </w:instrText>
      </w:r>
      <w:r>
        <w:fldChar w:fldCharType="separate"/>
      </w:r>
      <w:r w:rsidR="00F56855">
        <w:rPr>
          <w:noProof/>
        </w:rPr>
        <w:t>4</w:t>
      </w:r>
      <w:r>
        <w:fldChar w:fldCharType="end"/>
      </w:r>
      <w:r>
        <w:t>: Số liệu clinker sản xuất</w:t>
      </w:r>
      <w:bookmarkEnd w:id="47"/>
    </w:p>
    <w:tbl>
      <w:tblPr>
        <w:tblW w:w="3818" w:type="dxa"/>
        <w:jc w:val="center"/>
        <w:tblLayout w:type="fixed"/>
        <w:tblLook w:val="0400" w:firstRow="0" w:lastRow="0" w:firstColumn="0" w:lastColumn="0" w:noHBand="0" w:noVBand="1"/>
      </w:tblPr>
      <w:tblGrid>
        <w:gridCol w:w="1440"/>
        <w:gridCol w:w="2378"/>
      </w:tblGrid>
      <w:tr w:rsidR="00865289" w:rsidRPr="00D97841" w14:paraId="232C8D6D" w14:textId="77777777" w:rsidTr="00844C62">
        <w:trPr>
          <w:trHeight w:val="454"/>
          <w:jc w:val="center"/>
        </w:trPr>
        <w:tc>
          <w:tcPr>
            <w:tcW w:w="1440" w:type="dxa"/>
            <w:tcBorders>
              <w:top w:val="single" w:sz="8" w:space="0" w:color="000000"/>
              <w:left w:val="single" w:sz="8" w:space="0" w:color="000000"/>
              <w:bottom w:val="nil"/>
              <w:right w:val="single" w:sz="8" w:space="0" w:color="000000"/>
            </w:tcBorders>
            <w:shd w:val="clear" w:color="auto" w:fill="E2EFD9"/>
            <w:vAlign w:val="center"/>
          </w:tcPr>
          <w:p w14:paraId="12D0C277" w14:textId="77777777" w:rsidR="00865289" w:rsidRPr="00D97841" w:rsidRDefault="00865289" w:rsidP="00844C62">
            <w:pPr>
              <w:ind w:firstLine="14"/>
              <w:rPr>
                <w:b/>
                <w:color w:val="000000"/>
                <w:sz w:val="26"/>
                <w:szCs w:val="26"/>
              </w:rPr>
            </w:pPr>
            <w:r w:rsidRPr="00D97841">
              <w:rPr>
                <w:rFonts w:ascii="MS Mincho" w:eastAsia="MS Mincho" w:hAnsi="MS Mincho" w:cs="MS Mincho" w:hint="eastAsia"/>
                <w:b/>
                <w:color w:val="000000"/>
                <w:sz w:val="26"/>
                <w:szCs w:val="26"/>
              </w:rPr>
              <w:t xml:space="preserve">　</w:t>
            </w:r>
          </w:p>
        </w:tc>
        <w:tc>
          <w:tcPr>
            <w:tcW w:w="2378" w:type="dxa"/>
            <w:tcBorders>
              <w:top w:val="single" w:sz="8" w:space="0" w:color="000000"/>
              <w:left w:val="nil"/>
              <w:bottom w:val="single" w:sz="4" w:space="0" w:color="000000"/>
              <w:right w:val="single" w:sz="8" w:space="0" w:color="000000"/>
            </w:tcBorders>
            <w:shd w:val="clear" w:color="auto" w:fill="E2EFD9"/>
            <w:vAlign w:val="center"/>
          </w:tcPr>
          <w:p w14:paraId="6DC11416" w14:textId="77777777" w:rsidR="00865289" w:rsidRPr="00D97841" w:rsidRDefault="00865289" w:rsidP="00844C62">
            <w:pPr>
              <w:ind w:left="11"/>
              <w:jc w:val="center"/>
              <w:rPr>
                <w:b/>
                <w:color w:val="000000"/>
                <w:sz w:val="26"/>
                <w:szCs w:val="26"/>
              </w:rPr>
            </w:pPr>
            <w:r w:rsidRPr="00D97841">
              <w:rPr>
                <w:b/>
                <w:color w:val="000000"/>
                <w:sz w:val="26"/>
                <w:szCs w:val="26"/>
              </w:rPr>
              <w:t xml:space="preserve">Sản lượng </w:t>
            </w:r>
            <w:r>
              <w:rPr>
                <w:b/>
                <w:color w:val="000000"/>
                <w:sz w:val="26"/>
                <w:szCs w:val="26"/>
              </w:rPr>
              <w:t>clinker</w:t>
            </w:r>
          </w:p>
        </w:tc>
      </w:tr>
      <w:tr w:rsidR="00865289" w:rsidRPr="00D97841" w14:paraId="6A6E5901" w14:textId="77777777" w:rsidTr="00844C62">
        <w:trPr>
          <w:trHeight w:val="454"/>
          <w:jc w:val="center"/>
        </w:trPr>
        <w:tc>
          <w:tcPr>
            <w:tcW w:w="1440" w:type="dxa"/>
            <w:tcBorders>
              <w:top w:val="nil"/>
              <w:left w:val="single" w:sz="8" w:space="0" w:color="000000"/>
              <w:bottom w:val="single" w:sz="8" w:space="0" w:color="000000"/>
              <w:right w:val="single" w:sz="8" w:space="0" w:color="000000"/>
            </w:tcBorders>
            <w:shd w:val="clear" w:color="auto" w:fill="E2EFD9"/>
            <w:vAlign w:val="center"/>
          </w:tcPr>
          <w:p w14:paraId="7F3A44C4" w14:textId="77777777" w:rsidR="00865289" w:rsidRPr="00D97841" w:rsidRDefault="00865289" w:rsidP="00844C62">
            <w:pPr>
              <w:ind w:firstLine="14"/>
              <w:jc w:val="center"/>
              <w:rPr>
                <w:b/>
                <w:color w:val="000000"/>
                <w:sz w:val="26"/>
                <w:szCs w:val="26"/>
              </w:rPr>
            </w:pPr>
            <w:r w:rsidRPr="00D97841">
              <w:rPr>
                <w:b/>
                <w:color w:val="000000"/>
                <w:sz w:val="26"/>
                <w:szCs w:val="26"/>
              </w:rPr>
              <w:t xml:space="preserve">　</w:t>
            </w:r>
          </w:p>
        </w:tc>
        <w:tc>
          <w:tcPr>
            <w:tcW w:w="2378" w:type="dxa"/>
            <w:tcBorders>
              <w:top w:val="nil"/>
              <w:left w:val="nil"/>
              <w:bottom w:val="single" w:sz="8" w:space="0" w:color="000000"/>
              <w:right w:val="single" w:sz="8" w:space="0" w:color="000000"/>
            </w:tcBorders>
            <w:shd w:val="clear" w:color="auto" w:fill="E2EFD9"/>
            <w:vAlign w:val="center"/>
          </w:tcPr>
          <w:p w14:paraId="796D1FEA" w14:textId="77777777" w:rsidR="00865289" w:rsidRPr="00D97841" w:rsidRDefault="00865289" w:rsidP="00844C62">
            <w:pPr>
              <w:ind w:left="11"/>
              <w:jc w:val="right"/>
              <w:rPr>
                <w:color w:val="000000"/>
                <w:sz w:val="26"/>
                <w:szCs w:val="26"/>
              </w:rPr>
            </w:pPr>
            <w:r w:rsidRPr="00D97841">
              <w:t xml:space="preserve">(Đơn vị: </w:t>
            </w:r>
            <w:r w:rsidRPr="00D97841">
              <w:rPr>
                <w:color w:val="000000"/>
                <w:sz w:val="26"/>
                <w:szCs w:val="26"/>
              </w:rPr>
              <w:t>1.000 tấn)</w:t>
            </w:r>
          </w:p>
        </w:tc>
      </w:tr>
      <w:tr w:rsidR="00865289" w:rsidRPr="00D97841" w14:paraId="4DFB8786" w14:textId="77777777" w:rsidTr="00844C62">
        <w:trPr>
          <w:trHeight w:val="454"/>
          <w:jc w:val="center"/>
        </w:trPr>
        <w:tc>
          <w:tcPr>
            <w:tcW w:w="1440" w:type="dxa"/>
            <w:tcBorders>
              <w:top w:val="nil"/>
              <w:left w:val="single" w:sz="8" w:space="0" w:color="000000"/>
              <w:bottom w:val="single" w:sz="4" w:space="0" w:color="000000"/>
              <w:right w:val="single" w:sz="8" w:space="0" w:color="000000"/>
            </w:tcBorders>
            <w:vAlign w:val="center"/>
          </w:tcPr>
          <w:p w14:paraId="26596517" w14:textId="47F19021" w:rsidR="00865289" w:rsidRPr="00D97841" w:rsidRDefault="00865289" w:rsidP="00844C62">
            <w:pPr>
              <w:ind w:firstLine="14"/>
              <w:jc w:val="center"/>
              <w:rPr>
                <w:b/>
                <w:color w:val="000000"/>
                <w:sz w:val="26"/>
                <w:szCs w:val="26"/>
              </w:rPr>
            </w:pPr>
            <w:r w:rsidRPr="00D97841">
              <w:rPr>
                <w:b/>
                <w:color w:val="000000"/>
                <w:sz w:val="26"/>
                <w:szCs w:val="26"/>
              </w:rPr>
              <w:t>20</w:t>
            </w:r>
            <w:r w:rsidR="00B87575">
              <w:rPr>
                <w:b/>
                <w:color w:val="000000"/>
                <w:sz w:val="26"/>
                <w:szCs w:val="26"/>
              </w:rPr>
              <w:t>21</w:t>
            </w:r>
          </w:p>
        </w:tc>
        <w:tc>
          <w:tcPr>
            <w:tcW w:w="2378" w:type="dxa"/>
            <w:tcBorders>
              <w:top w:val="nil"/>
              <w:left w:val="nil"/>
              <w:bottom w:val="single" w:sz="4" w:space="0" w:color="000000"/>
              <w:right w:val="single" w:sz="8" w:space="0" w:color="000000"/>
            </w:tcBorders>
            <w:vAlign w:val="center"/>
          </w:tcPr>
          <w:p w14:paraId="4E87E225" w14:textId="0FB4257C" w:rsidR="00865289" w:rsidRPr="00D97841" w:rsidRDefault="00695D91" w:rsidP="00844C62">
            <w:pPr>
              <w:ind w:left="11"/>
              <w:jc w:val="right"/>
              <w:rPr>
                <w:color w:val="000000"/>
                <w:sz w:val="26"/>
                <w:szCs w:val="26"/>
              </w:rPr>
            </w:pPr>
            <w:ins w:id="48" w:author="Anh Pham" w:date="2025-11-08T21:57:00Z" w16du:dateUtc="2025-11-08T14:57:00Z">
              <w:r w:rsidRPr="00695D91">
                <w:rPr>
                  <w:b/>
                  <w:color w:val="000000"/>
                  <w:sz w:val="26"/>
                  <w:szCs w:val="26"/>
                </w:rPr>
                <w:t>83</w:t>
              </w:r>
              <w:r>
                <w:rPr>
                  <w:b/>
                  <w:color w:val="000000"/>
                  <w:sz w:val="26"/>
                  <w:szCs w:val="26"/>
                </w:rPr>
                <w:t>.</w:t>
              </w:r>
              <w:r w:rsidRPr="00695D91">
                <w:rPr>
                  <w:b/>
                  <w:color w:val="000000"/>
                  <w:sz w:val="26"/>
                  <w:szCs w:val="26"/>
                </w:rPr>
                <w:t>188</w:t>
              </w:r>
              <w:r>
                <w:rPr>
                  <w:b/>
                  <w:color w:val="000000"/>
                  <w:sz w:val="26"/>
                  <w:szCs w:val="26"/>
                </w:rPr>
                <w:t>,</w:t>
              </w:r>
              <w:r w:rsidRPr="00695D91">
                <w:rPr>
                  <w:b/>
                  <w:color w:val="000000"/>
                  <w:sz w:val="26"/>
                  <w:szCs w:val="26"/>
                </w:rPr>
                <w:t xml:space="preserve">90 </w:t>
              </w:r>
            </w:ins>
            <w:del w:id="49" w:author="Anh Pham" w:date="2025-11-08T21:57:00Z" w16du:dateUtc="2025-11-08T14:57:00Z">
              <w:r w:rsidR="00B142C2" w:rsidRPr="00B142C2" w:rsidDel="00695D91">
                <w:rPr>
                  <w:b/>
                  <w:color w:val="000000"/>
                  <w:sz w:val="26"/>
                  <w:szCs w:val="26"/>
                </w:rPr>
                <w:delText>92</w:delText>
              </w:r>
              <w:r w:rsidR="00B142C2" w:rsidDel="00695D91">
                <w:rPr>
                  <w:b/>
                  <w:color w:val="000000"/>
                  <w:sz w:val="26"/>
                  <w:szCs w:val="26"/>
                </w:rPr>
                <w:delText>.</w:delText>
              </w:r>
              <w:r w:rsidR="00B142C2" w:rsidRPr="00B142C2" w:rsidDel="00695D91">
                <w:rPr>
                  <w:b/>
                  <w:color w:val="000000"/>
                  <w:sz w:val="26"/>
                  <w:szCs w:val="26"/>
                </w:rPr>
                <w:delText>294</w:delText>
              </w:r>
              <w:r w:rsidR="00B142C2" w:rsidDel="00695D91">
                <w:rPr>
                  <w:b/>
                  <w:color w:val="000000"/>
                  <w:sz w:val="26"/>
                  <w:szCs w:val="26"/>
                </w:rPr>
                <w:delText>,</w:delText>
              </w:r>
              <w:r w:rsidR="00B142C2" w:rsidRPr="00B142C2" w:rsidDel="00695D91">
                <w:rPr>
                  <w:b/>
                  <w:color w:val="000000"/>
                  <w:sz w:val="26"/>
                  <w:szCs w:val="26"/>
                </w:rPr>
                <w:delText>76</w:delText>
              </w:r>
            </w:del>
          </w:p>
        </w:tc>
      </w:tr>
      <w:tr w:rsidR="00865289" w:rsidRPr="00D97841" w14:paraId="0AA96E50" w14:textId="77777777" w:rsidTr="00844C62">
        <w:trPr>
          <w:trHeight w:val="454"/>
          <w:jc w:val="center"/>
        </w:trPr>
        <w:tc>
          <w:tcPr>
            <w:tcW w:w="1440" w:type="dxa"/>
            <w:tcBorders>
              <w:top w:val="nil"/>
              <w:left w:val="single" w:sz="8" w:space="0" w:color="000000"/>
              <w:bottom w:val="single" w:sz="8" w:space="0" w:color="000000"/>
              <w:right w:val="single" w:sz="8" w:space="0" w:color="000000"/>
            </w:tcBorders>
            <w:vAlign w:val="center"/>
          </w:tcPr>
          <w:p w14:paraId="458AF09A" w14:textId="5621A3D2" w:rsidR="00865289" w:rsidRPr="00D97841" w:rsidRDefault="00865289" w:rsidP="00844C62">
            <w:pPr>
              <w:ind w:firstLine="14"/>
              <w:jc w:val="center"/>
              <w:rPr>
                <w:b/>
                <w:color w:val="000000"/>
                <w:sz w:val="26"/>
                <w:szCs w:val="26"/>
              </w:rPr>
            </w:pPr>
            <w:r w:rsidRPr="00D97841">
              <w:rPr>
                <w:b/>
                <w:color w:val="000000"/>
                <w:sz w:val="26"/>
                <w:szCs w:val="26"/>
              </w:rPr>
              <w:t>202</w:t>
            </w:r>
            <w:r w:rsidR="00B87575">
              <w:rPr>
                <w:b/>
                <w:color w:val="000000"/>
                <w:sz w:val="26"/>
                <w:szCs w:val="26"/>
              </w:rPr>
              <w:t>2</w:t>
            </w:r>
          </w:p>
        </w:tc>
        <w:tc>
          <w:tcPr>
            <w:tcW w:w="2378" w:type="dxa"/>
            <w:tcBorders>
              <w:top w:val="nil"/>
              <w:left w:val="nil"/>
              <w:bottom w:val="single" w:sz="8" w:space="0" w:color="000000"/>
              <w:right w:val="single" w:sz="8" w:space="0" w:color="000000"/>
            </w:tcBorders>
            <w:vAlign w:val="center"/>
          </w:tcPr>
          <w:p w14:paraId="7E3D2460" w14:textId="3C10FEBD" w:rsidR="00865289" w:rsidRPr="00D97841" w:rsidRDefault="00695D91" w:rsidP="00844C62">
            <w:pPr>
              <w:ind w:left="11"/>
              <w:jc w:val="right"/>
              <w:rPr>
                <w:color w:val="000000"/>
                <w:sz w:val="26"/>
                <w:szCs w:val="26"/>
              </w:rPr>
            </w:pPr>
            <w:ins w:id="50" w:author="Anh Pham" w:date="2025-11-08T21:57:00Z" w16du:dateUtc="2025-11-08T14:57:00Z">
              <w:r w:rsidRPr="00695D91">
                <w:rPr>
                  <w:b/>
                  <w:color w:val="000000"/>
                  <w:sz w:val="26"/>
                  <w:szCs w:val="26"/>
                </w:rPr>
                <w:t>79</w:t>
              </w:r>
              <w:r>
                <w:rPr>
                  <w:b/>
                  <w:color w:val="000000"/>
                  <w:sz w:val="26"/>
                  <w:szCs w:val="26"/>
                </w:rPr>
                <w:t>.</w:t>
              </w:r>
              <w:r w:rsidRPr="00695D91">
                <w:rPr>
                  <w:b/>
                  <w:color w:val="000000"/>
                  <w:sz w:val="26"/>
                  <w:szCs w:val="26"/>
                </w:rPr>
                <w:t>015</w:t>
              </w:r>
              <w:r>
                <w:rPr>
                  <w:b/>
                  <w:color w:val="000000"/>
                  <w:sz w:val="26"/>
                  <w:szCs w:val="26"/>
                </w:rPr>
                <w:t>,</w:t>
              </w:r>
              <w:r w:rsidRPr="00695D91">
                <w:rPr>
                  <w:b/>
                  <w:color w:val="000000"/>
                  <w:sz w:val="26"/>
                  <w:szCs w:val="26"/>
                </w:rPr>
                <w:t>30</w:t>
              </w:r>
            </w:ins>
            <w:del w:id="51" w:author="Anh Pham" w:date="2025-11-08T21:57:00Z" w16du:dateUtc="2025-11-08T14:57:00Z">
              <w:r w:rsidR="00B142C2" w:rsidRPr="00B142C2" w:rsidDel="00695D91">
                <w:rPr>
                  <w:b/>
                  <w:color w:val="000000"/>
                  <w:sz w:val="26"/>
                  <w:szCs w:val="26"/>
                </w:rPr>
                <w:delText>97</w:delText>
              </w:r>
              <w:r w:rsidR="00B142C2" w:rsidDel="00695D91">
                <w:rPr>
                  <w:b/>
                  <w:color w:val="000000"/>
                  <w:sz w:val="26"/>
                  <w:szCs w:val="26"/>
                </w:rPr>
                <w:delText>.</w:delText>
              </w:r>
              <w:r w:rsidR="00B142C2" w:rsidRPr="00B142C2" w:rsidDel="00695D91">
                <w:rPr>
                  <w:b/>
                  <w:color w:val="000000"/>
                  <w:sz w:val="26"/>
                  <w:szCs w:val="26"/>
                </w:rPr>
                <w:delText>629</w:delText>
              </w:r>
              <w:r w:rsidR="00B142C2" w:rsidDel="00695D91">
                <w:rPr>
                  <w:b/>
                  <w:color w:val="000000"/>
                  <w:sz w:val="26"/>
                  <w:szCs w:val="26"/>
                </w:rPr>
                <w:delText>,</w:delText>
              </w:r>
              <w:r w:rsidR="00B142C2" w:rsidRPr="00B142C2" w:rsidDel="00695D91">
                <w:rPr>
                  <w:b/>
                  <w:color w:val="000000"/>
                  <w:sz w:val="26"/>
                  <w:szCs w:val="26"/>
                </w:rPr>
                <w:delText>41</w:delText>
              </w:r>
            </w:del>
          </w:p>
        </w:tc>
      </w:tr>
    </w:tbl>
    <w:p w14:paraId="20F9BB38" w14:textId="77777777" w:rsidR="00865289" w:rsidRDefault="00865289" w:rsidP="00865289">
      <w:pPr>
        <w:pStyle w:val="abcd"/>
        <w:ind w:firstLine="720"/>
      </w:pPr>
    </w:p>
    <w:p w14:paraId="27902A1D" w14:textId="77777777" w:rsidR="00865289" w:rsidRDefault="00865289" w:rsidP="00865289">
      <w:pPr>
        <w:pStyle w:val="abcd"/>
        <w:ind w:firstLine="720"/>
      </w:pPr>
      <w:r>
        <w:t xml:space="preserve">c. Hệ số phát thải </w:t>
      </w:r>
    </w:p>
    <w:p w14:paraId="60AC5B0C" w14:textId="77777777" w:rsidR="00865289" w:rsidRPr="00D753C4" w:rsidRDefault="00865289" w:rsidP="00865289">
      <w:pPr>
        <w:pStyle w:val="Hue"/>
        <w:ind w:firstLine="720"/>
      </w:pPr>
      <w:r w:rsidRPr="00947B63">
        <w:t>Hệ số phát thải được tham khảo từ Quyết định 2626/QĐ-BTNMT ngày 10/10/2022 của Bộ tài nguyên và Môi trường về Danh mục hệ số phát thải phục vụ kiểm kê khí nhà kính</w:t>
      </w:r>
      <w:r w:rsidRPr="00D753C4">
        <w:rPr>
          <w:lang w:val="vi-VN"/>
        </w:rPr>
        <w:t>, chi tiết t</w:t>
      </w:r>
      <w:r>
        <w:t>rong</w:t>
      </w:r>
      <w:r w:rsidRPr="00D753C4">
        <w:rPr>
          <w:lang w:val="vi-VN"/>
        </w:rPr>
        <w:t xml:space="preserve"> </w:t>
      </w:r>
      <w:r w:rsidRPr="00D753C4">
        <w:t>Bảng 4.</w:t>
      </w:r>
      <w:r w:rsidRPr="00D753C4">
        <w:rPr>
          <w:lang w:val="vi-VN"/>
        </w:rPr>
        <w:t>4</w:t>
      </w:r>
      <w:r w:rsidRPr="00D753C4">
        <w:t>.</w:t>
      </w:r>
    </w:p>
    <w:p w14:paraId="4F2DC442" w14:textId="69355F43" w:rsidR="00865289" w:rsidRPr="00826D02" w:rsidRDefault="00865289" w:rsidP="00873F5C">
      <w:pPr>
        <w:pStyle w:val="BangHue"/>
      </w:pPr>
      <w:bookmarkStart w:id="52" w:name="_Toc512522925"/>
      <w:bookmarkStart w:id="53" w:name="_Toc169713675"/>
      <w:bookmarkStart w:id="54" w:name="_Toc213536585"/>
      <w:r>
        <w:t>Bảng 4.</w:t>
      </w:r>
      <w:r>
        <w:fldChar w:fldCharType="begin"/>
      </w:r>
      <w:r>
        <w:instrText xml:space="preserve"> SEQ Bảng_4. \* ARABIC </w:instrText>
      </w:r>
      <w:r>
        <w:fldChar w:fldCharType="separate"/>
      </w:r>
      <w:r w:rsidR="00F56855">
        <w:rPr>
          <w:noProof/>
        </w:rPr>
        <w:t>5</w:t>
      </w:r>
      <w:r>
        <w:rPr>
          <w:noProof/>
        </w:rPr>
        <w:fldChar w:fldCharType="end"/>
      </w:r>
      <w:r>
        <w:t xml:space="preserve">. </w:t>
      </w:r>
      <w:r w:rsidRPr="006674D6">
        <w:t xml:space="preserve">Hệ số phát thải mặc định </w:t>
      </w:r>
      <w:r>
        <w:t xml:space="preserve">của </w:t>
      </w:r>
      <w:r w:rsidRPr="006674D6">
        <w:t>quá trình sản xuất xi măng</w:t>
      </w:r>
      <w:bookmarkEnd w:id="52"/>
      <w:bookmarkEnd w:id="53"/>
      <w:bookmarkEnd w:id="54"/>
    </w:p>
    <w:tbl>
      <w:tblPr>
        <w:tblW w:w="5161" w:type="pct"/>
        <w:jc w:val="center"/>
        <w:tblLook w:val="0000" w:firstRow="0" w:lastRow="0" w:firstColumn="0" w:lastColumn="0" w:noHBand="0" w:noVBand="0"/>
      </w:tblPr>
      <w:tblGrid>
        <w:gridCol w:w="2686"/>
        <w:gridCol w:w="1142"/>
        <w:gridCol w:w="2424"/>
        <w:gridCol w:w="3399"/>
      </w:tblGrid>
      <w:tr w:rsidR="00865289" w:rsidRPr="006674D6" w14:paraId="2FB2B16A" w14:textId="77777777" w:rsidTr="00844C62">
        <w:trPr>
          <w:trHeight w:val="566"/>
          <w:jc w:val="center"/>
        </w:trPr>
        <w:tc>
          <w:tcPr>
            <w:tcW w:w="1391" w:type="pct"/>
            <w:tcBorders>
              <w:top w:val="single" w:sz="4" w:space="0" w:color="auto"/>
              <w:left w:val="single" w:sz="4" w:space="0" w:color="auto"/>
              <w:bottom w:val="single" w:sz="4" w:space="0" w:color="auto"/>
              <w:right w:val="single" w:sz="4" w:space="0" w:color="auto"/>
            </w:tcBorders>
            <w:shd w:val="clear" w:color="auto" w:fill="E2EFD9"/>
            <w:vAlign w:val="center"/>
          </w:tcPr>
          <w:p w14:paraId="29CEFD35" w14:textId="77777777" w:rsidR="00865289" w:rsidRPr="006674D6" w:rsidRDefault="00865289" w:rsidP="00844C62">
            <w:pPr>
              <w:tabs>
                <w:tab w:val="left" w:pos="9360"/>
              </w:tabs>
              <w:adjustRightInd w:val="0"/>
              <w:snapToGrid w:val="0"/>
              <w:spacing w:before="60" w:after="60" w:line="288" w:lineRule="auto"/>
              <w:ind w:right="-108"/>
              <w:jc w:val="center"/>
              <w:rPr>
                <w:b/>
                <w:bCs/>
                <w:color w:val="000000"/>
                <w:sz w:val="24"/>
              </w:rPr>
            </w:pPr>
            <w:r w:rsidRPr="006674D6">
              <w:rPr>
                <w:b/>
                <w:bCs/>
                <w:color w:val="000000"/>
                <w:sz w:val="24"/>
              </w:rPr>
              <w:t>Hệ số</w:t>
            </w:r>
          </w:p>
        </w:tc>
        <w:tc>
          <w:tcPr>
            <w:tcW w:w="591" w:type="pct"/>
            <w:tcBorders>
              <w:top w:val="single" w:sz="4" w:space="0" w:color="auto"/>
              <w:left w:val="single" w:sz="4" w:space="0" w:color="auto"/>
              <w:bottom w:val="single" w:sz="4" w:space="0" w:color="auto"/>
              <w:right w:val="single" w:sz="4" w:space="0" w:color="auto"/>
            </w:tcBorders>
            <w:shd w:val="clear" w:color="auto" w:fill="E2EFD9"/>
            <w:vAlign w:val="center"/>
          </w:tcPr>
          <w:p w14:paraId="04D49CF2" w14:textId="77777777" w:rsidR="00865289" w:rsidRPr="006674D6" w:rsidRDefault="00865289" w:rsidP="00844C62">
            <w:pPr>
              <w:tabs>
                <w:tab w:val="left" w:pos="9360"/>
              </w:tabs>
              <w:adjustRightInd w:val="0"/>
              <w:snapToGrid w:val="0"/>
              <w:spacing w:before="60" w:after="60" w:line="288" w:lineRule="auto"/>
              <w:ind w:right="-76"/>
              <w:jc w:val="center"/>
              <w:rPr>
                <w:b/>
                <w:bCs/>
                <w:color w:val="000000"/>
                <w:sz w:val="24"/>
              </w:rPr>
            </w:pPr>
            <w:r w:rsidRPr="006674D6">
              <w:rPr>
                <w:b/>
                <w:bCs/>
                <w:color w:val="000000"/>
                <w:sz w:val="24"/>
              </w:rPr>
              <w:t>Giá trị</w:t>
            </w:r>
          </w:p>
        </w:tc>
        <w:tc>
          <w:tcPr>
            <w:tcW w:w="1256" w:type="pct"/>
            <w:tcBorders>
              <w:top w:val="single" w:sz="4" w:space="0" w:color="auto"/>
              <w:left w:val="single" w:sz="4" w:space="0" w:color="auto"/>
              <w:bottom w:val="single" w:sz="4" w:space="0" w:color="auto"/>
              <w:right w:val="single" w:sz="4" w:space="0" w:color="auto"/>
            </w:tcBorders>
            <w:shd w:val="clear" w:color="auto" w:fill="E2EFD9"/>
            <w:vAlign w:val="center"/>
          </w:tcPr>
          <w:p w14:paraId="6B95965A" w14:textId="77777777" w:rsidR="00865289" w:rsidRPr="006674D6" w:rsidRDefault="00865289" w:rsidP="00844C62">
            <w:pPr>
              <w:tabs>
                <w:tab w:val="left" w:pos="9360"/>
              </w:tabs>
              <w:adjustRightInd w:val="0"/>
              <w:snapToGrid w:val="0"/>
              <w:spacing w:before="60" w:after="60" w:line="288" w:lineRule="auto"/>
              <w:ind w:right="-108"/>
              <w:jc w:val="center"/>
              <w:rPr>
                <w:b/>
                <w:bCs/>
                <w:color w:val="000000"/>
                <w:sz w:val="24"/>
              </w:rPr>
            </w:pPr>
            <w:r>
              <w:rPr>
                <w:b/>
                <w:bCs/>
                <w:color w:val="000000"/>
                <w:sz w:val="24"/>
              </w:rPr>
              <w:t>Đơn vị</w:t>
            </w:r>
          </w:p>
        </w:tc>
        <w:tc>
          <w:tcPr>
            <w:tcW w:w="1761" w:type="pct"/>
            <w:tcBorders>
              <w:top w:val="single" w:sz="4" w:space="0" w:color="auto"/>
              <w:left w:val="single" w:sz="4" w:space="0" w:color="auto"/>
              <w:bottom w:val="single" w:sz="4" w:space="0" w:color="auto"/>
              <w:right w:val="single" w:sz="4" w:space="0" w:color="auto"/>
            </w:tcBorders>
            <w:shd w:val="clear" w:color="auto" w:fill="E2EFD9"/>
            <w:vAlign w:val="center"/>
          </w:tcPr>
          <w:p w14:paraId="64B5DB80" w14:textId="77777777" w:rsidR="00865289" w:rsidRPr="006674D6" w:rsidRDefault="00865289" w:rsidP="00844C62">
            <w:pPr>
              <w:tabs>
                <w:tab w:val="left" w:pos="9360"/>
              </w:tabs>
              <w:adjustRightInd w:val="0"/>
              <w:snapToGrid w:val="0"/>
              <w:spacing w:before="60" w:after="60" w:line="288" w:lineRule="auto"/>
              <w:ind w:right="-108"/>
              <w:jc w:val="center"/>
              <w:rPr>
                <w:b/>
                <w:bCs/>
                <w:color w:val="000000"/>
                <w:sz w:val="24"/>
              </w:rPr>
            </w:pPr>
            <w:r w:rsidRPr="006674D6">
              <w:rPr>
                <w:b/>
                <w:bCs/>
                <w:color w:val="000000"/>
                <w:sz w:val="24"/>
              </w:rPr>
              <w:t>Nguồn</w:t>
            </w:r>
          </w:p>
        </w:tc>
      </w:tr>
      <w:tr w:rsidR="00865289" w:rsidRPr="006674D6" w14:paraId="7A4151E0" w14:textId="77777777" w:rsidTr="00844C62">
        <w:trPr>
          <w:trHeight w:val="251"/>
          <w:jc w:val="center"/>
        </w:trPr>
        <w:tc>
          <w:tcPr>
            <w:tcW w:w="1391" w:type="pct"/>
            <w:tcBorders>
              <w:top w:val="single" w:sz="4" w:space="0" w:color="auto"/>
              <w:left w:val="single" w:sz="8" w:space="0" w:color="auto"/>
              <w:bottom w:val="single" w:sz="4" w:space="0" w:color="auto"/>
              <w:right w:val="single" w:sz="8" w:space="0" w:color="auto"/>
            </w:tcBorders>
            <w:vAlign w:val="center"/>
          </w:tcPr>
          <w:p w14:paraId="754D0945" w14:textId="77777777" w:rsidR="00865289" w:rsidRPr="006674D6" w:rsidRDefault="00865289" w:rsidP="00844C62">
            <w:pPr>
              <w:tabs>
                <w:tab w:val="left" w:pos="9360"/>
              </w:tabs>
              <w:adjustRightInd w:val="0"/>
              <w:snapToGrid w:val="0"/>
              <w:spacing w:before="60" w:after="60" w:line="288" w:lineRule="auto"/>
              <w:ind w:right="-108"/>
              <w:rPr>
                <w:color w:val="000000"/>
                <w:sz w:val="24"/>
              </w:rPr>
            </w:pPr>
            <w:r w:rsidRPr="006674D6">
              <w:rPr>
                <w:color w:val="000000"/>
                <w:sz w:val="24"/>
              </w:rPr>
              <w:t>Hệ số t</w:t>
            </w:r>
            <w:r>
              <w:rPr>
                <w:color w:val="000000"/>
                <w:sz w:val="24"/>
              </w:rPr>
              <w:t>ỷ</w:t>
            </w:r>
            <w:r w:rsidRPr="006674D6">
              <w:rPr>
                <w:color w:val="000000"/>
                <w:sz w:val="24"/>
              </w:rPr>
              <w:t xml:space="preserve"> lệ</w:t>
            </w:r>
          </w:p>
        </w:tc>
        <w:tc>
          <w:tcPr>
            <w:tcW w:w="591" w:type="pct"/>
            <w:tcBorders>
              <w:top w:val="single" w:sz="4" w:space="0" w:color="auto"/>
              <w:left w:val="single" w:sz="8" w:space="0" w:color="auto"/>
              <w:bottom w:val="single" w:sz="4" w:space="0" w:color="auto"/>
              <w:right w:val="single" w:sz="4" w:space="0" w:color="auto"/>
            </w:tcBorders>
            <w:vAlign w:val="center"/>
          </w:tcPr>
          <w:p w14:paraId="27698D23" w14:textId="77777777" w:rsidR="00865289" w:rsidRPr="006674D6" w:rsidRDefault="00865289" w:rsidP="00844C62">
            <w:pPr>
              <w:tabs>
                <w:tab w:val="left" w:pos="9360"/>
              </w:tabs>
              <w:adjustRightInd w:val="0"/>
              <w:snapToGrid w:val="0"/>
              <w:spacing w:before="60" w:after="60" w:line="288" w:lineRule="auto"/>
              <w:jc w:val="center"/>
              <w:rPr>
                <w:color w:val="000000"/>
                <w:sz w:val="24"/>
              </w:rPr>
            </w:pPr>
            <w:r w:rsidRPr="006674D6">
              <w:rPr>
                <w:bCs/>
                <w:color w:val="000000"/>
                <w:sz w:val="24"/>
              </w:rPr>
              <w:t>0,78</w:t>
            </w:r>
            <w:r>
              <w:rPr>
                <w:bCs/>
                <w:color w:val="000000"/>
                <w:sz w:val="24"/>
              </w:rPr>
              <w:t>5</w:t>
            </w:r>
          </w:p>
        </w:tc>
        <w:tc>
          <w:tcPr>
            <w:tcW w:w="1256" w:type="pct"/>
            <w:tcBorders>
              <w:top w:val="single" w:sz="4" w:space="0" w:color="auto"/>
              <w:left w:val="single" w:sz="8" w:space="0" w:color="auto"/>
              <w:bottom w:val="single" w:sz="4" w:space="0" w:color="auto"/>
              <w:right w:val="single" w:sz="8" w:space="0" w:color="auto"/>
            </w:tcBorders>
            <w:vAlign w:val="center"/>
          </w:tcPr>
          <w:p w14:paraId="17582EF1" w14:textId="77777777" w:rsidR="00865289" w:rsidRDefault="00865289" w:rsidP="00844C62">
            <w:pPr>
              <w:tabs>
                <w:tab w:val="left" w:pos="9360"/>
              </w:tabs>
              <w:adjustRightInd w:val="0"/>
              <w:snapToGrid w:val="0"/>
              <w:spacing w:before="60" w:after="60" w:line="288" w:lineRule="auto"/>
              <w:rPr>
                <w:bCs/>
                <w:color w:val="000000"/>
                <w:sz w:val="24"/>
              </w:rPr>
            </w:pPr>
            <w:r w:rsidRPr="00D97841">
              <w:rPr>
                <w:sz w:val="26"/>
                <w:szCs w:val="26"/>
              </w:rPr>
              <w:t>Tấn CO</w:t>
            </w:r>
            <w:r w:rsidRPr="00D97841">
              <w:rPr>
                <w:sz w:val="26"/>
                <w:szCs w:val="26"/>
                <w:vertAlign w:val="subscript"/>
              </w:rPr>
              <w:t>2</w:t>
            </w:r>
            <w:r w:rsidRPr="00D97841">
              <w:rPr>
                <w:sz w:val="26"/>
                <w:szCs w:val="26"/>
              </w:rPr>
              <w:t>/tấn CaO</w:t>
            </w:r>
          </w:p>
        </w:tc>
        <w:tc>
          <w:tcPr>
            <w:tcW w:w="1761" w:type="pct"/>
            <w:tcBorders>
              <w:top w:val="single" w:sz="4" w:space="0" w:color="auto"/>
              <w:left w:val="single" w:sz="8" w:space="0" w:color="auto"/>
              <w:bottom w:val="single" w:sz="4" w:space="0" w:color="auto"/>
              <w:right w:val="single" w:sz="8" w:space="0" w:color="auto"/>
            </w:tcBorders>
            <w:vAlign w:val="center"/>
          </w:tcPr>
          <w:p w14:paraId="2D0D8202" w14:textId="77777777" w:rsidR="00865289" w:rsidRPr="006674D6" w:rsidRDefault="00865289" w:rsidP="00844C62">
            <w:pPr>
              <w:tabs>
                <w:tab w:val="left" w:pos="9360"/>
              </w:tabs>
              <w:adjustRightInd w:val="0"/>
              <w:snapToGrid w:val="0"/>
              <w:spacing w:before="60" w:after="60" w:line="288" w:lineRule="auto"/>
              <w:rPr>
                <w:color w:val="000000"/>
                <w:sz w:val="24"/>
              </w:rPr>
            </w:pPr>
            <w:r>
              <w:rPr>
                <w:bCs/>
                <w:color w:val="000000"/>
                <w:sz w:val="24"/>
              </w:rPr>
              <w:t>Tỷ</w:t>
            </w:r>
            <w:r w:rsidRPr="006674D6">
              <w:rPr>
                <w:bCs/>
                <w:color w:val="000000"/>
                <w:sz w:val="24"/>
              </w:rPr>
              <w:t xml:space="preserve"> lệ khối lượng phân tử giữa CO</w:t>
            </w:r>
            <w:r w:rsidRPr="006674D6">
              <w:rPr>
                <w:bCs/>
                <w:color w:val="000000"/>
                <w:sz w:val="24"/>
                <w:vertAlign w:val="subscript"/>
              </w:rPr>
              <w:t>2</w:t>
            </w:r>
            <w:r w:rsidRPr="006674D6">
              <w:rPr>
                <w:bCs/>
                <w:color w:val="000000"/>
                <w:sz w:val="24"/>
              </w:rPr>
              <w:t xml:space="preserve"> và CaO</w:t>
            </w:r>
          </w:p>
        </w:tc>
      </w:tr>
      <w:tr w:rsidR="00865289" w:rsidRPr="006674D6" w14:paraId="1AA83DFD" w14:textId="77777777" w:rsidTr="00844C62">
        <w:trPr>
          <w:trHeight w:val="240"/>
          <w:jc w:val="center"/>
        </w:trPr>
        <w:tc>
          <w:tcPr>
            <w:tcW w:w="1391" w:type="pct"/>
            <w:tcBorders>
              <w:top w:val="single" w:sz="4" w:space="0" w:color="auto"/>
              <w:left w:val="single" w:sz="8" w:space="0" w:color="auto"/>
              <w:bottom w:val="single" w:sz="4" w:space="0" w:color="auto"/>
              <w:right w:val="single" w:sz="8" w:space="0" w:color="auto"/>
            </w:tcBorders>
            <w:vAlign w:val="center"/>
          </w:tcPr>
          <w:p w14:paraId="36EF05B2" w14:textId="77777777" w:rsidR="00865289" w:rsidRPr="006674D6" w:rsidRDefault="00865289" w:rsidP="00844C62">
            <w:pPr>
              <w:tabs>
                <w:tab w:val="left" w:pos="9360"/>
              </w:tabs>
              <w:adjustRightInd w:val="0"/>
              <w:snapToGrid w:val="0"/>
              <w:spacing w:before="60" w:after="60" w:line="288" w:lineRule="auto"/>
              <w:rPr>
                <w:color w:val="000000"/>
                <w:sz w:val="24"/>
              </w:rPr>
            </w:pPr>
            <w:r w:rsidRPr="006674D6">
              <w:rPr>
                <w:color w:val="000000"/>
                <w:sz w:val="24"/>
              </w:rPr>
              <w:lastRenderedPageBreak/>
              <w:t>Hàm lượng CaO/clinker</w:t>
            </w:r>
          </w:p>
        </w:tc>
        <w:tc>
          <w:tcPr>
            <w:tcW w:w="591" w:type="pct"/>
            <w:tcBorders>
              <w:top w:val="single" w:sz="4" w:space="0" w:color="auto"/>
              <w:left w:val="single" w:sz="8" w:space="0" w:color="auto"/>
              <w:bottom w:val="single" w:sz="4" w:space="0" w:color="auto"/>
              <w:right w:val="single" w:sz="4" w:space="0" w:color="auto"/>
            </w:tcBorders>
            <w:vAlign w:val="center"/>
          </w:tcPr>
          <w:p w14:paraId="0ABA594E" w14:textId="77777777" w:rsidR="00865289" w:rsidRPr="006674D6" w:rsidRDefault="00865289" w:rsidP="00844C62">
            <w:pPr>
              <w:tabs>
                <w:tab w:val="left" w:pos="9360"/>
              </w:tabs>
              <w:adjustRightInd w:val="0"/>
              <w:snapToGrid w:val="0"/>
              <w:spacing w:before="60" w:after="60" w:line="288" w:lineRule="auto"/>
              <w:jc w:val="center"/>
              <w:rPr>
                <w:color w:val="000000"/>
                <w:sz w:val="24"/>
              </w:rPr>
            </w:pPr>
            <w:r w:rsidRPr="006674D6">
              <w:rPr>
                <w:color w:val="000000"/>
                <w:sz w:val="24"/>
              </w:rPr>
              <w:t>0,65</w:t>
            </w:r>
          </w:p>
        </w:tc>
        <w:tc>
          <w:tcPr>
            <w:tcW w:w="1256" w:type="pct"/>
            <w:tcBorders>
              <w:top w:val="single" w:sz="4" w:space="0" w:color="auto"/>
              <w:left w:val="single" w:sz="8" w:space="0" w:color="auto"/>
              <w:bottom w:val="single" w:sz="4" w:space="0" w:color="auto"/>
              <w:right w:val="single" w:sz="8" w:space="0" w:color="auto"/>
            </w:tcBorders>
            <w:vAlign w:val="center"/>
          </w:tcPr>
          <w:p w14:paraId="2A00BE6F" w14:textId="77777777" w:rsidR="00865289" w:rsidRPr="006674D6" w:rsidRDefault="00865289" w:rsidP="00844C62">
            <w:pPr>
              <w:tabs>
                <w:tab w:val="left" w:pos="9360"/>
              </w:tabs>
              <w:adjustRightInd w:val="0"/>
              <w:snapToGrid w:val="0"/>
              <w:spacing w:before="60" w:after="60" w:line="288" w:lineRule="auto"/>
              <w:rPr>
                <w:color w:val="000000"/>
                <w:sz w:val="24"/>
              </w:rPr>
            </w:pPr>
            <w:r w:rsidRPr="00D97841">
              <w:rPr>
                <w:sz w:val="26"/>
                <w:szCs w:val="26"/>
              </w:rPr>
              <w:t>Tấn CaO/tấn clinker</w:t>
            </w:r>
          </w:p>
        </w:tc>
        <w:tc>
          <w:tcPr>
            <w:tcW w:w="1761" w:type="pct"/>
            <w:tcBorders>
              <w:top w:val="single" w:sz="4" w:space="0" w:color="auto"/>
              <w:left w:val="single" w:sz="8" w:space="0" w:color="auto"/>
              <w:bottom w:val="single" w:sz="4" w:space="0" w:color="auto"/>
              <w:right w:val="single" w:sz="8" w:space="0" w:color="auto"/>
            </w:tcBorders>
            <w:vAlign w:val="center"/>
          </w:tcPr>
          <w:p w14:paraId="79966B88" w14:textId="77777777" w:rsidR="00865289" w:rsidRPr="006674D6" w:rsidRDefault="00865289" w:rsidP="00844C62">
            <w:pPr>
              <w:tabs>
                <w:tab w:val="left" w:pos="9360"/>
              </w:tabs>
              <w:adjustRightInd w:val="0"/>
              <w:snapToGrid w:val="0"/>
              <w:spacing w:before="60" w:after="60" w:line="288" w:lineRule="auto"/>
              <w:rPr>
                <w:color w:val="000000"/>
                <w:sz w:val="24"/>
              </w:rPr>
            </w:pPr>
            <w:r w:rsidRPr="00947B63">
              <w:rPr>
                <w:color w:val="000000"/>
                <w:sz w:val="24"/>
              </w:rPr>
              <w:t>Quyết định 2626/QĐ-BTNMT 2022 Danh mục hệ số phát thải phục vụ kiểm kê KNK</w:t>
            </w:r>
          </w:p>
        </w:tc>
      </w:tr>
      <w:tr w:rsidR="00865289" w:rsidRPr="006674D6" w14:paraId="3A9F2FB4" w14:textId="77777777" w:rsidTr="00844C62">
        <w:trPr>
          <w:trHeight w:val="240"/>
          <w:jc w:val="center"/>
        </w:trPr>
        <w:tc>
          <w:tcPr>
            <w:tcW w:w="1391" w:type="pct"/>
            <w:tcBorders>
              <w:top w:val="single" w:sz="4" w:space="0" w:color="auto"/>
              <w:left w:val="single" w:sz="8" w:space="0" w:color="auto"/>
              <w:bottom w:val="single" w:sz="4" w:space="0" w:color="auto"/>
              <w:right w:val="single" w:sz="8" w:space="0" w:color="auto"/>
            </w:tcBorders>
            <w:vAlign w:val="center"/>
          </w:tcPr>
          <w:p w14:paraId="435ED6DF" w14:textId="77777777" w:rsidR="00865289" w:rsidRPr="006674D6" w:rsidRDefault="00865289" w:rsidP="00844C62">
            <w:pPr>
              <w:tabs>
                <w:tab w:val="left" w:pos="9360"/>
              </w:tabs>
              <w:adjustRightInd w:val="0"/>
              <w:snapToGrid w:val="0"/>
              <w:spacing w:before="60" w:after="60" w:line="288" w:lineRule="auto"/>
              <w:rPr>
                <w:color w:val="000000"/>
                <w:sz w:val="24"/>
              </w:rPr>
            </w:pPr>
            <w:r w:rsidRPr="006674D6">
              <w:rPr>
                <w:color w:val="000000"/>
                <w:sz w:val="24"/>
              </w:rPr>
              <w:t>Hệ số hiệu chỉnh CKD</w:t>
            </w:r>
          </w:p>
        </w:tc>
        <w:tc>
          <w:tcPr>
            <w:tcW w:w="591" w:type="pct"/>
            <w:tcBorders>
              <w:top w:val="single" w:sz="4" w:space="0" w:color="auto"/>
              <w:left w:val="single" w:sz="8" w:space="0" w:color="auto"/>
              <w:bottom w:val="single" w:sz="4" w:space="0" w:color="auto"/>
              <w:right w:val="single" w:sz="4" w:space="0" w:color="auto"/>
            </w:tcBorders>
            <w:vAlign w:val="center"/>
          </w:tcPr>
          <w:p w14:paraId="2865F930" w14:textId="77777777" w:rsidR="00865289" w:rsidRPr="006674D6" w:rsidRDefault="00865289" w:rsidP="00844C62">
            <w:pPr>
              <w:tabs>
                <w:tab w:val="left" w:pos="9360"/>
              </w:tabs>
              <w:adjustRightInd w:val="0"/>
              <w:snapToGrid w:val="0"/>
              <w:spacing w:before="60" w:after="60" w:line="288" w:lineRule="auto"/>
              <w:jc w:val="center"/>
              <w:rPr>
                <w:color w:val="000000"/>
                <w:sz w:val="24"/>
              </w:rPr>
            </w:pPr>
            <w:r w:rsidRPr="006674D6">
              <w:rPr>
                <w:color w:val="000000"/>
                <w:sz w:val="24"/>
              </w:rPr>
              <w:t>1,02</w:t>
            </w:r>
          </w:p>
        </w:tc>
        <w:tc>
          <w:tcPr>
            <w:tcW w:w="1256" w:type="pct"/>
            <w:tcBorders>
              <w:top w:val="single" w:sz="4" w:space="0" w:color="auto"/>
              <w:left w:val="single" w:sz="8" w:space="0" w:color="auto"/>
              <w:bottom w:val="single" w:sz="4" w:space="0" w:color="auto"/>
              <w:right w:val="single" w:sz="8" w:space="0" w:color="auto"/>
            </w:tcBorders>
            <w:vAlign w:val="center"/>
          </w:tcPr>
          <w:p w14:paraId="6B15678C" w14:textId="77777777" w:rsidR="00865289" w:rsidRPr="006674D6" w:rsidRDefault="00865289" w:rsidP="00844C62">
            <w:pPr>
              <w:tabs>
                <w:tab w:val="left" w:pos="9360"/>
              </w:tabs>
              <w:adjustRightInd w:val="0"/>
              <w:snapToGrid w:val="0"/>
              <w:spacing w:before="60" w:after="60" w:line="288" w:lineRule="auto"/>
              <w:rPr>
                <w:color w:val="000000"/>
                <w:sz w:val="24"/>
              </w:rPr>
            </w:pPr>
          </w:p>
        </w:tc>
        <w:tc>
          <w:tcPr>
            <w:tcW w:w="1761" w:type="pct"/>
            <w:tcBorders>
              <w:top w:val="single" w:sz="4" w:space="0" w:color="auto"/>
              <w:left w:val="single" w:sz="8" w:space="0" w:color="auto"/>
              <w:bottom w:val="single" w:sz="4" w:space="0" w:color="auto"/>
              <w:right w:val="single" w:sz="8" w:space="0" w:color="auto"/>
            </w:tcBorders>
            <w:vAlign w:val="center"/>
          </w:tcPr>
          <w:p w14:paraId="2F326025" w14:textId="77777777" w:rsidR="00865289" w:rsidRPr="006674D6" w:rsidRDefault="00865289" w:rsidP="00844C62">
            <w:pPr>
              <w:tabs>
                <w:tab w:val="left" w:pos="9360"/>
              </w:tabs>
              <w:adjustRightInd w:val="0"/>
              <w:snapToGrid w:val="0"/>
              <w:spacing w:before="60" w:after="60" w:line="288" w:lineRule="auto"/>
              <w:rPr>
                <w:color w:val="000000"/>
                <w:sz w:val="24"/>
              </w:rPr>
            </w:pPr>
            <w:r w:rsidRPr="00D97841">
              <w:rPr>
                <w:sz w:val="26"/>
                <w:szCs w:val="26"/>
              </w:rPr>
              <w:t>Quyết định 2626/QĐ-BTNMT 2022 Danh mục hệ số phát thải phục vụ kiểm kê KNK</w:t>
            </w:r>
          </w:p>
        </w:tc>
      </w:tr>
      <w:tr w:rsidR="00865289" w:rsidRPr="006674D6" w14:paraId="0594B39C" w14:textId="77777777" w:rsidTr="00844C62">
        <w:trPr>
          <w:trHeight w:val="240"/>
          <w:jc w:val="center"/>
        </w:trPr>
        <w:tc>
          <w:tcPr>
            <w:tcW w:w="1391" w:type="pct"/>
            <w:tcBorders>
              <w:top w:val="single" w:sz="4" w:space="0" w:color="auto"/>
              <w:left w:val="single" w:sz="8" w:space="0" w:color="auto"/>
              <w:bottom w:val="single" w:sz="4" w:space="0" w:color="auto"/>
              <w:right w:val="single" w:sz="8" w:space="0" w:color="auto"/>
            </w:tcBorders>
            <w:vAlign w:val="center"/>
          </w:tcPr>
          <w:p w14:paraId="07F5D214" w14:textId="77777777" w:rsidR="00865289" w:rsidRPr="00DE1A1A" w:rsidRDefault="00865289" w:rsidP="00844C62">
            <w:pPr>
              <w:tabs>
                <w:tab w:val="left" w:pos="9360"/>
              </w:tabs>
              <w:adjustRightInd w:val="0"/>
              <w:snapToGrid w:val="0"/>
              <w:spacing w:before="60" w:after="60" w:line="288" w:lineRule="auto"/>
              <w:rPr>
                <w:bCs/>
                <w:color w:val="000000"/>
                <w:sz w:val="24"/>
              </w:rPr>
            </w:pPr>
            <w:r w:rsidRPr="00DE1A1A">
              <w:rPr>
                <w:bCs/>
                <w:sz w:val="26"/>
                <w:szCs w:val="26"/>
              </w:rPr>
              <w:t>EF</w:t>
            </w:r>
            <w:r w:rsidRPr="00DE1A1A">
              <w:rPr>
                <w:bCs/>
                <w:sz w:val="26"/>
                <w:szCs w:val="26"/>
                <w:vertAlign w:val="subscript"/>
              </w:rPr>
              <w:t>cl</w:t>
            </w:r>
          </w:p>
        </w:tc>
        <w:tc>
          <w:tcPr>
            <w:tcW w:w="591" w:type="pct"/>
            <w:tcBorders>
              <w:top w:val="single" w:sz="4" w:space="0" w:color="auto"/>
              <w:left w:val="single" w:sz="8" w:space="0" w:color="auto"/>
              <w:bottom w:val="single" w:sz="4" w:space="0" w:color="auto"/>
              <w:right w:val="single" w:sz="4" w:space="0" w:color="auto"/>
            </w:tcBorders>
            <w:vAlign w:val="center"/>
          </w:tcPr>
          <w:p w14:paraId="7C88F9E4" w14:textId="77777777" w:rsidR="00865289" w:rsidRPr="006674D6" w:rsidRDefault="00865289" w:rsidP="00844C62">
            <w:pPr>
              <w:tabs>
                <w:tab w:val="left" w:pos="9360"/>
              </w:tabs>
              <w:adjustRightInd w:val="0"/>
              <w:snapToGrid w:val="0"/>
              <w:spacing w:before="60" w:after="60" w:line="288" w:lineRule="auto"/>
              <w:jc w:val="center"/>
              <w:rPr>
                <w:color w:val="000000"/>
                <w:sz w:val="24"/>
              </w:rPr>
            </w:pPr>
            <w:r w:rsidRPr="00D97841">
              <w:rPr>
                <w:sz w:val="26"/>
                <w:szCs w:val="26"/>
              </w:rPr>
              <w:t>0,525</w:t>
            </w:r>
          </w:p>
        </w:tc>
        <w:tc>
          <w:tcPr>
            <w:tcW w:w="1256" w:type="pct"/>
            <w:tcBorders>
              <w:top w:val="single" w:sz="4" w:space="0" w:color="auto"/>
              <w:left w:val="single" w:sz="8" w:space="0" w:color="auto"/>
              <w:bottom w:val="single" w:sz="4" w:space="0" w:color="auto"/>
              <w:right w:val="single" w:sz="8" w:space="0" w:color="auto"/>
            </w:tcBorders>
            <w:vAlign w:val="center"/>
          </w:tcPr>
          <w:p w14:paraId="2DE79B9C" w14:textId="77777777" w:rsidR="00865289" w:rsidRPr="006674D6" w:rsidRDefault="00865289" w:rsidP="00844C62">
            <w:pPr>
              <w:tabs>
                <w:tab w:val="left" w:pos="9360"/>
              </w:tabs>
              <w:adjustRightInd w:val="0"/>
              <w:snapToGrid w:val="0"/>
              <w:spacing w:before="60" w:after="60" w:line="288" w:lineRule="auto"/>
              <w:rPr>
                <w:color w:val="000000"/>
                <w:sz w:val="24"/>
              </w:rPr>
            </w:pPr>
            <w:r w:rsidRPr="00D97841">
              <w:rPr>
                <w:sz w:val="26"/>
                <w:szCs w:val="26"/>
              </w:rPr>
              <w:t>Tấn CO</w:t>
            </w:r>
            <w:r w:rsidRPr="00D97841">
              <w:rPr>
                <w:sz w:val="26"/>
                <w:szCs w:val="26"/>
                <w:vertAlign w:val="subscript"/>
              </w:rPr>
              <w:t>2</w:t>
            </w:r>
            <w:r w:rsidRPr="00D97841">
              <w:rPr>
                <w:sz w:val="26"/>
                <w:szCs w:val="26"/>
              </w:rPr>
              <w:t>/tấn clinker</w:t>
            </w:r>
          </w:p>
        </w:tc>
        <w:tc>
          <w:tcPr>
            <w:tcW w:w="1761" w:type="pct"/>
            <w:tcBorders>
              <w:top w:val="single" w:sz="4" w:space="0" w:color="auto"/>
              <w:left w:val="single" w:sz="8" w:space="0" w:color="auto"/>
              <w:bottom w:val="single" w:sz="4" w:space="0" w:color="auto"/>
              <w:right w:val="single" w:sz="8" w:space="0" w:color="auto"/>
            </w:tcBorders>
            <w:vAlign w:val="center"/>
          </w:tcPr>
          <w:p w14:paraId="29498C36" w14:textId="77777777" w:rsidR="00865289" w:rsidRPr="006674D6" w:rsidRDefault="00865289" w:rsidP="00844C62">
            <w:pPr>
              <w:tabs>
                <w:tab w:val="left" w:pos="9360"/>
              </w:tabs>
              <w:adjustRightInd w:val="0"/>
              <w:snapToGrid w:val="0"/>
              <w:spacing w:before="60" w:after="60" w:line="288" w:lineRule="auto"/>
              <w:rPr>
                <w:color w:val="000000"/>
                <w:sz w:val="24"/>
              </w:rPr>
            </w:pPr>
            <w:r w:rsidRPr="00D97841">
              <w:rPr>
                <w:sz w:val="26"/>
                <w:szCs w:val="26"/>
              </w:rPr>
              <w:t>Quyết định 2626/QĐ-BTNMT 2022 Danh mục hệ số phát thải phục vụ kiểm kê KNK</w:t>
            </w:r>
          </w:p>
        </w:tc>
      </w:tr>
    </w:tbl>
    <w:p w14:paraId="34BB1FCB" w14:textId="77777777" w:rsidR="00865289" w:rsidRDefault="00865289" w:rsidP="00865289">
      <w:pPr>
        <w:pStyle w:val="abcd"/>
      </w:pPr>
    </w:p>
    <w:p w14:paraId="09BF8A76" w14:textId="77777777" w:rsidR="00865289" w:rsidRDefault="00865289" w:rsidP="00865289">
      <w:pPr>
        <w:pStyle w:val="abcd"/>
        <w:ind w:firstLine="720"/>
      </w:pPr>
      <w:r>
        <w:t xml:space="preserve">d. Kết quả phát thải </w:t>
      </w:r>
    </w:p>
    <w:p w14:paraId="142F90EF" w14:textId="1ADED2E3" w:rsidR="00865289" w:rsidRPr="00D97841" w:rsidRDefault="00865289" w:rsidP="00865289">
      <w:pPr>
        <w:pStyle w:val="Hue"/>
      </w:pPr>
      <w:r>
        <w:tab/>
      </w:r>
      <w:r w:rsidRPr="00D97841">
        <w:t>Phát thải CO</w:t>
      </w:r>
      <w:r w:rsidRPr="00D97841">
        <w:rPr>
          <w:vertAlign w:val="subscript"/>
        </w:rPr>
        <w:t>2</w:t>
      </w:r>
      <w:r w:rsidRPr="00D97841">
        <w:t xml:space="preserve"> năm 20</w:t>
      </w:r>
      <w:r w:rsidR="00B87575">
        <w:t>21</w:t>
      </w:r>
      <w:r w:rsidRPr="00D97841">
        <w:t xml:space="preserve"> trong sản xuất xi măng được tính như sau:</w:t>
      </w:r>
    </w:p>
    <w:p w14:paraId="7FD7DFE9" w14:textId="289B0A68" w:rsidR="00865289" w:rsidRPr="00D97841" w:rsidRDefault="00865289" w:rsidP="00865289">
      <w:pPr>
        <w:spacing w:before="120" w:after="120" w:line="276" w:lineRule="auto"/>
        <w:ind w:firstLine="14"/>
        <w:jc w:val="center"/>
        <w:rPr>
          <w:rFonts w:eastAsia="Times"/>
          <w:b/>
        </w:rPr>
      </w:pPr>
      <w:r w:rsidRPr="00D97841">
        <w:rPr>
          <w:rFonts w:eastAsia="Times"/>
          <w:b/>
        </w:rPr>
        <w:t>Phát thải CO</w:t>
      </w:r>
      <w:r w:rsidRPr="00D97841">
        <w:rPr>
          <w:rFonts w:eastAsia="Times"/>
          <w:b/>
          <w:vertAlign w:val="subscript"/>
        </w:rPr>
        <w:t>2</w:t>
      </w:r>
      <w:r w:rsidRPr="00D97841">
        <w:rPr>
          <w:rFonts w:eastAsia="Times"/>
          <w:b/>
        </w:rPr>
        <w:t xml:space="preserve"> = 0,525 * </w:t>
      </w:r>
      <w:ins w:id="55" w:author="Anh Pham" w:date="2025-11-08T21:57:00Z" w16du:dateUtc="2025-11-08T14:57:00Z">
        <w:r w:rsidR="005241C4" w:rsidRPr="005241C4">
          <w:rPr>
            <w:rFonts w:eastAsia="Times"/>
            <w:b/>
          </w:rPr>
          <w:t xml:space="preserve">83.188,90 </w:t>
        </w:r>
      </w:ins>
      <w:del w:id="56" w:author="Anh Pham" w:date="2025-11-08T21:57:00Z" w16du:dateUtc="2025-11-08T14:57:00Z">
        <w:r w:rsidR="00B87575" w:rsidRPr="00B87575" w:rsidDel="005241C4">
          <w:rPr>
            <w:rFonts w:eastAsia="Times"/>
            <w:b/>
          </w:rPr>
          <w:delText>92.294,76</w:delText>
        </w:r>
        <w:r w:rsidDel="005241C4">
          <w:rPr>
            <w:rFonts w:eastAsia="Times"/>
            <w:b/>
          </w:rPr>
          <w:delText xml:space="preserve"> </w:delText>
        </w:r>
      </w:del>
      <w:r w:rsidRPr="00D97841">
        <w:rPr>
          <w:rFonts w:eastAsia="Times"/>
          <w:b/>
        </w:rPr>
        <w:t xml:space="preserve">(nghìn tấn) = </w:t>
      </w:r>
      <w:r w:rsidRPr="007F67A1">
        <w:rPr>
          <w:rFonts w:eastAsia="Times"/>
          <w:b/>
        </w:rPr>
        <w:t xml:space="preserve"> </w:t>
      </w:r>
      <w:ins w:id="57" w:author="Anh Pham" w:date="2025-11-08T21:58:00Z" w16du:dateUtc="2025-11-08T14:58:00Z">
        <w:r w:rsidR="005241C4" w:rsidRPr="005241C4">
          <w:rPr>
            <w:rFonts w:eastAsia="Times"/>
            <w:b/>
          </w:rPr>
          <w:t xml:space="preserve"> 43</w:t>
        </w:r>
        <w:r w:rsidR="005241C4">
          <w:rPr>
            <w:rFonts w:eastAsia="Times"/>
            <w:b/>
          </w:rPr>
          <w:t>.</w:t>
        </w:r>
        <w:r w:rsidR="005241C4" w:rsidRPr="005241C4">
          <w:rPr>
            <w:rFonts w:eastAsia="Times"/>
            <w:b/>
          </w:rPr>
          <w:t>674,17</w:t>
        </w:r>
      </w:ins>
      <w:del w:id="58" w:author="Anh Pham" w:date="2025-11-08T21:58:00Z" w16du:dateUtc="2025-11-08T14:58:00Z">
        <w:r w:rsidR="00001A3C" w:rsidDel="005241C4">
          <w:rPr>
            <w:rFonts w:eastAsia="Times"/>
            <w:b/>
          </w:rPr>
          <w:delText>48</w:delText>
        </w:r>
        <w:r w:rsidR="000D4B4A" w:rsidDel="005241C4">
          <w:rPr>
            <w:rFonts w:eastAsia="Times"/>
            <w:b/>
          </w:rPr>
          <w:delText>.454,75</w:delText>
        </w:r>
      </w:del>
      <w:r>
        <w:rPr>
          <w:rFonts w:eastAsia="Times"/>
          <w:b/>
        </w:rPr>
        <w:t xml:space="preserve"> </w:t>
      </w:r>
      <w:r w:rsidRPr="00D97841">
        <w:rPr>
          <w:rFonts w:eastAsia="Times"/>
          <w:b/>
        </w:rPr>
        <w:t>(nghìn tấn)</w:t>
      </w:r>
    </w:p>
    <w:p w14:paraId="17B5EB9A" w14:textId="3310E38F" w:rsidR="00865289" w:rsidRPr="00D97841" w:rsidRDefault="00865289" w:rsidP="00865289">
      <w:pPr>
        <w:spacing w:before="120" w:after="120" w:line="276" w:lineRule="auto"/>
        <w:ind w:firstLine="720"/>
      </w:pPr>
      <w:r w:rsidRPr="00D97841">
        <w:t>Phát thải CO</w:t>
      </w:r>
      <w:r w:rsidRPr="00D97841">
        <w:rPr>
          <w:vertAlign w:val="subscript"/>
        </w:rPr>
        <w:t>2</w:t>
      </w:r>
      <w:r w:rsidRPr="00D97841">
        <w:t xml:space="preserve"> năm 202</w:t>
      </w:r>
      <w:r w:rsidR="00B87575">
        <w:t>2</w:t>
      </w:r>
      <w:r w:rsidRPr="00D97841">
        <w:t xml:space="preserve"> trong sản xuất xi măng được tính như sau:</w:t>
      </w:r>
    </w:p>
    <w:p w14:paraId="391C3376" w14:textId="71E2EA86" w:rsidR="00865289" w:rsidRPr="00D97841" w:rsidRDefault="00865289" w:rsidP="00865289">
      <w:pPr>
        <w:spacing w:before="120" w:after="120" w:line="276" w:lineRule="auto"/>
        <w:ind w:firstLine="14"/>
        <w:jc w:val="center"/>
        <w:rPr>
          <w:rFonts w:eastAsia="Times"/>
          <w:b/>
        </w:rPr>
      </w:pPr>
      <w:r w:rsidRPr="00D97841">
        <w:rPr>
          <w:rFonts w:eastAsia="Times"/>
          <w:b/>
        </w:rPr>
        <w:t>Phát thải CO</w:t>
      </w:r>
      <w:r w:rsidRPr="00D97841">
        <w:rPr>
          <w:rFonts w:eastAsia="Times"/>
          <w:b/>
          <w:vertAlign w:val="subscript"/>
        </w:rPr>
        <w:t>2</w:t>
      </w:r>
      <w:r w:rsidRPr="00D97841">
        <w:rPr>
          <w:rFonts w:eastAsia="Times"/>
          <w:b/>
        </w:rPr>
        <w:t xml:space="preserve"> = 0,525 *  </w:t>
      </w:r>
      <w:ins w:id="59" w:author="Anh Pham" w:date="2025-11-08T21:58:00Z" w16du:dateUtc="2025-11-08T14:58:00Z">
        <w:r w:rsidR="005241C4" w:rsidRPr="005241C4">
          <w:rPr>
            <w:rFonts w:eastAsia="Times"/>
            <w:b/>
          </w:rPr>
          <w:t>79.015,30</w:t>
        </w:r>
        <w:r w:rsidR="005241C4">
          <w:rPr>
            <w:rFonts w:eastAsia="Times"/>
            <w:b/>
          </w:rPr>
          <w:t xml:space="preserve"> </w:t>
        </w:r>
      </w:ins>
      <w:del w:id="60" w:author="Anh Pham" w:date="2025-11-08T21:58:00Z" w16du:dateUtc="2025-11-08T14:58:00Z">
        <w:r w:rsidR="000D4B4A" w:rsidRPr="000D4B4A" w:rsidDel="005241C4">
          <w:rPr>
            <w:rFonts w:eastAsia="Times"/>
            <w:b/>
          </w:rPr>
          <w:delText xml:space="preserve">97.629,41 </w:delText>
        </w:r>
      </w:del>
      <w:r w:rsidRPr="00D97841">
        <w:rPr>
          <w:rFonts w:eastAsia="Times"/>
          <w:b/>
        </w:rPr>
        <w:t xml:space="preserve">(nghìn tấn) = </w:t>
      </w:r>
      <w:r w:rsidRPr="007F67A1">
        <w:rPr>
          <w:rFonts w:eastAsia="Times"/>
          <w:b/>
        </w:rPr>
        <w:t xml:space="preserve"> </w:t>
      </w:r>
      <w:ins w:id="61" w:author="Anh Pham" w:date="2025-11-08T21:58:00Z" w16du:dateUtc="2025-11-08T14:58:00Z">
        <w:r w:rsidR="005241C4" w:rsidRPr="005241C4">
          <w:rPr>
            <w:rFonts w:eastAsia="Times"/>
            <w:b/>
          </w:rPr>
          <w:t xml:space="preserve"> 41</w:t>
        </w:r>
        <w:r w:rsidR="005241C4">
          <w:rPr>
            <w:rFonts w:eastAsia="Times"/>
            <w:b/>
          </w:rPr>
          <w:t>.</w:t>
        </w:r>
        <w:r w:rsidR="005241C4" w:rsidRPr="005241C4">
          <w:rPr>
            <w:rFonts w:eastAsia="Times"/>
            <w:b/>
          </w:rPr>
          <w:t>483</w:t>
        </w:r>
        <w:r w:rsidR="005241C4">
          <w:rPr>
            <w:rFonts w:eastAsia="Times"/>
            <w:b/>
          </w:rPr>
          <w:t>,</w:t>
        </w:r>
        <w:r w:rsidR="005241C4" w:rsidRPr="005241C4">
          <w:rPr>
            <w:rFonts w:eastAsia="Times"/>
            <w:b/>
          </w:rPr>
          <w:t>03</w:t>
        </w:r>
      </w:ins>
      <w:del w:id="62" w:author="Anh Pham" w:date="2025-11-08T21:58:00Z" w16du:dateUtc="2025-11-08T14:58:00Z">
        <w:r w:rsidR="004524F4" w:rsidDel="005241C4">
          <w:rPr>
            <w:rFonts w:eastAsia="Times"/>
            <w:b/>
          </w:rPr>
          <w:delText>51</w:delText>
        </w:r>
        <w:r w:rsidDel="005241C4">
          <w:rPr>
            <w:rFonts w:eastAsia="Times"/>
            <w:b/>
          </w:rPr>
          <w:delText>.</w:delText>
        </w:r>
        <w:r w:rsidR="004524F4" w:rsidDel="005241C4">
          <w:rPr>
            <w:rFonts w:eastAsia="Times"/>
            <w:b/>
          </w:rPr>
          <w:delText>255</w:delText>
        </w:r>
        <w:r w:rsidRPr="007F67A1" w:rsidDel="005241C4">
          <w:rPr>
            <w:rFonts w:eastAsia="Times"/>
            <w:b/>
          </w:rPr>
          <w:delText>,</w:delText>
        </w:r>
        <w:r w:rsidR="004524F4" w:rsidDel="005241C4">
          <w:rPr>
            <w:rFonts w:eastAsia="Times"/>
            <w:b/>
          </w:rPr>
          <w:delText>44</w:delText>
        </w:r>
        <w:r w:rsidRPr="00D97841" w:rsidDel="005241C4">
          <w:rPr>
            <w:rFonts w:eastAsia="Times"/>
            <w:b/>
          </w:rPr>
          <w:delText xml:space="preserve"> </w:delText>
        </w:r>
      </w:del>
      <w:r w:rsidRPr="00D97841">
        <w:rPr>
          <w:rFonts w:eastAsia="Times"/>
          <w:b/>
        </w:rPr>
        <w:t>(nghìn tấn)</w:t>
      </w:r>
    </w:p>
    <w:p w14:paraId="09EEF868" w14:textId="77777777" w:rsidR="00865289" w:rsidRDefault="00865289" w:rsidP="00865289">
      <w:pPr>
        <w:pStyle w:val="Hue"/>
      </w:pPr>
    </w:p>
    <w:p w14:paraId="2FBC6CA6" w14:textId="77777777" w:rsidR="00865289" w:rsidRPr="00361AB2" w:rsidRDefault="00865289" w:rsidP="00B142C2">
      <w:pPr>
        <w:pStyle w:val="Heading40"/>
        <w:numPr>
          <w:ilvl w:val="2"/>
          <w:numId w:val="36"/>
        </w:numPr>
        <w:spacing w:before="0" w:after="0" w:line="276" w:lineRule="auto"/>
        <w:jc w:val="both"/>
        <w:rPr>
          <w:bCs/>
          <w:color w:val="auto"/>
          <w:szCs w:val="22"/>
        </w:rPr>
      </w:pPr>
      <w:r w:rsidRPr="00361AB2">
        <w:rPr>
          <w:bCs/>
          <w:color w:val="auto"/>
          <w:szCs w:val="22"/>
        </w:rPr>
        <w:t>Quá trình sản xuất vôi (2A2)</w:t>
      </w:r>
    </w:p>
    <w:p w14:paraId="6AA0DEFD" w14:textId="77777777" w:rsidR="00865289" w:rsidRPr="00D753C4" w:rsidRDefault="00865289" w:rsidP="00865289">
      <w:pPr>
        <w:pStyle w:val="Hue"/>
      </w:pPr>
      <w:r w:rsidRPr="00D753C4">
        <w:t>Sản xuất vôi sống sinh ra CaO thông qua sự phân hủy nhiệt (phương pháp nung) của CaCO</w:t>
      </w:r>
      <w:r w:rsidRPr="00D753C4">
        <w:rPr>
          <w:vertAlign w:val="subscript"/>
        </w:rPr>
        <w:t>3</w:t>
      </w:r>
      <w:r w:rsidRPr="00D753C4">
        <w:t xml:space="preserve"> trong đá vôi để sản xuất CaO, hoặc thông qua sự phân hủy của đôlômit (CaCO</w:t>
      </w:r>
      <w:r w:rsidRPr="00D753C4">
        <w:rPr>
          <w:vertAlign w:val="subscript"/>
        </w:rPr>
        <w:t>3</w:t>
      </w:r>
      <w:r w:rsidRPr="00D753C4">
        <w:t>MgCO</w:t>
      </w:r>
      <w:r w:rsidRPr="00D753C4">
        <w:rPr>
          <w:vertAlign w:val="subscript"/>
        </w:rPr>
        <w:t>3</w:t>
      </w:r>
      <w:r w:rsidRPr="00D753C4">
        <w:t>) để sản xuất vôi sống đôlômit (CaO.MgO). Để tính phát thải từ quá trình sản xuất vôi cần xác định lượng CaO và CaO.MgO được sinh ra từ sản xuất vôi.</w:t>
      </w:r>
    </w:p>
    <w:p w14:paraId="38978313" w14:textId="77777777" w:rsidR="00865289" w:rsidRDefault="00865289" w:rsidP="00865289">
      <w:pPr>
        <w:pStyle w:val="abcd"/>
        <w:ind w:firstLine="720"/>
      </w:pPr>
      <w:r>
        <w:t xml:space="preserve">a. Phương pháp luận </w:t>
      </w:r>
    </w:p>
    <w:p w14:paraId="278C50B6" w14:textId="6895D4D7" w:rsidR="00865289" w:rsidRDefault="00865289" w:rsidP="00865289">
      <w:pPr>
        <w:pStyle w:val="Hue"/>
        <w:ind w:firstLine="720"/>
      </w:pPr>
      <w:r w:rsidRPr="00D753C4">
        <w:t>Do không có số liệu về bụi lò vôi, nên tính phát thải từ quá trình sản xuất vôi sống năm 2</w:t>
      </w:r>
      <w:r>
        <w:t>0</w:t>
      </w:r>
      <w:r w:rsidR="004524F4">
        <w:t>21</w:t>
      </w:r>
      <w:r>
        <w:t xml:space="preserve"> và 202</w:t>
      </w:r>
      <w:r w:rsidR="004524F4">
        <w:t>2</w:t>
      </w:r>
      <w:r>
        <w:t xml:space="preserve"> sẽ</w:t>
      </w:r>
      <w:r w:rsidRPr="00D753C4">
        <w:t xml:space="preserve"> áp dụng phương pháp </w:t>
      </w:r>
      <w:r>
        <w:t>b</w:t>
      </w:r>
      <w:r w:rsidRPr="00D753C4">
        <w:t xml:space="preserve">ậc 1. </w:t>
      </w:r>
    </w:p>
    <w:p w14:paraId="4D0123AB" w14:textId="77777777" w:rsidR="00865289" w:rsidRPr="00D753C4" w:rsidRDefault="00865289" w:rsidP="00865289">
      <w:pPr>
        <w:pStyle w:val="abcd"/>
        <w:ind w:firstLine="720"/>
      </w:pPr>
      <w:r>
        <w:t xml:space="preserve">b. Số liệu hoạt động </w:t>
      </w:r>
    </w:p>
    <w:p w14:paraId="17DA3F2C" w14:textId="2178BE80" w:rsidR="00865289" w:rsidRDefault="00865289" w:rsidP="00BF0A49">
      <w:pPr>
        <w:pStyle w:val="Hue"/>
        <w:ind w:firstLine="720"/>
      </w:pPr>
      <w:r w:rsidRPr="00315CC2">
        <w:lastRenderedPageBreak/>
        <w:t>Số liệu về sản lượng vôi năm 20</w:t>
      </w:r>
      <w:r w:rsidR="00B718CD">
        <w:t>21</w:t>
      </w:r>
      <w:r w:rsidRPr="00315CC2">
        <w:t xml:space="preserve"> được </w:t>
      </w:r>
      <w:r>
        <w:t xml:space="preserve">trích dẫn theo </w:t>
      </w:r>
      <w:r w:rsidR="001858F6">
        <w:t xml:space="preserve">Thống cáo 139/TC-BXD </w:t>
      </w:r>
      <w:r w:rsidR="00BF0A49">
        <w:t>“</w:t>
      </w:r>
      <w:r w:rsidR="00470EB1" w:rsidRPr="00BF0A49">
        <w:rPr>
          <w:i/>
          <w:iCs/>
        </w:rPr>
        <w:t>Về việc công bố thông tin thống kê ngành Xây dựng phổ biến chính thức năm 2021 và 6 tháng đầu năm 2022</w:t>
      </w:r>
      <w:r w:rsidR="00BF0A49">
        <w:t>”</w:t>
      </w:r>
      <w:r w:rsidRPr="00315CC2">
        <w:t>. Sản lượng năm 202</w:t>
      </w:r>
      <w:r w:rsidR="00470EB1">
        <w:t>2</w:t>
      </w:r>
      <w:r w:rsidRPr="00315CC2">
        <w:t xml:space="preserve"> được lấy từ Thông cáo </w:t>
      </w:r>
      <w:r w:rsidR="00BF0A49">
        <w:t>109</w:t>
      </w:r>
      <w:r w:rsidRPr="00315CC2">
        <w:t xml:space="preserve">/TC-BXD </w:t>
      </w:r>
      <w:r w:rsidR="00BF0A49">
        <w:t>“</w:t>
      </w:r>
      <w:r w:rsidR="00BF0A49" w:rsidRPr="00BF0A49">
        <w:rPr>
          <w:i/>
          <w:iCs/>
        </w:rPr>
        <w:t>Về việc công bố thông tin thống kê ngành Xây dựng phổ biến chính thức năm 2022 và 6 tháng đầu năm 2023</w:t>
      </w:r>
      <w:r w:rsidR="00BF0A49">
        <w:t xml:space="preserve">” </w:t>
      </w:r>
      <w:r w:rsidRPr="00315CC2">
        <w:t>của Bộ Xây dựng</w:t>
      </w:r>
      <w:r>
        <w:t>, chi tiết tại Bảng 4.5.</w:t>
      </w:r>
    </w:p>
    <w:p w14:paraId="2AB63222" w14:textId="7898CA51" w:rsidR="00865289" w:rsidRDefault="00865289" w:rsidP="00873F5C">
      <w:pPr>
        <w:pStyle w:val="BangHue"/>
      </w:pPr>
      <w:bookmarkStart w:id="63" w:name="_Toc169713676"/>
      <w:bookmarkStart w:id="64" w:name="_Toc213536586"/>
      <w:r>
        <w:t>Bảng 4.</w:t>
      </w:r>
      <w:r>
        <w:fldChar w:fldCharType="begin"/>
      </w:r>
      <w:r>
        <w:instrText xml:space="preserve"> SEQ Bảng_4. \* ARABIC </w:instrText>
      </w:r>
      <w:r>
        <w:fldChar w:fldCharType="separate"/>
      </w:r>
      <w:r w:rsidR="00F56855">
        <w:rPr>
          <w:noProof/>
        </w:rPr>
        <w:t>6</w:t>
      </w:r>
      <w:r>
        <w:rPr>
          <w:noProof/>
        </w:rPr>
        <w:fldChar w:fldCharType="end"/>
      </w:r>
      <w:r>
        <w:t xml:space="preserve">. </w:t>
      </w:r>
      <w:r w:rsidRPr="00315CC2">
        <w:t xml:space="preserve">Sản lượng vôi </w:t>
      </w:r>
      <w:bookmarkEnd w:id="63"/>
      <w:r w:rsidR="00FA54C2">
        <w:t>năm 2021, 2022</w:t>
      </w:r>
      <w:bookmarkEnd w:id="6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65"/>
        <w:gridCol w:w="2790"/>
        <w:gridCol w:w="2695"/>
      </w:tblGrid>
      <w:tr w:rsidR="00865289" w:rsidRPr="002E3F8A" w14:paraId="2A4AF031" w14:textId="77777777" w:rsidTr="002E3F8A">
        <w:trPr>
          <w:trHeight w:val="602"/>
        </w:trPr>
        <w:tc>
          <w:tcPr>
            <w:tcW w:w="2067" w:type="pct"/>
            <w:shd w:val="clear" w:color="auto" w:fill="E2EFD9"/>
          </w:tcPr>
          <w:p w14:paraId="2AAE1034" w14:textId="77777777" w:rsidR="00865289" w:rsidRPr="002E3F8A" w:rsidRDefault="00865289" w:rsidP="00844C62">
            <w:pPr>
              <w:pBdr>
                <w:top w:val="nil"/>
                <w:left w:val="nil"/>
                <w:bottom w:val="nil"/>
                <w:right w:val="nil"/>
                <w:between w:val="nil"/>
              </w:pBdr>
              <w:ind w:left="11"/>
              <w:jc w:val="center"/>
              <w:rPr>
                <w:b/>
                <w:color w:val="000000"/>
                <w:szCs w:val="28"/>
              </w:rPr>
            </w:pPr>
            <w:r w:rsidRPr="002E3F8A">
              <w:rPr>
                <w:b/>
                <w:color w:val="000000"/>
                <w:szCs w:val="28"/>
              </w:rPr>
              <w:t>Năm</w:t>
            </w:r>
          </w:p>
        </w:tc>
        <w:tc>
          <w:tcPr>
            <w:tcW w:w="1492" w:type="pct"/>
            <w:shd w:val="clear" w:color="auto" w:fill="E2EFD9"/>
          </w:tcPr>
          <w:p w14:paraId="72B06A29" w14:textId="5737490D" w:rsidR="00865289" w:rsidRPr="002E3F8A" w:rsidRDefault="00865289" w:rsidP="00844C62">
            <w:pPr>
              <w:ind w:left="11"/>
              <w:jc w:val="center"/>
              <w:rPr>
                <w:b/>
                <w:szCs w:val="28"/>
              </w:rPr>
            </w:pPr>
            <w:r w:rsidRPr="002E3F8A">
              <w:rPr>
                <w:b/>
                <w:szCs w:val="28"/>
              </w:rPr>
              <w:t>20</w:t>
            </w:r>
            <w:r w:rsidR="00BF0A49" w:rsidRPr="002E3F8A">
              <w:rPr>
                <w:b/>
                <w:szCs w:val="28"/>
              </w:rPr>
              <w:t>21</w:t>
            </w:r>
          </w:p>
        </w:tc>
        <w:tc>
          <w:tcPr>
            <w:tcW w:w="1441" w:type="pct"/>
            <w:shd w:val="clear" w:color="auto" w:fill="E2EFD9"/>
          </w:tcPr>
          <w:p w14:paraId="74E5ADD6" w14:textId="637C99F7" w:rsidR="00865289" w:rsidRPr="002E3F8A" w:rsidRDefault="00865289" w:rsidP="00844C62">
            <w:pPr>
              <w:ind w:left="11"/>
              <w:jc w:val="center"/>
              <w:rPr>
                <w:b/>
                <w:szCs w:val="28"/>
              </w:rPr>
            </w:pPr>
            <w:r w:rsidRPr="002E3F8A">
              <w:rPr>
                <w:b/>
                <w:szCs w:val="28"/>
              </w:rPr>
              <w:t>202</w:t>
            </w:r>
            <w:r w:rsidR="00BF0A49" w:rsidRPr="002E3F8A">
              <w:rPr>
                <w:b/>
                <w:szCs w:val="28"/>
              </w:rPr>
              <w:t>2</w:t>
            </w:r>
          </w:p>
        </w:tc>
      </w:tr>
      <w:tr w:rsidR="00865289" w:rsidRPr="002E3F8A" w14:paraId="03D5679A" w14:textId="77777777" w:rsidTr="002E3F8A">
        <w:tc>
          <w:tcPr>
            <w:tcW w:w="2067" w:type="pct"/>
          </w:tcPr>
          <w:p w14:paraId="17ED4E9C" w14:textId="77777777" w:rsidR="00865289" w:rsidRPr="002E3F8A" w:rsidRDefault="00865289" w:rsidP="00844C62">
            <w:pPr>
              <w:ind w:left="11"/>
              <w:jc w:val="center"/>
              <w:rPr>
                <w:b/>
                <w:szCs w:val="28"/>
              </w:rPr>
            </w:pPr>
            <w:r w:rsidRPr="002E3F8A">
              <w:rPr>
                <w:b/>
                <w:szCs w:val="28"/>
              </w:rPr>
              <w:t>Sản lượng vôi có độ canxi cao</w:t>
            </w:r>
          </w:p>
          <w:p w14:paraId="05ED831A" w14:textId="77777777" w:rsidR="00865289" w:rsidRPr="002E3F8A" w:rsidRDefault="00865289" w:rsidP="00844C62">
            <w:pPr>
              <w:ind w:left="11"/>
              <w:jc w:val="center"/>
              <w:rPr>
                <w:szCs w:val="28"/>
              </w:rPr>
            </w:pPr>
            <w:r w:rsidRPr="002E3F8A">
              <w:rPr>
                <w:b/>
                <w:szCs w:val="28"/>
              </w:rPr>
              <w:t>(tấn)</w:t>
            </w:r>
          </w:p>
        </w:tc>
        <w:tc>
          <w:tcPr>
            <w:tcW w:w="1492" w:type="pct"/>
          </w:tcPr>
          <w:p w14:paraId="03CB3A6A" w14:textId="41696651" w:rsidR="00865289" w:rsidRPr="002E3F8A" w:rsidRDefault="00772521" w:rsidP="00844C62">
            <w:pPr>
              <w:jc w:val="center"/>
              <w:rPr>
                <w:szCs w:val="28"/>
              </w:rPr>
            </w:pPr>
            <w:r w:rsidRPr="002E3F8A">
              <w:rPr>
                <w:szCs w:val="28"/>
              </w:rPr>
              <w:t>2</w:t>
            </w:r>
            <w:r w:rsidR="00865289" w:rsidRPr="002E3F8A">
              <w:rPr>
                <w:szCs w:val="28"/>
              </w:rPr>
              <w:t>.</w:t>
            </w:r>
            <w:del w:id="65" w:author="Anh Pham" w:date="2025-11-08T22:00:00Z" w16du:dateUtc="2025-11-08T15:00:00Z">
              <w:r w:rsidRPr="002E3F8A" w:rsidDel="00097659">
                <w:rPr>
                  <w:szCs w:val="28"/>
                </w:rPr>
                <w:delText>3</w:delText>
              </w:r>
              <w:r w:rsidR="00865289" w:rsidRPr="002E3F8A" w:rsidDel="00097659">
                <w:rPr>
                  <w:szCs w:val="28"/>
                </w:rPr>
                <w:delText>00</w:delText>
              </w:r>
            </w:del>
            <w:ins w:id="66" w:author="Anh Pham" w:date="2025-11-08T22:00:00Z" w16du:dateUtc="2025-11-08T15:00:00Z">
              <w:r w:rsidR="00097659" w:rsidRPr="002E3F8A">
                <w:rPr>
                  <w:szCs w:val="28"/>
                </w:rPr>
                <w:t>30</w:t>
              </w:r>
              <w:r w:rsidR="00097659">
                <w:rPr>
                  <w:szCs w:val="28"/>
                </w:rPr>
                <w:t>3</w:t>
              </w:r>
            </w:ins>
            <w:r w:rsidR="00865289" w:rsidRPr="002E3F8A">
              <w:rPr>
                <w:szCs w:val="28"/>
              </w:rPr>
              <w:t>.000</w:t>
            </w:r>
          </w:p>
          <w:p w14:paraId="268CB04D" w14:textId="77777777" w:rsidR="00865289" w:rsidRPr="002E3F8A" w:rsidRDefault="00865289" w:rsidP="00844C62">
            <w:pPr>
              <w:jc w:val="center"/>
              <w:rPr>
                <w:szCs w:val="28"/>
              </w:rPr>
            </w:pPr>
          </w:p>
        </w:tc>
        <w:tc>
          <w:tcPr>
            <w:tcW w:w="1441" w:type="pct"/>
          </w:tcPr>
          <w:p w14:paraId="7E5451DC" w14:textId="6AA7D88E" w:rsidR="00865289" w:rsidRPr="002E3F8A" w:rsidRDefault="00865289" w:rsidP="00844C62">
            <w:pPr>
              <w:jc w:val="center"/>
              <w:rPr>
                <w:szCs w:val="28"/>
              </w:rPr>
            </w:pPr>
            <w:r w:rsidRPr="002E3F8A">
              <w:rPr>
                <w:szCs w:val="28"/>
              </w:rPr>
              <w:t xml:space="preserve"> 2.</w:t>
            </w:r>
            <w:r w:rsidR="00772521" w:rsidRPr="002E3F8A">
              <w:rPr>
                <w:szCs w:val="28"/>
              </w:rPr>
              <w:t>35</w:t>
            </w:r>
            <w:r w:rsidRPr="002E3F8A">
              <w:rPr>
                <w:szCs w:val="28"/>
              </w:rPr>
              <w:t xml:space="preserve">0.000 </w:t>
            </w:r>
          </w:p>
        </w:tc>
      </w:tr>
    </w:tbl>
    <w:p w14:paraId="2CF42A08" w14:textId="77777777" w:rsidR="00865289" w:rsidRDefault="00865289" w:rsidP="00865289">
      <w:pPr>
        <w:pStyle w:val="abcd"/>
        <w:ind w:left="142" w:firstLine="720"/>
      </w:pPr>
      <w:r>
        <w:t xml:space="preserve">c. Hệ số phát thải </w:t>
      </w:r>
    </w:p>
    <w:p w14:paraId="2DFD3964" w14:textId="77777777" w:rsidR="00865289" w:rsidRDefault="00865289" w:rsidP="00865289">
      <w:pPr>
        <w:spacing w:before="120" w:after="120" w:line="276" w:lineRule="auto"/>
        <w:ind w:firstLine="720"/>
        <w:rPr>
          <w:rFonts w:eastAsia="Arial Unicode MS"/>
          <w:szCs w:val="26"/>
        </w:rPr>
      </w:pPr>
      <w:r w:rsidRPr="005A2E9D">
        <w:rPr>
          <w:rFonts w:eastAsia="Arial Unicode MS"/>
          <w:szCs w:val="26"/>
        </w:rPr>
        <w:t xml:space="preserve">Do không có thông tin về tỷ lệ hàm lượng của CaO và CaO.MgO, </w:t>
      </w:r>
      <w:r>
        <w:rPr>
          <w:rFonts w:eastAsia="Arial Unicode MS"/>
          <w:szCs w:val="26"/>
        </w:rPr>
        <w:t>công thức tính toán HSPT</w:t>
      </w:r>
      <w:r w:rsidRPr="005A2E9D">
        <w:rPr>
          <w:rFonts w:eastAsia="Arial Unicode MS"/>
          <w:szCs w:val="26"/>
        </w:rPr>
        <w:t xml:space="preserve"> mặc định được sử dụng theo Bảng </w:t>
      </w:r>
      <w:r>
        <w:rPr>
          <w:rFonts w:eastAsia="Arial Unicode MS"/>
          <w:szCs w:val="26"/>
        </w:rPr>
        <w:t>2</w:t>
      </w:r>
      <w:r w:rsidRPr="005A2E9D">
        <w:rPr>
          <w:rFonts w:eastAsia="Arial Unicode MS"/>
          <w:szCs w:val="26"/>
        </w:rPr>
        <w:t xml:space="preserve">.4 trong </w:t>
      </w:r>
      <w:r>
        <w:rPr>
          <w:rFonts w:eastAsia="Arial Unicode MS"/>
          <w:szCs w:val="26"/>
        </w:rPr>
        <w:t>Quyển 3, IPCC 2006 (trang 2.22)</w:t>
      </w:r>
      <w:r w:rsidRPr="005A2E9D">
        <w:rPr>
          <w:rFonts w:eastAsia="Arial Unicode MS"/>
          <w:szCs w:val="26"/>
        </w:rPr>
        <w:t xml:space="preserve">. </w:t>
      </w:r>
      <w:r>
        <w:rPr>
          <w:rFonts w:eastAsia="Arial Unicode MS"/>
          <w:szCs w:val="26"/>
        </w:rPr>
        <w:t xml:space="preserve">Với HSPT của </w:t>
      </w:r>
      <w:r w:rsidRPr="0075365E">
        <w:rPr>
          <w:rFonts w:eastAsia="Arial Unicode MS"/>
          <w:szCs w:val="26"/>
        </w:rPr>
        <w:t>nguyên liệu sản xuất vôi sống có độ canxi cao (% CaO: 93-98, % MgO: 0,3-2,5)</w:t>
      </w:r>
      <w:r>
        <w:rPr>
          <w:rFonts w:eastAsia="Arial Unicode MS"/>
          <w:szCs w:val="26"/>
        </w:rPr>
        <w:t xml:space="preserve"> và HSPT của </w:t>
      </w:r>
      <w:r w:rsidRPr="0075365E">
        <w:rPr>
          <w:rFonts w:eastAsia="Arial Unicode MS"/>
          <w:szCs w:val="26"/>
        </w:rPr>
        <w:t>nguyên liệu sản xuất vôi sống đôlômit (% CaO: 55-57; % MgO: 38-41)</w:t>
      </w:r>
      <w:r>
        <w:rPr>
          <w:rFonts w:eastAsia="Arial Unicode MS"/>
          <w:szCs w:val="26"/>
        </w:rPr>
        <w:t xml:space="preserve"> sẽ được lấy theo </w:t>
      </w:r>
      <w:r w:rsidRPr="0075365E">
        <w:rPr>
          <w:rFonts w:eastAsia="Arial Unicode MS"/>
          <w:szCs w:val="26"/>
        </w:rPr>
        <w:t>Quyết định 2626/QĐ-BTNMT ngày 10/10/2022 của Bộ tài nguyên và Môi trường về Danh mục hệ số phát thải phục vụ kiểm kê khí nhà kính</w:t>
      </w:r>
      <w:r>
        <w:rPr>
          <w:rFonts w:eastAsia="Arial Unicode MS"/>
          <w:szCs w:val="26"/>
        </w:rPr>
        <w:t>.</w:t>
      </w:r>
    </w:p>
    <w:p w14:paraId="668F8BEA" w14:textId="77777777" w:rsidR="00865289" w:rsidRDefault="00865289" w:rsidP="00865289">
      <w:pPr>
        <w:spacing w:before="120" w:after="120" w:line="276" w:lineRule="auto"/>
        <w:ind w:firstLine="720"/>
        <w:rPr>
          <w:rFonts w:eastAsia="Arial Unicode MS"/>
          <w:szCs w:val="26"/>
        </w:rPr>
      </w:pPr>
      <w:r>
        <w:rPr>
          <w:rFonts w:eastAsia="Arial Unicode MS"/>
          <w:szCs w:val="26"/>
        </w:rPr>
        <w:t>Hệ số phát thải của các loại vôi được xác định theo các công thức sau:</w:t>
      </w:r>
    </w:p>
    <w:p w14:paraId="2BF78100" w14:textId="77777777" w:rsidR="00865289" w:rsidRPr="00001A3A" w:rsidRDefault="00865289" w:rsidP="00865289">
      <w:pPr>
        <w:spacing w:before="120" w:after="120" w:line="276" w:lineRule="auto"/>
        <w:ind w:hanging="14"/>
        <w:jc w:val="center"/>
        <w:rPr>
          <w:rFonts w:eastAsia="Arial Unicode MS"/>
          <w:i/>
          <w:szCs w:val="26"/>
        </w:rPr>
      </w:pPr>
      <w:r w:rsidRPr="00001A3A">
        <w:rPr>
          <w:rFonts w:eastAsia="Arial Unicode MS"/>
          <w:i/>
          <w:szCs w:val="26"/>
        </w:rPr>
        <w:t>EF</w:t>
      </w:r>
      <w:r w:rsidRPr="00001A3A">
        <w:rPr>
          <w:rFonts w:eastAsia="Arial Unicode MS"/>
          <w:i/>
          <w:szCs w:val="26"/>
          <w:vertAlign w:val="subscript"/>
        </w:rPr>
        <w:t>lime</w:t>
      </w:r>
      <w:r>
        <w:rPr>
          <w:rFonts w:eastAsia="Arial Unicode MS"/>
          <w:i/>
          <w:szCs w:val="26"/>
        </w:rPr>
        <w:t xml:space="preserve"> = 0,</w:t>
      </w:r>
      <w:r w:rsidRPr="00001A3A">
        <w:rPr>
          <w:rFonts w:eastAsia="Arial Unicode MS"/>
          <w:i/>
          <w:szCs w:val="26"/>
        </w:rPr>
        <w:t>85</w:t>
      </w:r>
      <w:r>
        <w:rPr>
          <w:rFonts w:eastAsia="Arial Unicode MS"/>
          <w:i/>
          <w:szCs w:val="26"/>
        </w:rPr>
        <w:t xml:space="preserve"> </w:t>
      </w:r>
      <w:r w:rsidRPr="00001A3A">
        <w:rPr>
          <w:rFonts w:eastAsia="Arial Unicode MS"/>
          <w:i/>
          <w:szCs w:val="26"/>
        </w:rPr>
        <w:t>*</w:t>
      </w:r>
      <w:r>
        <w:rPr>
          <w:rFonts w:eastAsia="Arial Unicode MS"/>
          <w:i/>
          <w:szCs w:val="26"/>
        </w:rPr>
        <w:t xml:space="preserve"> </w:t>
      </w:r>
      <w:r w:rsidRPr="00001A3A">
        <w:rPr>
          <w:rFonts w:eastAsia="Arial Unicode MS"/>
          <w:i/>
          <w:szCs w:val="26"/>
        </w:rPr>
        <w:t>EF</w:t>
      </w:r>
      <w:r w:rsidRPr="00001A3A">
        <w:rPr>
          <w:rFonts w:eastAsia="Arial Unicode MS"/>
          <w:i/>
          <w:szCs w:val="26"/>
          <w:vertAlign w:val="subscript"/>
        </w:rPr>
        <w:t>high calcium lime</w:t>
      </w:r>
      <w:r>
        <w:rPr>
          <w:rFonts w:eastAsia="Arial Unicode MS"/>
          <w:i/>
          <w:szCs w:val="26"/>
        </w:rPr>
        <w:t xml:space="preserve"> + 0,</w:t>
      </w:r>
      <w:r w:rsidRPr="00001A3A">
        <w:rPr>
          <w:rFonts w:eastAsia="Arial Unicode MS"/>
          <w:i/>
          <w:szCs w:val="26"/>
        </w:rPr>
        <w:t>15</w:t>
      </w:r>
      <w:r>
        <w:rPr>
          <w:rFonts w:eastAsia="Arial Unicode MS"/>
          <w:i/>
          <w:szCs w:val="26"/>
        </w:rPr>
        <w:t xml:space="preserve"> </w:t>
      </w:r>
      <w:r w:rsidRPr="00001A3A">
        <w:rPr>
          <w:rFonts w:eastAsia="Arial Unicode MS"/>
          <w:i/>
          <w:szCs w:val="26"/>
        </w:rPr>
        <w:t>*</w:t>
      </w:r>
      <w:r>
        <w:rPr>
          <w:rFonts w:eastAsia="Arial Unicode MS"/>
          <w:i/>
          <w:szCs w:val="26"/>
        </w:rPr>
        <w:t xml:space="preserve"> </w:t>
      </w:r>
      <w:r w:rsidRPr="00001A3A">
        <w:rPr>
          <w:rFonts w:eastAsia="Arial Unicode MS"/>
          <w:i/>
          <w:szCs w:val="26"/>
        </w:rPr>
        <w:t>EF</w:t>
      </w:r>
      <w:r w:rsidRPr="00001A3A">
        <w:rPr>
          <w:rFonts w:eastAsia="Arial Unicode MS"/>
          <w:i/>
          <w:szCs w:val="26"/>
          <w:vertAlign w:val="subscript"/>
        </w:rPr>
        <w:t>dolomite lime</w:t>
      </w:r>
    </w:p>
    <w:p w14:paraId="511CB38B" w14:textId="77777777" w:rsidR="00865289" w:rsidRDefault="00865289" w:rsidP="00865289">
      <w:pPr>
        <w:spacing w:before="120" w:after="120" w:line="276" w:lineRule="auto"/>
        <w:ind w:firstLine="706"/>
        <w:rPr>
          <w:rFonts w:eastAsia="Arial Unicode MS"/>
          <w:szCs w:val="26"/>
        </w:rPr>
      </w:pPr>
      <w:r>
        <w:rPr>
          <w:rFonts w:eastAsia="Arial Unicode MS"/>
          <w:szCs w:val="26"/>
        </w:rPr>
        <w:tab/>
      </w:r>
      <w:r>
        <w:rPr>
          <w:rFonts w:eastAsia="Arial Unicode MS"/>
          <w:szCs w:val="26"/>
        </w:rPr>
        <w:tab/>
        <w:t xml:space="preserve">     = 0,85 * 0,75 + 0,15 * 0,77</w:t>
      </w:r>
    </w:p>
    <w:p w14:paraId="5520AD77" w14:textId="77777777" w:rsidR="00865289" w:rsidRDefault="00865289" w:rsidP="00865289">
      <w:pPr>
        <w:spacing w:before="120" w:after="120" w:line="276" w:lineRule="auto"/>
        <w:ind w:firstLine="706"/>
        <w:rPr>
          <w:rFonts w:eastAsia="Arial Unicode MS"/>
          <w:szCs w:val="26"/>
        </w:rPr>
      </w:pPr>
      <w:r>
        <w:rPr>
          <w:rFonts w:eastAsia="Arial Unicode MS"/>
          <w:szCs w:val="26"/>
        </w:rPr>
        <w:tab/>
      </w:r>
      <w:r>
        <w:rPr>
          <w:rFonts w:eastAsia="Arial Unicode MS"/>
          <w:szCs w:val="26"/>
        </w:rPr>
        <w:tab/>
        <w:t xml:space="preserve">     = 0,6375 + 0,1155</w:t>
      </w:r>
    </w:p>
    <w:p w14:paraId="61ABA37E" w14:textId="77777777" w:rsidR="00865289" w:rsidRDefault="00865289" w:rsidP="00865289">
      <w:pPr>
        <w:spacing w:before="120" w:after="120" w:line="276" w:lineRule="auto"/>
        <w:ind w:firstLine="706"/>
        <w:rPr>
          <w:rFonts w:eastAsia="Arial Unicode MS"/>
          <w:szCs w:val="26"/>
        </w:rPr>
      </w:pPr>
      <w:r>
        <w:rPr>
          <w:rFonts w:eastAsia="Arial Unicode MS"/>
          <w:szCs w:val="26"/>
        </w:rPr>
        <w:tab/>
      </w:r>
      <w:r>
        <w:rPr>
          <w:rFonts w:eastAsia="Arial Unicode MS"/>
          <w:szCs w:val="26"/>
        </w:rPr>
        <w:tab/>
        <w:t xml:space="preserve">     = 0,75 tấn CO</w:t>
      </w:r>
      <w:r w:rsidRPr="00001A3A">
        <w:rPr>
          <w:rFonts w:eastAsia="Arial Unicode MS"/>
          <w:szCs w:val="26"/>
          <w:vertAlign w:val="subscript"/>
        </w:rPr>
        <w:t>2</w:t>
      </w:r>
      <w:r>
        <w:rPr>
          <w:rFonts w:eastAsia="Arial Unicode MS"/>
          <w:szCs w:val="26"/>
        </w:rPr>
        <w:t>/tấn vôi</w:t>
      </w:r>
    </w:p>
    <w:p w14:paraId="10ABFCE1" w14:textId="77777777" w:rsidR="00865289" w:rsidRPr="00001A3A" w:rsidRDefault="00865289" w:rsidP="00865289">
      <w:pPr>
        <w:spacing w:before="120" w:after="120" w:line="276" w:lineRule="auto"/>
        <w:ind w:firstLine="706"/>
        <w:rPr>
          <w:rFonts w:eastAsia="Arial Unicode MS"/>
          <w:szCs w:val="26"/>
        </w:rPr>
      </w:pPr>
      <w:r>
        <w:rPr>
          <w:rFonts w:eastAsia="Arial Unicode MS"/>
          <w:szCs w:val="26"/>
        </w:rPr>
        <w:t>Trong đó:</w:t>
      </w:r>
    </w:p>
    <w:p w14:paraId="311110FE" w14:textId="77777777" w:rsidR="00865289" w:rsidRPr="00001A3A" w:rsidRDefault="00865289" w:rsidP="00865289">
      <w:pPr>
        <w:spacing w:before="120" w:after="120" w:line="276" w:lineRule="auto"/>
        <w:ind w:firstLine="720"/>
        <w:rPr>
          <w:rFonts w:eastAsia="Arial Unicode MS"/>
          <w:szCs w:val="26"/>
        </w:rPr>
      </w:pPr>
      <w:r>
        <w:rPr>
          <w:rFonts w:eastAsia="Arial Unicode MS"/>
          <w:szCs w:val="26"/>
        </w:rPr>
        <w:t>EF</w:t>
      </w:r>
      <w:r w:rsidRPr="00001A3A">
        <w:rPr>
          <w:rFonts w:eastAsia="Arial Unicode MS"/>
          <w:szCs w:val="26"/>
          <w:vertAlign w:val="subscript"/>
        </w:rPr>
        <w:t>lime</w:t>
      </w:r>
      <w:r>
        <w:rPr>
          <w:rFonts w:eastAsia="Arial Unicode MS"/>
          <w:szCs w:val="26"/>
        </w:rPr>
        <w:t xml:space="preserve"> = hệ số phát thải trung bình của vôi</w:t>
      </w:r>
    </w:p>
    <w:p w14:paraId="76C59E29" w14:textId="77777777" w:rsidR="00865289" w:rsidRPr="005A2E9D" w:rsidRDefault="00865289" w:rsidP="00865289">
      <w:pPr>
        <w:spacing w:before="120" w:after="120" w:line="276" w:lineRule="auto"/>
        <w:ind w:firstLine="720"/>
        <w:rPr>
          <w:rFonts w:eastAsia="Arial Unicode MS"/>
          <w:szCs w:val="26"/>
        </w:rPr>
      </w:pPr>
      <w:r w:rsidRPr="005A2E9D">
        <w:rPr>
          <w:rFonts w:eastAsia="Arial Unicode MS"/>
          <w:szCs w:val="26"/>
        </w:rPr>
        <w:t>EF</w:t>
      </w:r>
      <w:r w:rsidRPr="00001A3A">
        <w:rPr>
          <w:rFonts w:eastAsia="Arial Unicode MS"/>
          <w:szCs w:val="26"/>
          <w:vertAlign w:val="subscript"/>
        </w:rPr>
        <w:t>high calcium lime</w:t>
      </w:r>
      <w:r>
        <w:rPr>
          <w:rFonts w:eastAsia="Arial Unicode MS"/>
          <w:szCs w:val="26"/>
        </w:rPr>
        <w:t xml:space="preserve"> = hệ số phát thải của vôi sống có độ canxi cao </w:t>
      </w:r>
    </w:p>
    <w:p w14:paraId="16518C73" w14:textId="77777777" w:rsidR="00865289" w:rsidRDefault="00865289" w:rsidP="00865289">
      <w:pPr>
        <w:spacing w:before="120" w:after="120" w:line="276" w:lineRule="auto"/>
        <w:ind w:left="11" w:firstLine="709"/>
        <w:rPr>
          <w:u w:val="single"/>
        </w:rPr>
      </w:pPr>
      <w:r w:rsidRPr="005A2E9D">
        <w:rPr>
          <w:rFonts w:eastAsia="Arial Unicode MS"/>
          <w:szCs w:val="26"/>
        </w:rPr>
        <w:t>EF</w:t>
      </w:r>
      <w:r w:rsidRPr="00001A3A">
        <w:rPr>
          <w:rFonts w:eastAsia="Arial Unicode MS"/>
          <w:szCs w:val="26"/>
          <w:vertAlign w:val="subscript"/>
        </w:rPr>
        <w:t>dolomite lime</w:t>
      </w:r>
      <w:r>
        <w:rPr>
          <w:rFonts w:eastAsia="Arial Unicode MS"/>
          <w:szCs w:val="26"/>
        </w:rPr>
        <w:t xml:space="preserve"> = hệ số phát thải của vôi sống đôlômit</w:t>
      </w:r>
    </w:p>
    <w:p w14:paraId="5185CD80" w14:textId="77777777" w:rsidR="00865289" w:rsidRPr="00D753C4" w:rsidRDefault="00865289" w:rsidP="00865289">
      <w:pPr>
        <w:pStyle w:val="abcd"/>
        <w:ind w:firstLine="720"/>
      </w:pPr>
      <w:r>
        <w:t xml:space="preserve">d. Kết quả phát thải/hấp thụ </w:t>
      </w:r>
    </w:p>
    <w:p w14:paraId="15298A69" w14:textId="1C07C9B1" w:rsidR="00865289" w:rsidRPr="00D97841" w:rsidRDefault="00865289" w:rsidP="00865289">
      <w:pPr>
        <w:pStyle w:val="Hue"/>
        <w:ind w:firstLine="720"/>
      </w:pPr>
      <w:r w:rsidRPr="00D97841">
        <w:t>Phát thải CO</w:t>
      </w:r>
      <w:r w:rsidRPr="00D97841">
        <w:rPr>
          <w:vertAlign w:val="subscript"/>
        </w:rPr>
        <w:t>2</w:t>
      </w:r>
      <w:r w:rsidRPr="00D97841">
        <w:t xml:space="preserve"> năm 20</w:t>
      </w:r>
      <w:r w:rsidR="00772521">
        <w:t>21</w:t>
      </w:r>
      <w:r w:rsidRPr="00D97841">
        <w:t xml:space="preserve"> trong sản xuất vôi được tính như sau:</w:t>
      </w:r>
    </w:p>
    <w:p w14:paraId="75AF88A0" w14:textId="1CBEF8EB" w:rsidR="00865289" w:rsidRPr="00D97841" w:rsidRDefault="00865289" w:rsidP="00865289">
      <w:pPr>
        <w:spacing w:before="120" w:after="120" w:line="276" w:lineRule="auto"/>
        <w:ind w:left="11"/>
        <w:rPr>
          <w:rFonts w:eastAsia="Times"/>
          <w:b/>
        </w:rPr>
      </w:pPr>
      <w:r w:rsidRPr="00D97841">
        <w:rPr>
          <w:rFonts w:eastAsia="Times"/>
          <w:b/>
        </w:rPr>
        <w:t>Phát thải CO</w:t>
      </w:r>
      <w:r w:rsidRPr="00D97841">
        <w:rPr>
          <w:rFonts w:eastAsia="Times"/>
          <w:b/>
          <w:vertAlign w:val="subscript"/>
        </w:rPr>
        <w:t>2</w:t>
      </w:r>
      <w:r w:rsidRPr="00D97841">
        <w:rPr>
          <w:rFonts w:eastAsia="Times"/>
          <w:b/>
        </w:rPr>
        <w:t xml:space="preserve"> =  </w:t>
      </w:r>
      <w:r w:rsidR="00772521">
        <w:rPr>
          <w:rFonts w:eastAsia="Times"/>
          <w:b/>
        </w:rPr>
        <w:t>2</w:t>
      </w:r>
      <w:r>
        <w:rPr>
          <w:rFonts w:eastAsia="Times"/>
          <w:b/>
        </w:rPr>
        <w:t>.</w:t>
      </w:r>
      <w:del w:id="67" w:author="Anh Pham" w:date="2025-11-08T22:00:00Z" w16du:dateUtc="2025-11-08T15:00:00Z">
        <w:r w:rsidR="00772521" w:rsidDel="00097659">
          <w:rPr>
            <w:rFonts w:eastAsia="Times"/>
            <w:b/>
          </w:rPr>
          <w:delText>3</w:delText>
        </w:r>
        <w:r w:rsidDel="00097659">
          <w:rPr>
            <w:rFonts w:eastAsia="Times"/>
            <w:b/>
          </w:rPr>
          <w:delText>00</w:delText>
        </w:r>
      </w:del>
      <w:ins w:id="68" w:author="Anh Pham" w:date="2025-11-08T22:00:00Z" w16du:dateUtc="2025-11-08T15:00:00Z">
        <w:r w:rsidR="00097659">
          <w:rPr>
            <w:rFonts w:eastAsia="Times"/>
            <w:b/>
          </w:rPr>
          <w:t>30</w:t>
        </w:r>
        <w:r w:rsidR="00097659">
          <w:rPr>
            <w:rFonts w:eastAsia="Times"/>
            <w:b/>
          </w:rPr>
          <w:t>3</w:t>
        </w:r>
      </w:ins>
      <w:r>
        <w:rPr>
          <w:rFonts w:eastAsia="Times"/>
          <w:b/>
        </w:rPr>
        <w:t>.000 * 0,75 : 1000</w:t>
      </w:r>
      <w:r w:rsidRPr="00D97841">
        <w:rPr>
          <w:rFonts w:eastAsia="Times"/>
          <w:b/>
        </w:rPr>
        <w:t xml:space="preserve">= </w:t>
      </w:r>
      <w:ins w:id="69" w:author="Anh Pham" w:date="2025-11-08T22:01:00Z" w16du:dateUtc="2025-11-08T15:01:00Z">
        <w:r w:rsidR="00097659" w:rsidRPr="00097659">
          <w:rPr>
            <w:rFonts w:eastAsia="Times"/>
            <w:b/>
          </w:rPr>
          <w:t xml:space="preserve"> 1</w:t>
        </w:r>
        <w:r w:rsidR="00097659">
          <w:rPr>
            <w:rFonts w:eastAsia="Times"/>
            <w:b/>
          </w:rPr>
          <w:t>.</w:t>
        </w:r>
        <w:r w:rsidR="00097659" w:rsidRPr="00097659">
          <w:rPr>
            <w:rFonts w:eastAsia="Times"/>
            <w:b/>
          </w:rPr>
          <w:t>734,1</w:t>
        </w:r>
        <w:r w:rsidR="00097659">
          <w:rPr>
            <w:rFonts w:eastAsia="Times"/>
            <w:b/>
          </w:rPr>
          <w:t xml:space="preserve">6 </w:t>
        </w:r>
      </w:ins>
      <w:del w:id="70" w:author="Anh Pham" w:date="2025-11-08T22:01:00Z" w16du:dateUtc="2025-11-08T15:01:00Z">
        <w:r w:rsidR="00B45CD8" w:rsidDel="00097659">
          <w:rPr>
            <w:rFonts w:eastAsia="Times"/>
            <w:b/>
          </w:rPr>
          <w:delText>1.731</w:delText>
        </w:r>
        <w:r w:rsidRPr="00D97841" w:rsidDel="00097659">
          <w:rPr>
            <w:rFonts w:eastAsia="Times"/>
            <w:b/>
          </w:rPr>
          <w:delText>,</w:delText>
        </w:r>
        <w:r w:rsidR="007935C8" w:rsidDel="00097659">
          <w:rPr>
            <w:rFonts w:eastAsia="Times"/>
            <w:b/>
          </w:rPr>
          <w:delText>90</w:delText>
        </w:r>
        <w:r w:rsidRPr="00D97841" w:rsidDel="00097659">
          <w:rPr>
            <w:rFonts w:eastAsia="Times"/>
            <w:b/>
          </w:rPr>
          <w:delText xml:space="preserve"> </w:delText>
        </w:r>
      </w:del>
      <w:r w:rsidRPr="00D97841">
        <w:rPr>
          <w:rFonts w:eastAsia="Times"/>
          <w:b/>
        </w:rPr>
        <w:t xml:space="preserve">(nghìn tấn) </w:t>
      </w:r>
    </w:p>
    <w:p w14:paraId="6A1961F3" w14:textId="7FA0BA47" w:rsidR="00865289" w:rsidRPr="00D97841" w:rsidRDefault="00865289" w:rsidP="00865289">
      <w:pPr>
        <w:spacing w:before="120" w:after="120" w:line="276" w:lineRule="auto"/>
        <w:ind w:firstLine="720"/>
      </w:pPr>
      <w:r w:rsidRPr="00D97841">
        <w:lastRenderedPageBreak/>
        <w:t>Phát thải CO</w:t>
      </w:r>
      <w:r w:rsidRPr="00D97841">
        <w:rPr>
          <w:vertAlign w:val="subscript"/>
        </w:rPr>
        <w:t>2</w:t>
      </w:r>
      <w:r w:rsidRPr="00D97841">
        <w:t xml:space="preserve"> năm 202</w:t>
      </w:r>
      <w:r w:rsidR="00772521">
        <w:t>2</w:t>
      </w:r>
      <w:r w:rsidRPr="00D97841">
        <w:t xml:space="preserve"> trong sản xuất vôi được tính như sau:</w:t>
      </w:r>
    </w:p>
    <w:p w14:paraId="6ACFA2FB" w14:textId="39684BDF" w:rsidR="00865289" w:rsidRPr="00D97841" w:rsidRDefault="00865289" w:rsidP="00865289">
      <w:pPr>
        <w:spacing w:before="120" w:after="120" w:line="276" w:lineRule="auto"/>
        <w:ind w:left="11"/>
        <w:rPr>
          <w:rFonts w:ascii="Times" w:eastAsia="Times" w:hAnsi="Times" w:cs="Times"/>
          <w:b/>
        </w:rPr>
      </w:pPr>
      <w:r w:rsidRPr="00D97841">
        <w:rPr>
          <w:rFonts w:eastAsia="Times"/>
          <w:b/>
        </w:rPr>
        <w:t>Phát thải CO</w:t>
      </w:r>
      <w:r w:rsidRPr="00D97841">
        <w:rPr>
          <w:rFonts w:eastAsia="Times"/>
          <w:b/>
          <w:vertAlign w:val="subscript"/>
        </w:rPr>
        <w:t>2</w:t>
      </w:r>
      <w:r w:rsidRPr="00D97841">
        <w:rPr>
          <w:rFonts w:eastAsia="Times"/>
          <w:b/>
        </w:rPr>
        <w:t xml:space="preserve"> =  </w:t>
      </w:r>
      <w:r>
        <w:rPr>
          <w:rFonts w:eastAsia="Times"/>
          <w:b/>
        </w:rPr>
        <w:t>2.</w:t>
      </w:r>
      <w:r w:rsidR="00772521">
        <w:rPr>
          <w:rFonts w:eastAsia="Times"/>
          <w:b/>
        </w:rPr>
        <w:t>35</w:t>
      </w:r>
      <w:r>
        <w:rPr>
          <w:rFonts w:eastAsia="Times"/>
          <w:b/>
        </w:rPr>
        <w:t>0.000 * 0,75 : 1000</w:t>
      </w:r>
      <w:r w:rsidRPr="00D97841">
        <w:rPr>
          <w:rFonts w:eastAsia="Times"/>
          <w:b/>
        </w:rPr>
        <w:t xml:space="preserve"> = </w:t>
      </w:r>
      <w:ins w:id="71" w:author="Anh Pham" w:date="2025-11-08T22:01:00Z" w16du:dateUtc="2025-11-08T15:01:00Z">
        <w:r w:rsidR="00097659" w:rsidRPr="00097659">
          <w:rPr>
            <w:rFonts w:eastAsia="Times"/>
            <w:b/>
          </w:rPr>
          <w:t xml:space="preserve"> 1</w:t>
        </w:r>
        <w:r w:rsidR="00097659">
          <w:rPr>
            <w:rFonts w:eastAsia="Times"/>
            <w:b/>
          </w:rPr>
          <w:t>.</w:t>
        </w:r>
        <w:r w:rsidR="00097659" w:rsidRPr="00097659">
          <w:rPr>
            <w:rFonts w:eastAsia="Times"/>
            <w:b/>
          </w:rPr>
          <w:t>769,55</w:t>
        </w:r>
        <w:r w:rsidR="00097659">
          <w:rPr>
            <w:rFonts w:eastAsia="Times"/>
            <w:b/>
          </w:rPr>
          <w:t xml:space="preserve"> </w:t>
        </w:r>
      </w:ins>
      <w:del w:id="72" w:author="Anh Pham" w:date="2025-11-08T22:01:00Z" w16du:dateUtc="2025-11-08T15:01:00Z">
        <w:r w:rsidDel="00097659">
          <w:rPr>
            <w:rFonts w:eastAsia="Times"/>
            <w:b/>
          </w:rPr>
          <w:delText>1.</w:delText>
        </w:r>
        <w:r w:rsidR="007935C8" w:rsidDel="00097659">
          <w:rPr>
            <w:rFonts w:eastAsia="Times"/>
            <w:b/>
          </w:rPr>
          <w:delText>769</w:delText>
        </w:r>
        <w:r w:rsidDel="00097659">
          <w:rPr>
            <w:rFonts w:eastAsia="Times"/>
            <w:b/>
          </w:rPr>
          <w:delText>,5</w:delText>
        </w:r>
        <w:r w:rsidR="007935C8" w:rsidDel="00097659">
          <w:rPr>
            <w:rFonts w:eastAsia="Times"/>
            <w:b/>
          </w:rPr>
          <w:delText>5</w:delText>
        </w:r>
        <w:r w:rsidRPr="00D97841" w:rsidDel="00097659">
          <w:rPr>
            <w:rFonts w:eastAsia="Times"/>
            <w:b/>
          </w:rPr>
          <w:delText xml:space="preserve"> </w:delText>
        </w:r>
      </w:del>
      <w:r w:rsidRPr="00D97841">
        <w:rPr>
          <w:rFonts w:eastAsia="Times"/>
          <w:b/>
        </w:rPr>
        <w:t>(nghìn tấn)</w:t>
      </w:r>
    </w:p>
    <w:p w14:paraId="3AAC731E" w14:textId="77777777" w:rsidR="00865289" w:rsidRPr="007C2D95" w:rsidRDefault="00865289" w:rsidP="00B142C2">
      <w:pPr>
        <w:pStyle w:val="Heading40"/>
        <w:numPr>
          <w:ilvl w:val="2"/>
          <w:numId w:val="36"/>
        </w:numPr>
        <w:spacing w:before="0" w:after="0" w:line="276" w:lineRule="auto"/>
        <w:jc w:val="both"/>
        <w:rPr>
          <w:bCs/>
          <w:color w:val="auto"/>
          <w:szCs w:val="22"/>
        </w:rPr>
      </w:pPr>
      <w:r w:rsidRPr="007C2D95">
        <w:rPr>
          <w:bCs/>
          <w:color w:val="auto"/>
          <w:szCs w:val="22"/>
        </w:rPr>
        <w:t>Quá trình sản xuất thủy tinh (2A3)</w:t>
      </w:r>
    </w:p>
    <w:p w14:paraId="04C90A29" w14:textId="77777777" w:rsidR="00865289" w:rsidRPr="00D753C4" w:rsidRDefault="00865289" w:rsidP="00865289">
      <w:pPr>
        <w:pStyle w:val="Hue"/>
      </w:pPr>
      <w:r w:rsidRPr="00D753C4">
        <w:t>Nguyên liệu dùng để sản xuất thuỷ tinh góp phần chính phát thải CO</w:t>
      </w:r>
      <w:r w:rsidRPr="00D753C4">
        <w:rPr>
          <w:vertAlign w:val="subscript"/>
        </w:rPr>
        <w:t>2</w:t>
      </w:r>
      <w:r w:rsidRPr="00D753C4">
        <w:t xml:space="preserve"> trong quá trình nóng chảy là đá vôi (CaCO</w:t>
      </w:r>
      <w:r w:rsidRPr="00D753C4">
        <w:rPr>
          <w:vertAlign w:val="subscript"/>
        </w:rPr>
        <w:t>3</w:t>
      </w:r>
      <w:r w:rsidRPr="00D753C4">
        <w:t>), dolomite CaMg(CO</w:t>
      </w:r>
      <w:r w:rsidRPr="00D753C4">
        <w:rPr>
          <w:vertAlign w:val="subscript"/>
        </w:rPr>
        <w:t>3</w:t>
      </w:r>
      <w:r w:rsidRPr="00D753C4">
        <w:t>)</w:t>
      </w:r>
      <w:r w:rsidRPr="00D753C4">
        <w:rPr>
          <w:vertAlign w:val="subscript"/>
        </w:rPr>
        <w:t>2</w:t>
      </w:r>
      <w:r w:rsidRPr="00D753C4">
        <w:t xml:space="preserve"> và Sô đa (Na</w:t>
      </w:r>
      <w:r w:rsidRPr="00D753C4">
        <w:rPr>
          <w:vertAlign w:val="subscript"/>
        </w:rPr>
        <w:t>2</w:t>
      </w:r>
      <w:r w:rsidRPr="00D753C4">
        <w:t>CO</w:t>
      </w:r>
      <w:r w:rsidRPr="00D753C4">
        <w:rPr>
          <w:vertAlign w:val="subscript"/>
        </w:rPr>
        <w:t>3</w:t>
      </w:r>
      <w:r w:rsidRPr="00D753C4">
        <w:t>). Trường hợp các vật liệu này được khai thác như c</w:t>
      </w:r>
      <w:r>
        <w:t>a</w:t>
      </w:r>
      <w:r w:rsidRPr="00D753C4">
        <w:t>cbonat khoáng chất để sử dụng trong ngành công nghiệp thủy tinh, chúng đại diện cho sản xuất CO</w:t>
      </w:r>
      <w:r w:rsidRPr="00D753C4">
        <w:rPr>
          <w:vertAlign w:val="subscript"/>
        </w:rPr>
        <w:t>2</w:t>
      </w:r>
      <w:r w:rsidRPr="00D753C4">
        <w:t xml:space="preserve"> sơ cấp và nên được đưa vào ước tính phát thải. Trong trường hợp các vật liệu cacbonat được tạo ra thông qua quá trình cacbonat hydroxit, chúng sẽ không dẫn đến phát thải CO</w:t>
      </w:r>
      <w:r w:rsidRPr="00D753C4">
        <w:rPr>
          <w:vertAlign w:val="subscript"/>
        </w:rPr>
        <w:t>2</w:t>
      </w:r>
      <w:r w:rsidRPr="00D753C4">
        <w:t xml:space="preserve"> thực và không nên đưa vào ước tính phát thải. Có một lượng nhỏ CO</w:t>
      </w:r>
      <w:r w:rsidRPr="00D753C4">
        <w:rPr>
          <w:vertAlign w:val="subscript"/>
        </w:rPr>
        <w:t>2</w:t>
      </w:r>
      <w:r w:rsidRPr="00D753C4">
        <w:t xml:space="preserve"> phát thải ra từ nguyên liệu thô của thủy tinh là bari cacbonat (BaCO</w:t>
      </w:r>
      <w:r w:rsidRPr="00D753C4">
        <w:rPr>
          <w:vertAlign w:val="subscript"/>
        </w:rPr>
        <w:t>3</w:t>
      </w:r>
      <w:r w:rsidRPr="00D753C4">
        <w:t>), tro (3CaO</w:t>
      </w:r>
      <w:r w:rsidRPr="00D753C4">
        <w:rPr>
          <w:vertAlign w:val="subscript"/>
        </w:rPr>
        <w:t>2</w:t>
      </w:r>
      <w:r w:rsidRPr="00D753C4">
        <w:t>P</w:t>
      </w:r>
      <w:r w:rsidRPr="00D753C4">
        <w:rPr>
          <w:vertAlign w:val="subscript"/>
        </w:rPr>
        <w:t>2</w:t>
      </w:r>
      <w:r w:rsidRPr="00D753C4">
        <w:t>O</w:t>
      </w:r>
      <w:r w:rsidRPr="00D753C4">
        <w:rPr>
          <w:vertAlign w:val="subscript"/>
        </w:rPr>
        <w:t>5</w:t>
      </w:r>
      <w:r w:rsidRPr="00D753C4">
        <w:t>+</w:t>
      </w:r>
      <w:r>
        <w:t>x</w:t>
      </w:r>
      <w:r w:rsidRPr="00D753C4">
        <w:t>CaCO</w:t>
      </w:r>
      <w:r w:rsidRPr="00D753C4">
        <w:rPr>
          <w:vertAlign w:val="subscript"/>
        </w:rPr>
        <w:t>3</w:t>
      </w:r>
      <w:r w:rsidRPr="00D753C4">
        <w:t>), kali cacbonat (K</w:t>
      </w:r>
      <w:r w:rsidRPr="00D753C4">
        <w:rPr>
          <w:vertAlign w:val="subscript"/>
        </w:rPr>
        <w:t>2</w:t>
      </w:r>
      <w:r w:rsidRPr="00D753C4">
        <w:t>CO</w:t>
      </w:r>
      <w:r w:rsidRPr="00D753C4">
        <w:rPr>
          <w:vertAlign w:val="subscript"/>
        </w:rPr>
        <w:t>3</w:t>
      </w:r>
      <w:r w:rsidRPr="00D753C4">
        <w:t>) và stronti cacbonat (SrCO</w:t>
      </w:r>
      <w:r w:rsidRPr="00D753C4">
        <w:rPr>
          <w:vertAlign w:val="subscript"/>
        </w:rPr>
        <w:t>3</w:t>
      </w:r>
      <w:r w:rsidRPr="00D753C4">
        <w:t>). Thêm vào đó, bột than an-tra-xít hoặc một số vật liệu hữu cơ khác có thể được thêm vào để tạo ra các điều kiện cho phản ứng khử trong thủy tinh nóng chảy, và sẽ kết hợp với oxy có sẵn trong dung dịch thủy tinh để tạo ra CO</w:t>
      </w:r>
      <w:r w:rsidRPr="00D753C4">
        <w:rPr>
          <w:vertAlign w:val="subscript"/>
        </w:rPr>
        <w:t>2</w:t>
      </w:r>
      <w:r w:rsidRPr="00D753C4">
        <w:t>.</w:t>
      </w:r>
    </w:p>
    <w:p w14:paraId="2F978C94" w14:textId="77777777" w:rsidR="00865289" w:rsidRDefault="00865289" w:rsidP="00865289">
      <w:pPr>
        <w:pStyle w:val="abcd"/>
        <w:ind w:left="142" w:firstLine="720"/>
      </w:pPr>
      <w:r>
        <w:t xml:space="preserve">a. Phương pháp luận </w:t>
      </w:r>
    </w:p>
    <w:p w14:paraId="63F8E0C1" w14:textId="77777777" w:rsidR="00865289" w:rsidRDefault="00865289" w:rsidP="00865289">
      <w:pPr>
        <w:pStyle w:val="Hue"/>
      </w:pPr>
      <w:r>
        <w:t>Á</w:t>
      </w:r>
      <w:r w:rsidRPr="00D753C4">
        <w:t xml:space="preserve">p dụng phương pháp </w:t>
      </w:r>
      <w:r>
        <w:t>b</w:t>
      </w:r>
      <w:r w:rsidRPr="00D753C4">
        <w:t>ậc 1</w:t>
      </w:r>
      <w:r>
        <w:t xml:space="preserve">, </w:t>
      </w:r>
      <w:r w:rsidRPr="00D753C4">
        <w:t xml:space="preserve">công thức 2.10, trang 2.28, Chương 2, Phần 3, IPCC 2006. </w:t>
      </w:r>
    </w:p>
    <w:p w14:paraId="5DD347E5" w14:textId="77777777" w:rsidR="00865289" w:rsidRPr="00D753C4" w:rsidRDefault="00865289" w:rsidP="00865289">
      <w:pPr>
        <w:pStyle w:val="abcd"/>
        <w:ind w:left="142" w:firstLine="720"/>
      </w:pPr>
      <w:r>
        <w:t xml:space="preserve">b. Số liệu hoạt động </w:t>
      </w:r>
    </w:p>
    <w:p w14:paraId="0D79F8BB" w14:textId="1E363769" w:rsidR="00865289" w:rsidRDefault="00865289" w:rsidP="00865289">
      <w:pPr>
        <w:pStyle w:val="Hue"/>
      </w:pPr>
      <w:bookmarkStart w:id="73" w:name="_Hlk174204817"/>
      <w:r w:rsidRPr="00D753C4">
        <w:t>Số liệu về sản lượng thủy tinh năm 20</w:t>
      </w:r>
      <w:r w:rsidR="004A7CA6">
        <w:t>21</w:t>
      </w:r>
      <w:r>
        <w:t xml:space="preserve"> </w:t>
      </w:r>
      <w:ins w:id="74" w:author="Anh Pham" w:date="2025-11-08T22:03:00Z" w16du:dateUtc="2025-11-08T15:03:00Z">
        <w:r w:rsidR="00097659">
          <w:t xml:space="preserve">được </w:t>
        </w:r>
        <w:r w:rsidR="00097659" w:rsidRPr="00097659">
          <w:t>cung cấp bởi Bộ Xây dựng trích theo Báo cáo tăng cường lãnh đạo của Đảng đối với công tác quản lý phát triển Vật liệu xây dựng</w:t>
        </w:r>
      </w:ins>
      <w:del w:id="75" w:author="Anh Pham" w:date="2025-11-08T22:03:00Z" w16du:dateUtc="2025-11-08T15:03:00Z">
        <w:r w:rsidDel="00097659">
          <w:delText>được trích dẫn từ Báo cáo của Bộ xây dựng và năm 202</w:delText>
        </w:r>
        <w:r w:rsidR="004A7CA6" w:rsidDel="00097659">
          <w:delText>2</w:delText>
        </w:r>
        <w:r w:rsidDel="00097659">
          <w:delText xml:space="preserve"> được trích dẫn theo </w:delText>
        </w:r>
        <w:r w:rsidRPr="00F20E83" w:rsidDel="00097659">
          <w:rPr>
            <w:lang w:val="en-US"/>
          </w:rPr>
          <w:delText xml:space="preserve">Thông cáo số </w:delText>
        </w:r>
        <w:r w:rsidR="004A7CA6" w:rsidDel="00097659">
          <w:rPr>
            <w:lang w:val="en-US"/>
          </w:rPr>
          <w:delText>139</w:delText>
        </w:r>
        <w:r w:rsidRPr="00F20E83" w:rsidDel="00097659">
          <w:rPr>
            <w:lang w:val="en-US"/>
          </w:rPr>
          <w:delText>/TC-BXD</w:delText>
        </w:r>
        <w:bookmarkEnd w:id="73"/>
        <w:r w:rsidR="004A7CA6" w:rsidDel="00097659">
          <w:rPr>
            <w:lang w:val="en-US"/>
          </w:rPr>
          <w:delText xml:space="preserve"> và </w:delText>
        </w:r>
        <w:r w:rsidR="00FA54C2" w:rsidDel="00097659">
          <w:rPr>
            <w:lang w:val="en-US"/>
          </w:rPr>
          <w:delText>Thông cáo số 109/TC-BXD của Bộ Xây dựng</w:delText>
        </w:r>
      </w:del>
      <w:r>
        <w:rPr>
          <w:lang w:val="en-US"/>
        </w:rPr>
        <w:t>,</w:t>
      </w:r>
      <w:r>
        <w:t xml:space="preserve"> chi tiết tại Bảng 4.</w:t>
      </w:r>
      <w:r w:rsidR="000D4699">
        <w:t>7</w:t>
      </w:r>
    </w:p>
    <w:p w14:paraId="2F198538" w14:textId="038C16CF" w:rsidR="00865289" w:rsidRPr="00D0662C" w:rsidRDefault="00865289" w:rsidP="00873F5C">
      <w:pPr>
        <w:pStyle w:val="BangHue"/>
      </w:pPr>
      <w:bookmarkStart w:id="76" w:name="_Toc213536587"/>
      <w:r>
        <w:t xml:space="preserve">Bảng 4. </w:t>
      </w:r>
      <w:r>
        <w:fldChar w:fldCharType="begin"/>
      </w:r>
      <w:r>
        <w:instrText xml:space="preserve"> SEQ Bảng_4. \* ARABIC </w:instrText>
      </w:r>
      <w:r>
        <w:fldChar w:fldCharType="separate"/>
      </w:r>
      <w:r w:rsidR="00F56855">
        <w:rPr>
          <w:noProof/>
        </w:rPr>
        <w:t>7</w:t>
      </w:r>
      <w:r>
        <w:rPr>
          <w:noProof/>
        </w:rPr>
        <w:fldChar w:fldCharType="end"/>
      </w:r>
      <w:del w:id="77" w:author="Anh Pham" w:date="2025-11-08T22:10:00Z" w16du:dateUtc="2025-11-08T15:10:00Z">
        <w:r w:rsidRPr="0075365E" w:rsidDel="00097659">
          <w:delText xml:space="preserve"> </w:delText>
        </w:r>
      </w:del>
      <w:r>
        <w:t xml:space="preserve">. </w:t>
      </w:r>
      <w:r w:rsidRPr="00D97841">
        <w:t>Thống kê sản lượng thủy tinh năm 20</w:t>
      </w:r>
      <w:r w:rsidR="00FA54C2">
        <w:t>21</w:t>
      </w:r>
      <w:r w:rsidRPr="00D97841">
        <w:t>, 202</w:t>
      </w:r>
      <w:r w:rsidR="00FA54C2">
        <w:t>2</w:t>
      </w:r>
      <w:bookmarkEnd w:id="76"/>
    </w:p>
    <w:tbl>
      <w:tblPr>
        <w:tblW w:w="67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8"/>
        <w:gridCol w:w="2770"/>
        <w:gridCol w:w="2245"/>
      </w:tblGrid>
      <w:tr w:rsidR="00865289" w:rsidRPr="00D97841" w:rsidDel="001217A5" w14:paraId="15B5A017" w14:textId="77777777" w:rsidTr="00844C62">
        <w:trPr>
          <w:trHeight w:val="323"/>
          <w:jc w:val="center"/>
        </w:trPr>
        <w:tc>
          <w:tcPr>
            <w:tcW w:w="1718" w:type="dxa"/>
            <w:shd w:val="clear" w:color="auto" w:fill="E2EFD9"/>
          </w:tcPr>
          <w:p w14:paraId="0118910F" w14:textId="77777777" w:rsidR="00865289" w:rsidRPr="00541671" w:rsidRDefault="00865289" w:rsidP="00844C62">
            <w:pPr>
              <w:jc w:val="center"/>
              <w:rPr>
                <w:b/>
                <w:sz w:val="24"/>
              </w:rPr>
            </w:pPr>
            <w:r w:rsidRPr="00541671">
              <w:rPr>
                <w:b/>
                <w:sz w:val="24"/>
              </w:rPr>
              <w:t>Đơn vị tính</w:t>
            </w:r>
          </w:p>
        </w:tc>
        <w:tc>
          <w:tcPr>
            <w:tcW w:w="2770" w:type="dxa"/>
            <w:shd w:val="clear" w:color="auto" w:fill="E2EFD9"/>
          </w:tcPr>
          <w:p w14:paraId="2681AC84" w14:textId="3D800C99" w:rsidR="00865289" w:rsidRPr="00541671" w:rsidDel="001217A5" w:rsidRDefault="00865289" w:rsidP="00844C62">
            <w:pPr>
              <w:jc w:val="center"/>
              <w:rPr>
                <w:b/>
                <w:sz w:val="24"/>
              </w:rPr>
            </w:pPr>
            <w:r w:rsidRPr="00541671">
              <w:rPr>
                <w:b/>
                <w:sz w:val="24"/>
              </w:rPr>
              <w:t>20</w:t>
            </w:r>
            <w:r w:rsidR="00D0662C">
              <w:rPr>
                <w:b/>
                <w:sz w:val="24"/>
              </w:rPr>
              <w:t>21</w:t>
            </w:r>
          </w:p>
        </w:tc>
        <w:tc>
          <w:tcPr>
            <w:tcW w:w="2245" w:type="dxa"/>
            <w:shd w:val="clear" w:color="auto" w:fill="E2EFD9"/>
          </w:tcPr>
          <w:p w14:paraId="57C4030B" w14:textId="57FDF387" w:rsidR="00865289" w:rsidRPr="00541671" w:rsidDel="001217A5" w:rsidRDefault="00865289" w:rsidP="00844C62">
            <w:pPr>
              <w:jc w:val="center"/>
              <w:rPr>
                <w:b/>
                <w:sz w:val="24"/>
              </w:rPr>
            </w:pPr>
            <w:r w:rsidRPr="00541671">
              <w:rPr>
                <w:b/>
                <w:sz w:val="24"/>
              </w:rPr>
              <w:t>202</w:t>
            </w:r>
            <w:r w:rsidR="00D0662C">
              <w:rPr>
                <w:b/>
                <w:sz w:val="24"/>
              </w:rPr>
              <w:t>2</w:t>
            </w:r>
          </w:p>
        </w:tc>
      </w:tr>
      <w:tr w:rsidR="00865289" w:rsidRPr="00D97841" w:rsidDel="001217A5" w14:paraId="33457B74" w14:textId="77777777" w:rsidTr="00844C62">
        <w:trPr>
          <w:trHeight w:val="275"/>
          <w:jc w:val="center"/>
        </w:trPr>
        <w:tc>
          <w:tcPr>
            <w:tcW w:w="1718" w:type="dxa"/>
          </w:tcPr>
          <w:p w14:paraId="73CB617A" w14:textId="77777777" w:rsidR="00865289" w:rsidRPr="00541671" w:rsidRDefault="00865289" w:rsidP="00844C62">
            <w:pPr>
              <w:jc w:val="both"/>
              <w:rPr>
                <w:sz w:val="24"/>
              </w:rPr>
            </w:pPr>
            <w:r w:rsidRPr="00541671">
              <w:rPr>
                <w:sz w:val="24"/>
              </w:rPr>
              <w:t>Triệu m</w:t>
            </w:r>
            <w:r w:rsidRPr="00541671">
              <w:rPr>
                <w:sz w:val="24"/>
                <w:vertAlign w:val="superscript"/>
              </w:rPr>
              <w:t>2</w:t>
            </w:r>
          </w:p>
        </w:tc>
        <w:tc>
          <w:tcPr>
            <w:tcW w:w="2770" w:type="dxa"/>
          </w:tcPr>
          <w:p w14:paraId="5C677E54" w14:textId="1436D7FE" w:rsidR="00865289" w:rsidRPr="00541671" w:rsidDel="001217A5" w:rsidRDefault="00865289" w:rsidP="00844C62">
            <w:pPr>
              <w:jc w:val="center"/>
              <w:rPr>
                <w:sz w:val="24"/>
              </w:rPr>
            </w:pPr>
            <w:r>
              <w:rPr>
                <w:sz w:val="24"/>
              </w:rPr>
              <w:t>2</w:t>
            </w:r>
            <w:ins w:id="78" w:author="Anh Pham" w:date="2025-11-08T22:03:00Z" w16du:dateUtc="2025-11-08T15:03:00Z">
              <w:r w:rsidR="00097659">
                <w:rPr>
                  <w:sz w:val="24"/>
                </w:rPr>
                <w:t>35</w:t>
              </w:r>
            </w:ins>
            <w:del w:id="79" w:author="Anh Pham" w:date="2025-11-08T22:03:00Z" w16du:dateUtc="2025-11-08T15:03:00Z">
              <w:r w:rsidR="00D1450C" w:rsidDel="00097659">
                <w:rPr>
                  <w:sz w:val="24"/>
                </w:rPr>
                <w:delText>25</w:delText>
              </w:r>
            </w:del>
          </w:p>
        </w:tc>
        <w:tc>
          <w:tcPr>
            <w:tcW w:w="2245" w:type="dxa"/>
          </w:tcPr>
          <w:p w14:paraId="096643D8" w14:textId="3D49F244" w:rsidR="00865289" w:rsidRPr="00541671" w:rsidDel="001217A5" w:rsidRDefault="00865289" w:rsidP="00844C62">
            <w:pPr>
              <w:jc w:val="center"/>
              <w:rPr>
                <w:sz w:val="24"/>
              </w:rPr>
            </w:pPr>
            <w:bookmarkStart w:id="80" w:name="_Hlk142917035"/>
            <w:r w:rsidRPr="00541671">
              <w:rPr>
                <w:sz w:val="24"/>
              </w:rPr>
              <w:t>2</w:t>
            </w:r>
            <w:bookmarkEnd w:id="80"/>
            <w:ins w:id="81" w:author="Anh Pham" w:date="2025-11-08T22:03:00Z" w16du:dateUtc="2025-11-08T15:03:00Z">
              <w:r w:rsidR="00097659">
                <w:rPr>
                  <w:sz w:val="24"/>
                </w:rPr>
                <w:t>41</w:t>
              </w:r>
            </w:ins>
            <w:del w:id="82" w:author="Anh Pham" w:date="2025-11-08T22:03:00Z" w16du:dateUtc="2025-11-08T15:03:00Z">
              <w:r w:rsidR="00D1450C" w:rsidDel="00097659">
                <w:rPr>
                  <w:sz w:val="24"/>
                </w:rPr>
                <w:delText>15,40</w:delText>
              </w:r>
            </w:del>
          </w:p>
        </w:tc>
      </w:tr>
    </w:tbl>
    <w:p w14:paraId="0B9DDDA5" w14:textId="77777777" w:rsidR="00865289" w:rsidRPr="00D753C4" w:rsidRDefault="00865289" w:rsidP="00865289">
      <w:pPr>
        <w:pStyle w:val="abcd"/>
        <w:ind w:firstLine="720"/>
      </w:pPr>
      <w:r>
        <w:t xml:space="preserve">c. Hệ số phát thải </w:t>
      </w:r>
    </w:p>
    <w:p w14:paraId="424CC7E0" w14:textId="6F8D2761" w:rsidR="00865289" w:rsidRPr="00EC2430" w:rsidRDefault="00865289" w:rsidP="00865289">
      <w:pPr>
        <w:pStyle w:val="Hue"/>
        <w:ind w:firstLine="720"/>
      </w:pPr>
      <w:r w:rsidRPr="00D97841">
        <w:t>H</w:t>
      </w:r>
      <w:r>
        <w:t>SPT mặc định được sử dụng để ước tính phát thải KNK trong</w:t>
      </w:r>
      <w:r w:rsidRPr="00D97841">
        <w:t xml:space="preserve"> hoạt động sản xuất kính </w:t>
      </w:r>
      <w:r>
        <w:t xml:space="preserve">là </w:t>
      </w:r>
      <w:r w:rsidRPr="00D97841">
        <w:t>0,21 tấnCO</w:t>
      </w:r>
      <w:r w:rsidRPr="00D97841">
        <w:rPr>
          <w:vertAlign w:val="subscript"/>
        </w:rPr>
        <w:t>2</w:t>
      </w:r>
      <w:r w:rsidRPr="00D97841">
        <w:t>/tấn sản phẩm</w:t>
      </w:r>
      <w:r>
        <w:t xml:space="preserve"> kính nổi</w:t>
      </w:r>
      <w:r w:rsidRPr="00D97841">
        <w:t xml:space="preserve"> </w:t>
      </w:r>
      <w:r>
        <w:t xml:space="preserve">(Bảng 2.6, trang 2.30, Chương 2, Phần 3, IPCC 2006. Chỉ áp dụng hệ số phát thải theo loại sản phẩm kinh nổi, các loại kính khác không được áp dụng. </w:t>
      </w:r>
      <w:r w:rsidRPr="00D97841">
        <w:t xml:space="preserve">Giả định khối lượng kính quy đổi sẽ lấy theo loại kính 5 mm (5 ly): </w:t>
      </w:r>
      <w:del w:id="83" w:author="Anh Pham" w:date="2025-11-08T22:04:00Z" w16du:dateUtc="2025-11-08T15:04:00Z">
        <w:r w:rsidRPr="00D97841" w:rsidDel="00097659">
          <w:delText>12,5</w:delText>
        </w:r>
      </w:del>
      <w:ins w:id="84" w:author="Anh Pham" w:date="2025-11-08T22:04:00Z" w16du:dateUtc="2025-11-08T15:04:00Z">
        <w:r w:rsidR="00097659">
          <w:t>13</w:t>
        </w:r>
      </w:ins>
      <w:r w:rsidRPr="00D97841">
        <w:t xml:space="preserve"> kg/m</w:t>
      </w:r>
      <w:r w:rsidRPr="00D97841">
        <w:rPr>
          <w:vertAlign w:val="superscript"/>
        </w:rPr>
        <w:t>2</w:t>
      </w:r>
      <w:r>
        <w:rPr>
          <w:vertAlign w:val="superscript"/>
        </w:rPr>
        <w:t xml:space="preserve"> </w:t>
      </w:r>
      <w:r>
        <w:t xml:space="preserve">được quy định tại </w:t>
      </w:r>
      <w:r w:rsidRPr="00EC2430">
        <w:t xml:space="preserve">Quyết định số 1329/QĐ – </w:t>
      </w:r>
      <w:r w:rsidRPr="00EC2430">
        <w:lastRenderedPageBreak/>
        <w:t>BXD</w:t>
      </w:r>
      <w:r>
        <w:t xml:space="preserve"> </w:t>
      </w:r>
      <w:r w:rsidRPr="00EC2430">
        <w:t>ngày 19/12/2016 của Bộ Xây dựng: Công bố định mức sử dụng vật liệu trong xây dựng</w:t>
      </w:r>
    </w:p>
    <w:p w14:paraId="169CBA6A" w14:textId="77777777" w:rsidR="00865289" w:rsidRPr="00D753C4" w:rsidRDefault="00865289" w:rsidP="00865289">
      <w:pPr>
        <w:pStyle w:val="abcd"/>
      </w:pPr>
      <w:r>
        <w:t>d. Kết quả phát thải</w:t>
      </w:r>
    </w:p>
    <w:p w14:paraId="15A8266A" w14:textId="77777777" w:rsidR="00865289" w:rsidRPr="00D97841" w:rsidRDefault="00865289" w:rsidP="00865289">
      <w:pPr>
        <w:spacing w:before="120" w:after="120" w:line="276" w:lineRule="auto"/>
        <w:ind w:firstLine="707"/>
      </w:pPr>
      <w:r>
        <w:tab/>
      </w:r>
      <w:r w:rsidRPr="00D97841">
        <w:t>- Phát thải CO</w:t>
      </w:r>
      <w:r w:rsidRPr="00D97841">
        <w:rPr>
          <w:vertAlign w:val="subscript"/>
        </w:rPr>
        <w:t>2</w:t>
      </w:r>
      <w:r w:rsidRPr="00D97841">
        <w:t xml:space="preserve"> từ sản xuất kính xây dựng năm 2018: </w:t>
      </w:r>
    </w:p>
    <w:p w14:paraId="6ED662EF" w14:textId="6A065CE9" w:rsidR="00865289" w:rsidRPr="00D97841" w:rsidRDefault="00865289" w:rsidP="00865289">
      <w:pPr>
        <w:spacing w:before="120" w:after="120" w:line="276" w:lineRule="auto"/>
        <w:ind w:firstLine="707"/>
      </w:pPr>
      <w:r w:rsidRPr="00D97841">
        <w:t xml:space="preserve">   </w:t>
      </w:r>
      <w:del w:id="85" w:author="Anh Pham" w:date="2025-11-08T22:05:00Z" w16du:dateUtc="2025-11-08T15:05:00Z">
        <w:r w:rsidDel="00097659">
          <w:delText>2</w:delText>
        </w:r>
        <w:r w:rsidR="00D1450C" w:rsidDel="00097659">
          <w:delText>25</w:delText>
        </w:r>
        <w:r w:rsidRPr="00D97841" w:rsidDel="00097659">
          <w:delText xml:space="preserve"> </w:delText>
        </w:r>
      </w:del>
      <w:ins w:id="86" w:author="Anh Pham" w:date="2025-11-08T22:05:00Z" w16du:dateUtc="2025-11-08T15:05:00Z">
        <w:r w:rsidR="00097659">
          <w:t>2</w:t>
        </w:r>
        <w:r w:rsidR="00097659">
          <w:t>35</w:t>
        </w:r>
        <w:r w:rsidR="00097659" w:rsidRPr="00D97841">
          <w:t xml:space="preserve"> </w:t>
        </w:r>
      </w:ins>
      <w:r w:rsidRPr="00D97841">
        <w:t xml:space="preserve">* 12,5 * 0,21*(1-0,1) = </w:t>
      </w:r>
      <w:ins w:id="87" w:author="Anh Pham" w:date="2025-11-08T22:09:00Z" w16du:dateUtc="2025-11-08T15:09:00Z">
        <w:r w:rsidR="00097659" w:rsidRPr="00097659">
          <w:t xml:space="preserve"> </w:t>
        </w:r>
      </w:ins>
      <w:ins w:id="88" w:author="Anh Pham" w:date="2025-11-08T22:12:00Z" w16du:dateUtc="2025-11-08T15:12:00Z">
        <w:r w:rsidR="00133256" w:rsidRPr="00097659">
          <w:t>577,</w:t>
        </w:r>
        <w:r w:rsidR="00133256">
          <w:t>40</w:t>
        </w:r>
        <w:r w:rsidR="00133256">
          <w:t xml:space="preserve"> </w:t>
        </w:r>
      </w:ins>
      <w:del w:id="89" w:author="Anh Pham" w:date="2025-11-08T22:09:00Z" w16du:dateUtc="2025-11-08T15:09:00Z">
        <w:r w:rsidR="005A3A10" w:rsidDel="00097659">
          <w:delText>531,56</w:delText>
        </w:r>
        <w:r w:rsidRPr="00D97841" w:rsidDel="00097659">
          <w:delText xml:space="preserve"> </w:delText>
        </w:r>
      </w:del>
      <w:r w:rsidRPr="00D97841">
        <w:t xml:space="preserve">(nghìn tấn) </w:t>
      </w:r>
    </w:p>
    <w:p w14:paraId="319E4E08" w14:textId="77777777" w:rsidR="00865289" w:rsidRPr="00D97841" w:rsidRDefault="00865289" w:rsidP="00865289">
      <w:pPr>
        <w:spacing w:before="120" w:after="120" w:line="276" w:lineRule="auto"/>
        <w:ind w:firstLine="707"/>
      </w:pPr>
      <w:r w:rsidRPr="00D97841">
        <w:t>- Phát thải CO</w:t>
      </w:r>
      <w:r w:rsidRPr="00D97841">
        <w:rPr>
          <w:vertAlign w:val="subscript"/>
        </w:rPr>
        <w:t>2</w:t>
      </w:r>
      <w:r w:rsidRPr="00D97841">
        <w:t xml:space="preserve"> từ sản xuất kính xây dựng năm 2020 là </w:t>
      </w:r>
    </w:p>
    <w:p w14:paraId="21244F44" w14:textId="02A2E9D9" w:rsidR="00865289" w:rsidRPr="00D97841" w:rsidRDefault="00865289" w:rsidP="00865289">
      <w:pPr>
        <w:spacing w:before="120" w:after="120" w:line="276" w:lineRule="auto"/>
        <w:ind w:firstLine="707"/>
      </w:pPr>
      <w:r w:rsidRPr="00D97841">
        <w:t xml:space="preserve">   2</w:t>
      </w:r>
      <w:ins w:id="90" w:author="Anh Pham" w:date="2025-11-08T22:05:00Z" w16du:dateUtc="2025-11-08T15:05:00Z">
        <w:r w:rsidR="00097659">
          <w:t>41</w:t>
        </w:r>
      </w:ins>
      <w:del w:id="91" w:author="Anh Pham" w:date="2025-11-08T22:05:00Z" w16du:dateUtc="2025-11-08T15:05:00Z">
        <w:r w:rsidR="00D1450C" w:rsidDel="00097659">
          <w:delText>15,4</w:delText>
        </w:r>
      </w:del>
      <w:r w:rsidRPr="00D97841">
        <w:t xml:space="preserve"> * 12,5 * 0,21*(1-0,1) = </w:t>
      </w:r>
      <w:ins w:id="92" w:author="Anh Pham" w:date="2025-11-08T22:09:00Z" w16du:dateUtc="2025-11-08T15:09:00Z">
        <w:r w:rsidR="00097659" w:rsidRPr="00097659">
          <w:t xml:space="preserve"> </w:t>
        </w:r>
      </w:ins>
      <w:ins w:id="93" w:author="Anh Pham" w:date="2025-11-08T22:12:00Z" w16du:dateUtc="2025-11-08T15:12:00Z">
        <w:r w:rsidR="00133256" w:rsidRPr="00133256">
          <w:t>592,1</w:t>
        </w:r>
        <w:r w:rsidR="00133256">
          <w:t xml:space="preserve">4 </w:t>
        </w:r>
      </w:ins>
      <w:del w:id="94" w:author="Anh Pham" w:date="2025-11-08T22:09:00Z" w16du:dateUtc="2025-11-08T15:09:00Z">
        <w:r w:rsidR="005A3A10" w:rsidDel="00097659">
          <w:delText>508,88</w:delText>
        </w:r>
        <w:r w:rsidRPr="00D97841" w:rsidDel="00097659">
          <w:delText xml:space="preserve"> </w:delText>
        </w:r>
      </w:del>
      <w:r w:rsidRPr="00D97841">
        <w:t>(nghìn tấn)</w:t>
      </w:r>
    </w:p>
    <w:p w14:paraId="0901ACB0" w14:textId="77777777" w:rsidR="00865289" w:rsidRPr="007C2D95" w:rsidRDefault="00865289" w:rsidP="00B142C2">
      <w:pPr>
        <w:pStyle w:val="Heading40"/>
        <w:numPr>
          <w:ilvl w:val="2"/>
          <w:numId w:val="36"/>
        </w:numPr>
        <w:spacing w:before="0" w:after="0" w:line="276" w:lineRule="auto"/>
        <w:jc w:val="both"/>
        <w:rPr>
          <w:bCs/>
          <w:color w:val="auto"/>
          <w:szCs w:val="22"/>
        </w:rPr>
      </w:pPr>
      <w:r w:rsidRPr="007C2D95">
        <w:rPr>
          <w:bCs/>
          <w:color w:val="auto"/>
          <w:szCs w:val="22"/>
        </w:rPr>
        <w:t>Các hoạt động sử dụng Các-bo-nát khác (2A4)</w:t>
      </w:r>
    </w:p>
    <w:p w14:paraId="204A8C45" w14:textId="385049A1" w:rsidR="00865289" w:rsidRPr="007C2D95" w:rsidRDefault="00865289" w:rsidP="00B142C2">
      <w:pPr>
        <w:pStyle w:val="Heading5"/>
        <w:numPr>
          <w:ilvl w:val="3"/>
          <w:numId w:val="36"/>
        </w:numPr>
        <w:ind w:left="1530" w:hanging="641"/>
        <w:rPr>
          <w:rFonts w:eastAsia="Arial Unicode MS"/>
          <w:i/>
          <w:iCs/>
        </w:rPr>
      </w:pPr>
      <w:r w:rsidRPr="007C2D95">
        <w:rPr>
          <w:i/>
          <w:iCs/>
          <w:color w:val="auto"/>
        </w:rPr>
        <w:t>Sử dụng đá vôi và đôlomit</w:t>
      </w:r>
    </w:p>
    <w:p w14:paraId="66F3EC9C" w14:textId="77777777" w:rsidR="00865289" w:rsidRPr="00D753C4" w:rsidRDefault="00865289" w:rsidP="00865289">
      <w:pPr>
        <w:pStyle w:val="Hue"/>
      </w:pPr>
      <w:r w:rsidRPr="00D753C4">
        <w:t>Đá vôi (CaCO</w:t>
      </w:r>
      <w:r w:rsidRPr="00D753C4">
        <w:rPr>
          <w:vertAlign w:val="subscript"/>
        </w:rPr>
        <w:t>3</w:t>
      </w:r>
      <w:r w:rsidRPr="00D753C4">
        <w:t>) và đôlômit CaMg(CO</w:t>
      </w:r>
      <w:r w:rsidRPr="00D753C4">
        <w:rPr>
          <w:vertAlign w:val="subscript"/>
        </w:rPr>
        <w:t>3</w:t>
      </w:r>
      <w:r w:rsidRPr="00D753C4">
        <w:t>)</w:t>
      </w:r>
      <w:r w:rsidRPr="00D753C4">
        <w:rPr>
          <w:vertAlign w:val="subscript"/>
        </w:rPr>
        <w:t>2</w:t>
      </w:r>
      <w:r w:rsidRPr="00D753C4">
        <w:t xml:space="preserve"> là các nguyên liệu cơ bản được sử dụng trong các ngành công nghiệp luyện kim, sản xuất kính, nông nghiệp, xây dựng và xử lý ô nhiễm môi trường. Trong công nghiệp, các nguyên liệu này thường được nung nóng ở nhiệt độ cao, từ đó CO</w:t>
      </w:r>
      <w:r w:rsidRPr="00D753C4">
        <w:rPr>
          <w:vertAlign w:val="subscript"/>
        </w:rPr>
        <w:t>2</w:t>
      </w:r>
      <w:r w:rsidRPr="00D753C4">
        <w:t xml:space="preserve"> được sinh ra. Tuy nhiên, do chưa thu thập được SLHĐ nên chưa tính được phát thải từ việc sử dụng đá vôi và đôlômit.</w:t>
      </w:r>
    </w:p>
    <w:p w14:paraId="36C909B2" w14:textId="77777777" w:rsidR="00865289" w:rsidRPr="007C2D95" w:rsidRDefault="00865289" w:rsidP="00B142C2">
      <w:pPr>
        <w:pStyle w:val="Heading5"/>
        <w:numPr>
          <w:ilvl w:val="3"/>
          <w:numId w:val="36"/>
        </w:numPr>
        <w:ind w:left="1530" w:hanging="641"/>
        <w:rPr>
          <w:i/>
          <w:iCs/>
          <w:color w:val="auto"/>
        </w:rPr>
      </w:pPr>
      <w:r w:rsidRPr="007C2D95">
        <w:rPr>
          <w:i/>
          <w:iCs/>
          <w:color w:val="auto"/>
        </w:rPr>
        <w:t xml:space="preserve"> Sản xuất và sử dụng Natri các-bo-nat khan</w:t>
      </w:r>
    </w:p>
    <w:p w14:paraId="5985B027" w14:textId="77777777" w:rsidR="00865289" w:rsidRDefault="00865289" w:rsidP="00865289">
      <w:pPr>
        <w:pStyle w:val="Hue"/>
      </w:pPr>
      <w:r w:rsidRPr="00D753C4">
        <w:t>Sô đa (Na</w:t>
      </w:r>
      <w:r w:rsidRPr="00D753C4">
        <w:rPr>
          <w:vertAlign w:val="subscript"/>
        </w:rPr>
        <w:t>2</w:t>
      </w:r>
      <w:r w:rsidRPr="00D753C4">
        <w:t>CO</w:t>
      </w:r>
      <w:r w:rsidRPr="00D753C4">
        <w:rPr>
          <w:vertAlign w:val="subscript"/>
        </w:rPr>
        <w:t>3</w:t>
      </w:r>
      <w:r w:rsidRPr="00D753C4">
        <w:t>) khan được sử dụng làm nguyên liệu cho các ngành công nghiệp sản xuất kính, xà phòng và chất tẩy rửa, giấy và bột giấy và xử lý nước. CO</w:t>
      </w:r>
      <w:r w:rsidRPr="00D753C4">
        <w:rPr>
          <w:vertAlign w:val="subscript"/>
        </w:rPr>
        <w:t>2</w:t>
      </w:r>
      <w:r w:rsidRPr="00D753C4">
        <w:t xml:space="preserve"> có thể được sinh ra trong cả quá trình sử dụng và sản xuất sô đa khan, tùy thuộc vào quá trình công nghệ được sử dụng để sản xuất. </w:t>
      </w:r>
      <w:r>
        <w:t>Đến nay</w:t>
      </w:r>
      <w:r w:rsidRPr="00D753C4">
        <w:t xml:space="preserve"> Sô đa khan vẫn chưa được sản xuất ở Việt Nam và do không thu thập được thông tin về sản lượng Sô đa khan được sử dụng, nên chưa tính được phát thải từ quá trình này.</w:t>
      </w:r>
    </w:p>
    <w:p w14:paraId="78C3B4BC" w14:textId="77777777" w:rsidR="00865289" w:rsidRPr="00E55819" w:rsidRDefault="00865289" w:rsidP="00B142C2">
      <w:pPr>
        <w:pStyle w:val="Heading5"/>
        <w:numPr>
          <w:ilvl w:val="3"/>
          <w:numId w:val="36"/>
        </w:numPr>
        <w:ind w:left="1530" w:hanging="641"/>
        <w:rPr>
          <w:i/>
          <w:iCs/>
          <w:color w:val="auto"/>
          <w:highlight w:val="yellow"/>
        </w:rPr>
      </w:pPr>
      <w:r w:rsidRPr="007C2D95">
        <w:rPr>
          <w:i/>
          <w:iCs/>
          <w:color w:val="auto"/>
        </w:rPr>
        <w:t xml:space="preserve"> </w:t>
      </w:r>
      <w:commentRangeStart w:id="95"/>
      <w:r w:rsidRPr="00E55819">
        <w:rPr>
          <w:i/>
          <w:iCs/>
          <w:color w:val="auto"/>
          <w:highlight w:val="yellow"/>
        </w:rPr>
        <w:t>Sử</w:t>
      </w:r>
      <w:commentRangeEnd w:id="95"/>
      <w:r w:rsidR="00E55819">
        <w:rPr>
          <w:rStyle w:val="CommentReference"/>
          <w:rFonts w:eastAsia="MS Mincho" w:cs="Times New Roman"/>
          <w:color w:val="auto"/>
          <w:kern w:val="2"/>
          <w:lang w:val="vi-VN" w:eastAsia="x-none"/>
        </w:rPr>
        <w:commentReference w:id="95"/>
      </w:r>
      <w:r w:rsidRPr="00E55819">
        <w:rPr>
          <w:i/>
          <w:iCs/>
          <w:color w:val="auto"/>
          <w:highlight w:val="yellow"/>
        </w:rPr>
        <w:t xml:space="preserve"> dụng Các-bo-nát trong sản xuất gốm sứ</w:t>
      </w:r>
    </w:p>
    <w:p w14:paraId="06F99812" w14:textId="17CA22E3" w:rsidR="00865289" w:rsidRDefault="00865289" w:rsidP="00865289">
      <w:pPr>
        <w:pStyle w:val="Hue"/>
      </w:pPr>
      <w:r>
        <w:t>Sản xuất g</w:t>
      </w:r>
      <w:r w:rsidRPr="00D753C4">
        <w:t xml:space="preserve">ốm sứ bao gồm sản xuất gạch và ngói, sản phẩm chịu lửa, sản phẩm đất sét mở rộng, gạch ốp tường và sàn, bàn trang trí (gốm sứ gia dụng), thiết bị vệ sinh và gốm kỹ thuật. Phát thải liên quan đến quy trình sản xuất gốm sứ là kết quả của việc nung </w:t>
      </w:r>
      <w:r>
        <w:t>c</w:t>
      </w:r>
      <w:r w:rsidRPr="00D753C4">
        <w:t>acbonat trong đất sét, cũng như việc bổ sung các chất phụ gia. Trong trường hợp sản xuất gốm sứ truyền thống, gốm sứ sau đó được sấy khô và tráng men trước khi nung trong lò. Sau khi nung, một số đồ gốm có thể trải qua quá trình xử lý bổ sung để đạt được chất lượng mong muốn. Khí CO</w:t>
      </w:r>
      <w:r w:rsidRPr="00D753C4">
        <w:rPr>
          <w:vertAlign w:val="subscript"/>
        </w:rPr>
        <w:t>2</w:t>
      </w:r>
      <w:r w:rsidRPr="00D753C4">
        <w:t xml:space="preserve"> phát sinh từ quá trình nung nguyên liệu thô (đặc biệt là đất sét, đá phiến, đá vôi và dolomit) và sử dụng đá vôi làm chất phụ trợ. </w:t>
      </w:r>
    </w:p>
    <w:p w14:paraId="307E4398" w14:textId="218D08AC" w:rsidR="00C33C1D" w:rsidRPr="00AB0637" w:rsidRDefault="00C33C1D" w:rsidP="00C33C1D">
      <w:pPr>
        <w:pStyle w:val="Hue"/>
        <w:numPr>
          <w:ilvl w:val="0"/>
          <w:numId w:val="37"/>
        </w:numPr>
        <w:rPr>
          <w:b/>
          <w:bCs/>
          <w:i/>
          <w:iCs/>
        </w:rPr>
      </w:pPr>
      <w:r w:rsidRPr="00AB0637">
        <w:rPr>
          <w:b/>
          <w:bCs/>
          <w:i/>
          <w:iCs/>
        </w:rPr>
        <w:t>Phương pháp luận</w:t>
      </w:r>
    </w:p>
    <w:p w14:paraId="0E51E40F" w14:textId="1DAECF4E" w:rsidR="00632D64" w:rsidRDefault="00632D64" w:rsidP="00632D64">
      <w:pPr>
        <w:pStyle w:val="Hue"/>
      </w:pPr>
      <w:r>
        <w:lastRenderedPageBreak/>
        <w:t>Phát thải KNK trong sản xuất g</w:t>
      </w:r>
      <w:r w:rsidR="00BE209D">
        <w:t>ốm sứ</w:t>
      </w:r>
      <w:r>
        <w:t xml:space="preserve"> được tính toán theo hướng dẫn của IPCC 2006 phương pháp bậc 1.</w:t>
      </w:r>
    </w:p>
    <w:p w14:paraId="76A6CC18" w14:textId="77777777" w:rsidR="00632D64" w:rsidRPr="00B9561A" w:rsidRDefault="00632D64" w:rsidP="00632D64">
      <w:pPr>
        <w:pStyle w:val="Hue"/>
      </w:pPr>
      <w:r w:rsidRPr="00B9561A">
        <w:t>CO</w:t>
      </w:r>
      <w:r w:rsidRPr="00632D64">
        <w:t>2</w:t>
      </w:r>
      <w:r w:rsidRPr="00B9561A">
        <w:t xml:space="preserve"> Emissions = MC * Ef</w:t>
      </w:r>
    </w:p>
    <w:p w14:paraId="77F09AD8" w14:textId="77777777" w:rsidR="00632D64" w:rsidRDefault="00632D64" w:rsidP="00632D64">
      <w:pPr>
        <w:pStyle w:val="Hue"/>
      </w:pPr>
      <w:r>
        <w:t>Trong đó:</w:t>
      </w:r>
    </w:p>
    <w:p w14:paraId="6471407C" w14:textId="6CE1A74C" w:rsidR="00632D64" w:rsidRDefault="00632D64" w:rsidP="00632D64">
      <w:pPr>
        <w:pStyle w:val="Hue"/>
      </w:pPr>
      <w:r>
        <w:t xml:space="preserve">Mc: Khối lượng cacbonat dùng cho sản xuất </w:t>
      </w:r>
      <w:r w:rsidR="00BE209D">
        <w:t>gốm sứ</w:t>
      </w:r>
    </w:p>
    <w:p w14:paraId="1FC74962" w14:textId="3BB4195E" w:rsidR="00C33C1D" w:rsidRDefault="00632D64" w:rsidP="00632D64">
      <w:pPr>
        <w:pStyle w:val="Hue"/>
      </w:pPr>
      <w:r>
        <w:t>Ef: Hệ số phát thải do sử dụng cacbonat để sản xuất gốm</w:t>
      </w:r>
      <w:r w:rsidR="00BE209D">
        <w:t xml:space="preserve"> sứ</w:t>
      </w:r>
    </w:p>
    <w:p w14:paraId="3C7FC5A4" w14:textId="77B0E126" w:rsidR="00745AFE" w:rsidRPr="00B312F7" w:rsidRDefault="00745AFE" w:rsidP="00745AFE">
      <w:pPr>
        <w:pStyle w:val="Hue"/>
        <w:numPr>
          <w:ilvl w:val="0"/>
          <w:numId w:val="37"/>
        </w:numPr>
        <w:rPr>
          <w:b/>
          <w:bCs/>
          <w:i/>
          <w:iCs/>
        </w:rPr>
      </w:pPr>
      <w:r w:rsidRPr="00B312F7">
        <w:rPr>
          <w:b/>
          <w:bCs/>
          <w:i/>
          <w:iCs/>
        </w:rPr>
        <w:t>Số liệu hoạt động</w:t>
      </w:r>
    </w:p>
    <w:p w14:paraId="3C77B659" w14:textId="5F9C7EA1" w:rsidR="00745AFE" w:rsidRDefault="00745AFE" w:rsidP="008602A8">
      <w:pPr>
        <w:pStyle w:val="Hue"/>
      </w:pPr>
      <w:r>
        <w:t xml:space="preserve">Theo </w:t>
      </w:r>
      <w:r w:rsidR="00E11CD5">
        <w:t>t</w:t>
      </w:r>
      <w:r>
        <w:t>hống kê của</w:t>
      </w:r>
      <w:r w:rsidR="00E11CD5">
        <w:t xml:space="preserve"> Viện vật liệu xây dựng</w:t>
      </w:r>
      <w:del w:id="96" w:author="Anh Pham" w:date="2025-11-08T22:11:00Z" w16du:dateUtc="2025-11-08T15:11:00Z">
        <w:r w:rsidR="00E11CD5" w:rsidDel="00133256">
          <w:delText xml:space="preserve"> và</w:delText>
        </w:r>
        <w:r w:rsidDel="00133256">
          <w:delText xml:space="preserve"> </w:delText>
        </w:r>
        <w:r w:rsidR="00246DD2" w:rsidDel="00133256">
          <w:delText xml:space="preserve">Hiệp hội </w:delText>
        </w:r>
        <w:r w:rsidR="00F078DA" w:rsidDel="00133256">
          <w:delText>xây dựng và vật liệu xây dựng TP.HCM</w:delText>
        </w:r>
      </w:del>
      <w:r>
        <w:t xml:space="preserve">, sản lượng sản phẩm </w:t>
      </w:r>
      <w:r w:rsidR="00155D63">
        <w:t>gạch gốm ốp lát</w:t>
      </w:r>
      <w:r>
        <w:t xml:space="preserve"> sản xuất năm 2021 và 2022 được trình bày trong bảng dưới đây.</w:t>
      </w:r>
    </w:p>
    <w:p w14:paraId="106F3EF0" w14:textId="5A7DBD12" w:rsidR="008602A8" w:rsidRDefault="00097659" w:rsidP="00097659">
      <w:pPr>
        <w:pStyle w:val="Caption"/>
        <w:pPrChange w:id="97" w:author="Anh Pham" w:date="2025-11-08T22:10:00Z" w16du:dateUtc="2025-11-08T15:10:00Z">
          <w:pPr>
            <w:pStyle w:val="Hue"/>
          </w:pPr>
        </w:pPrChange>
      </w:pPr>
      <w:bookmarkStart w:id="98" w:name="_Toc213536588"/>
      <w:ins w:id="99" w:author="Anh Pham" w:date="2025-11-08T22:10:00Z" w16du:dateUtc="2025-11-08T15:10:00Z">
        <w:r>
          <w:t xml:space="preserve">Bảng 4. </w:t>
        </w:r>
        <w:r>
          <w:fldChar w:fldCharType="begin"/>
        </w:r>
        <w:r>
          <w:instrText xml:space="preserve"> SEQ Bảng_4. \* ARABIC </w:instrText>
        </w:r>
      </w:ins>
      <w:r>
        <w:fldChar w:fldCharType="separate"/>
      </w:r>
      <w:r w:rsidR="00F56855">
        <w:rPr>
          <w:noProof/>
        </w:rPr>
        <w:t>8</w:t>
      </w:r>
      <w:ins w:id="100" w:author="Anh Pham" w:date="2025-11-08T22:10:00Z" w16du:dateUtc="2025-11-08T15:10:00Z">
        <w:r>
          <w:fldChar w:fldCharType="end"/>
        </w:r>
        <w:r>
          <w:rPr>
            <w:lang w:val="en-US"/>
          </w:rPr>
          <w:t xml:space="preserve">. </w:t>
        </w:r>
      </w:ins>
      <w:r w:rsidR="008602A8">
        <w:t>Sản lượng gạch</w:t>
      </w:r>
      <w:r w:rsidR="00F078DA">
        <w:t xml:space="preserve"> gốm ốp lát năm 2021 và 2022</w:t>
      </w:r>
      <w:bookmarkEnd w:id="98"/>
    </w:p>
    <w:tbl>
      <w:tblPr>
        <w:tblW w:w="8789" w:type="dxa"/>
        <w:tblInd w:w="250" w:type="dxa"/>
        <w:tblLook w:val="04A0" w:firstRow="1" w:lastRow="0" w:firstColumn="1" w:lastColumn="0" w:noHBand="0" w:noVBand="1"/>
      </w:tblPr>
      <w:tblGrid>
        <w:gridCol w:w="2145"/>
        <w:gridCol w:w="2426"/>
        <w:gridCol w:w="4218"/>
      </w:tblGrid>
      <w:tr w:rsidR="00F078DA" w:rsidRPr="00D97841" w14:paraId="3496D877" w14:textId="77777777" w:rsidTr="00561137">
        <w:trPr>
          <w:trHeight w:val="343"/>
        </w:trPr>
        <w:tc>
          <w:tcPr>
            <w:tcW w:w="2145" w:type="dxa"/>
            <w:tcBorders>
              <w:top w:val="single" w:sz="4" w:space="0" w:color="auto"/>
              <w:left w:val="single" w:sz="4" w:space="0" w:color="auto"/>
              <w:bottom w:val="single" w:sz="4" w:space="0" w:color="auto"/>
              <w:right w:val="single" w:sz="4" w:space="0" w:color="auto"/>
            </w:tcBorders>
            <w:shd w:val="clear" w:color="auto" w:fill="E2EFD9"/>
            <w:noWrap/>
            <w:vAlign w:val="center"/>
            <w:hideMark/>
          </w:tcPr>
          <w:p w14:paraId="504758B2" w14:textId="77777777" w:rsidR="00F078DA" w:rsidRPr="00D97841" w:rsidRDefault="00F078DA" w:rsidP="00561137">
            <w:pPr>
              <w:jc w:val="center"/>
              <w:rPr>
                <w:b/>
              </w:rPr>
            </w:pPr>
            <w:r w:rsidRPr="00D97841">
              <w:rPr>
                <w:b/>
              </w:rPr>
              <w:t>Đơn vị</w:t>
            </w:r>
          </w:p>
        </w:tc>
        <w:tc>
          <w:tcPr>
            <w:tcW w:w="2426" w:type="dxa"/>
            <w:tcBorders>
              <w:top w:val="single" w:sz="4" w:space="0" w:color="auto"/>
              <w:left w:val="nil"/>
              <w:bottom w:val="single" w:sz="4" w:space="0" w:color="auto"/>
              <w:right w:val="single" w:sz="4" w:space="0" w:color="auto"/>
            </w:tcBorders>
            <w:shd w:val="clear" w:color="auto" w:fill="E2EFD9"/>
            <w:noWrap/>
            <w:vAlign w:val="center"/>
            <w:hideMark/>
          </w:tcPr>
          <w:p w14:paraId="5C228B50" w14:textId="2B0301A2" w:rsidR="00F078DA" w:rsidRPr="00D97841" w:rsidRDefault="00F078DA" w:rsidP="00561137">
            <w:pPr>
              <w:jc w:val="center"/>
              <w:rPr>
                <w:b/>
              </w:rPr>
            </w:pPr>
            <w:r w:rsidRPr="00D97841">
              <w:rPr>
                <w:b/>
              </w:rPr>
              <w:t>Sản lượng 20</w:t>
            </w:r>
            <w:r>
              <w:rPr>
                <w:b/>
              </w:rPr>
              <w:t>2</w:t>
            </w:r>
            <w:r w:rsidR="00660E17">
              <w:rPr>
                <w:b/>
              </w:rPr>
              <w:t>1</w:t>
            </w:r>
            <w:del w:id="101" w:author="Anh Pham" w:date="2025-11-08T22:11:00Z" w16du:dateUtc="2025-11-08T15:11:00Z">
              <w:r w:rsidR="00E11CD5" w:rsidDel="00133256">
                <w:rPr>
                  <w:rStyle w:val="FootnoteReference"/>
                  <w:b/>
                </w:rPr>
                <w:footnoteReference w:id="1"/>
              </w:r>
            </w:del>
          </w:p>
        </w:tc>
        <w:tc>
          <w:tcPr>
            <w:tcW w:w="4218" w:type="dxa"/>
            <w:tcBorders>
              <w:top w:val="single" w:sz="4" w:space="0" w:color="auto"/>
              <w:left w:val="nil"/>
              <w:bottom w:val="single" w:sz="4" w:space="0" w:color="auto"/>
              <w:right w:val="single" w:sz="4" w:space="0" w:color="auto"/>
            </w:tcBorders>
            <w:shd w:val="clear" w:color="auto" w:fill="E2EFD9"/>
            <w:noWrap/>
            <w:vAlign w:val="center"/>
            <w:hideMark/>
          </w:tcPr>
          <w:p w14:paraId="3447766C" w14:textId="35D68B48" w:rsidR="00F078DA" w:rsidRPr="00D97841" w:rsidRDefault="00F078DA" w:rsidP="00561137">
            <w:pPr>
              <w:jc w:val="center"/>
              <w:rPr>
                <w:b/>
              </w:rPr>
            </w:pPr>
            <w:r w:rsidRPr="00D97841">
              <w:rPr>
                <w:b/>
              </w:rPr>
              <w:t>Sản lượng 202</w:t>
            </w:r>
            <w:r>
              <w:rPr>
                <w:b/>
              </w:rPr>
              <w:t>2</w:t>
            </w:r>
            <w:del w:id="104" w:author="Anh Pham" w:date="2025-11-08T22:11:00Z" w16du:dateUtc="2025-11-08T15:11:00Z">
              <w:r w:rsidR="00660E17" w:rsidDel="00133256">
                <w:rPr>
                  <w:rStyle w:val="FootnoteReference"/>
                  <w:b/>
                </w:rPr>
                <w:footnoteReference w:id="2"/>
              </w:r>
            </w:del>
          </w:p>
        </w:tc>
      </w:tr>
      <w:tr w:rsidR="00F078DA" w:rsidRPr="00D97841" w14:paraId="6DDB8D41" w14:textId="77777777" w:rsidTr="00561137">
        <w:trPr>
          <w:trHeight w:val="712"/>
        </w:trPr>
        <w:tc>
          <w:tcPr>
            <w:tcW w:w="2145" w:type="dxa"/>
            <w:tcBorders>
              <w:top w:val="nil"/>
              <w:left w:val="single" w:sz="4" w:space="0" w:color="auto"/>
              <w:bottom w:val="single" w:sz="4" w:space="0" w:color="auto"/>
              <w:right w:val="single" w:sz="4" w:space="0" w:color="auto"/>
            </w:tcBorders>
            <w:noWrap/>
            <w:vAlign w:val="center"/>
            <w:hideMark/>
          </w:tcPr>
          <w:p w14:paraId="19FB0ECC" w14:textId="1EAB25CE" w:rsidR="00F078DA" w:rsidRPr="00D97841" w:rsidRDefault="00F078DA" w:rsidP="00561137">
            <w:pPr>
              <w:jc w:val="center"/>
            </w:pPr>
            <w:r>
              <w:t>Triệu m</w:t>
            </w:r>
            <w:r w:rsidRPr="00F078DA">
              <w:rPr>
                <w:vertAlign w:val="superscript"/>
              </w:rPr>
              <w:t>2</w:t>
            </w:r>
          </w:p>
        </w:tc>
        <w:tc>
          <w:tcPr>
            <w:tcW w:w="2426" w:type="dxa"/>
            <w:tcBorders>
              <w:top w:val="nil"/>
              <w:left w:val="nil"/>
              <w:bottom w:val="single" w:sz="4" w:space="0" w:color="auto"/>
              <w:right w:val="single" w:sz="4" w:space="0" w:color="auto"/>
            </w:tcBorders>
            <w:shd w:val="clear" w:color="FFFFFF" w:fill="FFFFFF"/>
            <w:noWrap/>
            <w:vAlign w:val="center"/>
            <w:hideMark/>
          </w:tcPr>
          <w:p w14:paraId="4F73591D" w14:textId="094DE102" w:rsidR="00F078DA" w:rsidRPr="00D97841" w:rsidRDefault="00E11CD5" w:rsidP="00561137">
            <w:pPr>
              <w:jc w:val="center"/>
            </w:pPr>
            <w:del w:id="107" w:author="Anh Pham" w:date="2025-11-08T22:12:00Z" w16du:dateUtc="2025-11-08T15:12:00Z">
              <w:r w:rsidRPr="00E11CD5" w:rsidDel="00133256">
                <w:delText>440</w:delText>
              </w:r>
            </w:del>
            <w:ins w:id="108" w:author="Anh Pham" w:date="2025-11-08T22:12:00Z" w16du:dateUtc="2025-11-08T15:12:00Z">
              <w:r w:rsidR="00133256">
                <w:t>370</w:t>
              </w:r>
            </w:ins>
          </w:p>
        </w:tc>
        <w:tc>
          <w:tcPr>
            <w:tcW w:w="4218" w:type="dxa"/>
            <w:tcBorders>
              <w:top w:val="nil"/>
              <w:left w:val="nil"/>
              <w:bottom w:val="single" w:sz="4" w:space="0" w:color="auto"/>
              <w:right w:val="single" w:sz="4" w:space="0" w:color="auto"/>
            </w:tcBorders>
            <w:shd w:val="clear" w:color="FFFFFF" w:fill="FFFFFF"/>
            <w:noWrap/>
            <w:vAlign w:val="center"/>
            <w:hideMark/>
          </w:tcPr>
          <w:p w14:paraId="172E7F6F" w14:textId="169D0559" w:rsidR="00F078DA" w:rsidRPr="00D97841" w:rsidRDefault="00133256" w:rsidP="00561137">
            <w:pPr>
              <w:jc w:val="center"/>
            </w:pPr>
            <w:ins w:id="109" w:author="Anh Pham" w:date="2025-11-08T22:13:00Z" w16du:dateUtc="2025-11-08T15:13:00Z">
              <w:r>
                <w:t>371</w:t>
              </w:r>
            </w:ins>
            <w:del w:id="110" w:author="Anh Pham" w:date="2025-11-08T22:12:00Z" w16du:dateUtc="2025-11-08T15:12:00Z">
              <w:r w:rsidR="00660E17" w:rsidRPr="003412B0" w:rsidDel="00133256">
                <w:delText>471,5</w:delText>
              </w:r>
            </w:del>
          </w:p>
        </w:tc>
      </w:tr>
    </w:tbl>
    <w:p w14:paraId="3ECF58C2" w14:textId="77777777" w:rsidR="00133256" w:rsidRDefault="00133256" w:rsidP="00133256">
      <w:pPr>
        <w:spacing w:after="160" w:line="278" w:lineRule="auto"/>
        <w:rPr>
          <w:ins w:id="111" w:author="Anh Pham" w:date="2025-11-08T22:13:00Z" w16du:dateUtc="2025-11-08T15:13:00Z"/>
          <w:rFonts w:eastAsia="Calibri"/>
          <w:szCs w:val="28"/>
          <w:lang w:val="en-AU"/>
        </w:rPr>
      </w:pPr>
    </w:p>
    <w:p w14:paraId="34883A2B" w14:textId="22F22703" w:rsidR="00133256" w:rsidRPr="00133256" w:rsidRDefault="00133256" w:rsidP="00133256">
      <w:pPr>
        <w:pStyle w:val="Hue"/>
        <w:rPr>
          <w:ins w:id="112" w:author="Anh Pham" w:date="2025-11-08T22:13:00Z" w16du:dateUtc="2025-11-08T15:13:00Z"/>
        </w:rPr>
        <w:pPrChange w:id="113" w:author="Anh Pham" w:date="2025-11-08T22:14:00Z" w16du:dateUtc="2025-11-08T15:14:00Z">
          <w:pPr>
            <w:spacing w:after="160" w:line="278" w:lineRule="auto"/>
          </w:pPr>
        </w:pPrChange>
      </w:pPr>
      <w:ins w:id="114" w:author="Anh Pham" w:date="2025-11-08T22:13:00Z" w16du:dateUtc="2025-11-08T15:13:00Z">
        <w:r w:rsidRPr="00133256">
          <w:t>Đất sét là nguyên liệu chính cấu thành sản phẩm gạch ốp lát. Tham vấn các chuyên gia, tỷ lệ đất sét sẽ chiếm khoảng 75% tỷ trọng nguyên liệu sản xuất.</w:t>
        </w:r>
      </w:ins>
    </w:p>
    <w:p w14:paraId="663B8A19" w14:textId="56860821" w:rsidR="002F6B61" w:rsidDel="00133256" w:rsidRDefault="00133256" w:rsidP="00133256">
      <w:pPr>
        <w:pStyle w:val="Hue"/>
        <w:rPr>
          <w:del w:id="115" w:author="Anh Pham" w:date="2025-11-08T22:13:00Z" w16du:dateUtc="2025-11-08T15:13:00Z"/>
        </w:rPr>
      </w:pPr>
      <w:ins w:id="116" w:author="Anh Pham" w:date="2025-11-08T22:13:00Z" w16du:dateUtc="2025-11-08T15:13:00Z">
        <w:r w:rsidRPr="00133256">
          <w:t>Hiện nay, các doanh nghiệp tại Việt Nam đang sản xuất 3 loại sản phẩm gạch ốp lát chính, đó là: gạch Cotto, gạch Ceramic, gạch Porcelain (gạch Granite). Khối lượng trung bình của các sản phẩm gạch gốm ốp lát được tham vấn các chuyên gia và giả định là 17,5 kg/m</w:t>
        </w:r>
        <w:r w:rsidRPr="00DB1302">
          <w:rPr>
            <w:vertAlign w:val="superscript"/>
            <w:rPrChange w:id="117" w:author="Anh Pham" w:date="2025-11-08T22:14:00Z" w16du:dateUtc="2025-11-08T15:14:00Z">
              <w:rPr/>
            </w:rPrChange>
          </w:rPr>
          <w:t>2</w:t>
        </w:r>
      </w:ins>
      <w:del w:id="118" w:author="Anh Pham" w:date="2025-11-08T22:13:00Z" w16du:dateUtc="2025-11-08T15:13:00Z">
        <w:r w:rsidR="00AD77BD" w:rsidRPr="00AD77BD" w:rsidDel="00133256">
          <w:delText>Đất sét là nguyên liệu chính cấu thành sản phẩm gạch ốp lát với tỉ trọng từ 30% cho tới 70% phối liệu xương gạch.</w:delText>
        </w:r>
        <w:r w:rsidR="00AD6FF7" w:rsidDel="00133256">
          <w:delText xml:space="preserve"> </w:delText>
        </w:r>
        <w:r w:rsidR="002F6B61" w:rsidDel="00133256">
          <w:delText>Giả định thành phần đất sét sẽ chiếm</w:delText>
        </w:r>
        <w:r w:rsidR="003867AE" w:rsidDel="00133256">
          <w:delText xml:space="preserve"> </w:delText>
        </w:r>
        <w:r w:rsidR="008637CF" w:rsidDel="00133256">
          <w:delText>trung bình 5</w:delText>
        </w:r>
        <w:r w:rsidR="003867AE" w:rsidDel="00133256">
          <w:delText>0% tỷ trọng thành phần của xương gạch</w:delText>
        </w:r>
      </w:del>
    </w:p>
    <w:p w14:paraId="0BB69C2D" w14:textId="0771D1BF" w:rsidR="00466E48" w:rsidRDefault="00466E48" w:rsidP="00DD40E8">
      <w:pPr>
        <w:pStyle w:val="Hue"/>
      </w:pPr>
      <w:del w:id="119" w:author="Anh Pham" w:date="2025-11-08T22:13:00Z" w16du:dateUtc="2025-11-08T15:13:00Z">
        <w:r w:rsidRPr="00466E48" w:rsidDel="00133256">
          <w:delText>Hiện nay, các doanh nghiệp tại Việt Nam đang sản xuất 3 loại sản phẩm gạch ốp lát chính, đó là: gạch Cotto, gạch Ceramic, gạch Porcelain (gạch Granite).</w:delText>
        </w:r>
        <w:r w:rsidDel="00133256">
          <w:delText xml:space="preserve"> Trong đó, </w:delText>
        </w:r>
        <w:r w:rsidRPr="00466E48" w:rsidDel="00133256">
          <w:delText>khoảng 30 - 35% là gạch granite kích thước từ 50</w:delText>
        </w:r>
        <w:r w:rsidR="00BD509B" w:rsidDel="00133256">
          <w:delText>cm</w:delText>
        </w:r>
        <w:r w:rsidRPr="00466E48" w:rsidDel="00133256">
          <w:delText>x50</w:delText>
        </w:r>
        <w:r w:rsidR="00BD509B" w:rsidDel="00133256">
          <w:delText>cm</w:delText>
        </w:r>
        <w:r w:rsidRPr="00466E48" w:rsidDel="00133256">
          <w:delText xml:space="preserve"> trở lên</w:delText>
        </w:r>
        <w:r w:rsidDel="00133256">
          <w:rPr>
            <w:rStyle w:val="FootnoteReference"/>
          </w:rPr>
          <w:footnoteReference w:id="3"/>
        </w:r>
        <w:r w:rsidDel="00133256">
          <w:delText xml:space="preserve">. </w:delText>
        </w:r>
        <w:r w:rsidR="007D5DA7" w:rsidDel="00133256">
          <w:delText xml:space="preserve">Với giả thiết trọng lượng của mỗi </w:delText>
        </w:r>
        <w:r w:rsidR="0044102A" w:rsidDel="00133256">
          <w:delText xml:space="preserve">viên </w:delText>
        </w:r>
        <w:r w:rsidR="007D5DA7" w:rsidDel="00133256">
          <w:delText xml:space="preserve">gạch gốm ốp lát lấy theo loại </w:delText>
        </w:r>
        <w:r w:rsidR="008A0054" w:rsidDel="00133256">
          <w:delText>gạch granite 50cmx50cm</w:delText>
        </w:r>
        <w:r w:rsidR="0044102A" w:rsidDel="00133256">
          <w:delText xml:space="preserve"> với trọng lượng 2,80 kg/viên</w:delText>
        </w:r>
        <w:r w:rsidR="008D30FB" w:rsidDel="00133256">
          <w:delText xml:space="preserve"> </w:delText>
        </w:r>
        <w:r w:rsidR="008D30FB" w:rsidRPr="00AD6FF7" w:rsidDel="00133256">
          <w:delText xml:space="preserve">tiêu chuẩn xây dựng TCVN 2737 - 2006: Tiêu chuẩn về tải </w:delText>
        </w:r>
        <w:r w:rsidR="008D30FB" w:rsidRPr="00AD6FF7" w:rsidDel="00133256">
          <w:lastRenderedPageBreak/>
          <w:delText>trọng và tác động</w:delText>
        </w:r>
        <w:r w:rsidR="0044102A" w:rsidDel="00133256">
          <w:delText xml:space="preserve">. Tương đương với trọng lượng riêng của gạch gốm ốp lát trung bình là </w:delText>
        </w:r>
        <w:r w:rsidR="006A1EBB" w:rsidDel="00133256">
          <w:delText>11,20 kg/m</w:delText>
        </w:r>
        <w:r w:rsidR="006A1EBB" w:rsidRPr="006A1EBB" w:rsidDel="00133256">
          <w:rPr>
            <w:vertAlign w:val="superscript"/>
          </w:rPr>
          <w:delText>2</w:delText>
        </w:r>
      </w:del>
      <w:r w:rsidR="006A1EBB">
        <w:t xml:space="preserve">. </w:t>
      </w:r>
      <w:r w:rsidR="0067072F" w:rsidRPr="00AD6FF7">
        <w:t>Ngoài ra, theo Tiêu chuẩn Việt Nam TCVN 4353:1986 về đất sét để sản xuất gạch ngói nung</w:t>
      </w:r>
      <w:r w:rsidR="003867AE">
        <w:t xml:space="preserve"> và gạch gốm ốp lát</w:t>
      </w:r>
      <w:r w:rsidR="0067072F" w:rsidRPr="00AD6FF7">
        <w:t>, tỷ lệ cacbonat không được phép vượt quá 6%. Nên ta có khối lượng nguyên liệu (đất sét) và lượng cacbonat sử dụng trong sản xuất gạch như bảng dưới đây.</w:t>
      </w:r>
    </w:p>
    <w:p w14:paraId="0906216D" w14:textId="459684CD" w:rsidR="009E467E" w:rsidRPr="00D753C4" w:rsidRDefault="00097659" w:rsidP="00097659">
      <w:pPr>
        <w:pStyle w:val="Caption"/>
        <w:pPrChange w:id="122" w:author="Anh Pham" w:date="2025-11-08T22:10:00Z" w16du:dateUtc="2025-11-08T15:10:00Z">
          <w:pPr>
            <w:pStyle w:val="Hue"/>
          </w:pPr>
        </w:pPrChange>
      </w:pPr>
      <w:bookmarkStart w:id="123" w:name="_Toc213536589"/>
      <w:ins w:id="124" w:author="Anh Pham" w:date="2025-11-08T22:10:00Z" w16du:dateUtc="2025-11-08T15:10:00Z">
        <w:r>
          <w:t xml:space="preserve">Bảng 4. </w:t>
        </w:r>
        <w:r>
          <w:fldChar w:fldCharType="begin"/>
        </w:r>
        <w:r>
          <w:instrText xml:space="preserve"> SEQ Bảng_4. \* ARABIC </w:instrText>
        </w:r>
      </w:ins>
      <w:r>
        <w:fldChar w:fldCharType="separate"/>
      </w:r>
      <w:r w:rsidR="00F56855">
        <w:rPr>
          <w:noProof/>
        </w:rPr>
        <w:t>9</w:t>
      </w:r>
      <w:ins w:id="125" w:author="Anh Pham" w:date="2025-11-08T22:10:00Z" w16du:dateUtc="2025-11-08T15:10:00Z">
        <w:r>
          <w:fldChar w:fldCharType="end"/>
        </w:r>
        <w:r>
          <w:rPr>
            <w:lang w:val="en-US"/>
          </w:rPr>
          <w:t xml:space="preserve">. </w:t>
        </w:r>
      </w:ins>
      <w:r w:rsidR="00627F72" w:rsidRPr="00D97841">
        <w:t xml:space="preserve">Khối lượng đất sét sử dụng cho sản xuất gạch </w:t>
      </w:r>
      <w:r w:rsidR="00627F72">
        <w:t>gốm ốp lát năm 2021 và 2022</w:t>
      </w:r>
      <w:bookmarkEnd w:id="123"/>
      <w:r w:rsidR="00AD6FF7" w:rsidRPr="00AD6FF7">
        <w:t xml:space="preserve"> </w:t>
      </w:r>
    </w:p>
    <w:tbl>
      <w:tblPr>
        <w:tblW w:w="87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3"/>
        <w:gridCol w:w="2268"/>
        <w:gridCol w:w="2622"/>
      </w:tblGrid>
      <w:tr w:rsidR="009E467E" w:rsidRPr="00D97841" w14:paraId="6A0AEABF" w14:textId="77777777" w:rsidTr="00561137">
        <w:trPr>
          <w:trHeight w:val="343"/>
          <w:jc w:val="center"/>
        </w:trPr>
        <w:tc>
          <w:tcPr>
            <w:tcW w:w="3823" w:type="dxa"/>
            <w:shd w:val="clear" w:color="auto" w:fill="E2EFD9"/>
            <w:noWrap/>
            <w:vAlign w:val="center"/>
            <w:hideMark/>
          </w:tcPr>
          <w:p w14:paraId="4B3D0360" w14:textId="77777777" w:rsidR="009E467E" w:rsidRPr="00D97841" w:rsidRDefault="009E467E" w:rsidP="00561137">
            <w:pPr>
              <w:rPr>
                <w:b/>
              </w:rPr>
            </w:pPr>
            <w:r w:rsidRPr="00D97841">
              <w:rPr>
                <w:b/>
              </w:rPr>
              <w:t>Đơn vị (</w:t>
            </w:r>
            <w:r>
              <w:rPr>
                <w:b/>
              </w:rPr>
              <w:t xml:space="preserve">nghìn </w:t>
            </w:r>
            <w:r w:rsidRPr="00D97841">
              <w:rPr>
                <w:b/>
              </w:rPr>
              <w:t>tấn)</w:t>
            </w:r>
          </w:p>
        </w:tc>
        <w:tc>
          <w:tcPr>
            <w:tcW w:w="2268" w:type="dxa"/>
            <w:shd w:val="clear" w:color="auto" w:fill="E2EFD9"/>
            <w:noWrap/>
            <w:vAlign w:val="center"/>
            <w:hideMark/>
          </w:tcPr>
          <w:p w14:paraId="7EB75D3A" w14:textId="77777777" w:rsidR="009E467E" w:rsidRPr="00D97841" w:rsidRDefault="009E467E" w:rsidP="00561137">
            <w:pPr>
              <w:rPr>
                <w:b/>
              </w:rPr>
            </w:pPr>
            <w:r w:rsidRPr="00D97841">
              <w:rPr>
                <w:b/>
              </w:rPr>
              <w:t>Sản lượng 20</w:t>
            </w:r>
            <w:r>
              <w:rPr>
                <w:b/>
              </w:rPr>
              <w:t>21</w:t>
            </w:r>
            <w:r w:rsidRPr="00D97841">
              <w:rPr>
                <w:b/>
              </w:rPr>
              <w:t xml:space="preserve"> </w:t>
            </w:r>
          </w:p>
        </w:tc>
        <w:tc>
          <w:tcPr>
            <w:tcW w:w="2622" w:type="dxa"/>
            <w:shd w:val="clear" w:color="auto" w:fill="E2EFD9"/>
            <w:noWrap/>
            <w:vAlign w:val="center"/>
            <w:hideMark/>
          </w:tcPr>
          <w:p w14:paraId="5B8074BA" w14:textId="77777777" w:rsidR="009E467E" w:rsidRPr="00D97841" w:rsidRDefault="009E467E" w:rsidP="00561137">
            <w:pPr>
              <w:rPr>
                <w:b/>
              </w:rPr>
            </w:pPr>
            <w:r w:rsidRPr="00D97841">
              <w:rPr>
                <w:b/>
              </w:rPr>
              <w:t>Sản lượng 202</w:t>
            </w:r>
            <w:r>
              <w:rPr>
                <w:b/>
              </w:rPr>
              <w:t>2</w:t>
            </w:r>
          </w:p>
        </w:tc>
      </w:tr>
      <w:tr w:rsidR="00C47D3E" w:rsidRPr="00D97841" w14:paraId="67BE1019" w14:textId="77777777" w:rsidTr="00A217E0">
        <w:trPr>
          <w:trHeight w:val="331"/>
          <w:jc w:val="center"/>
        </w:trPr>
        <w:tc>
          <w:tcPr>
            <w:tcW w:w="3823" w:type="dxa"/>
            <w:noWrap/>
            <w:vAlign w:val="center"/>
            <w:hideMark/>
          </w:tcPr>
          <w:p w14:paraId="3FDC7FCC" w14:textId="77777777" w:rsidR="00C47D3E" w:rsidRPr="00D97841" w:rsidRDefault="00C47D3E" w:rsidP="00C47D3E">
            <w:r w:rsidRPr="00D97841">
              <w:t xml:space="preserve">Khối lượng nguyên liệu (đất sét) </w:t>
            </w:r>
          </w:p>
        </w:tc>
        <w:tc>
          <w:tcPr>
            <w:tcW w:w="2268" w:type="dxa"/>
            <w:shd w:val="clear" w:color="FFFFFF" w:fill="FFFFFF"/>
            <w:noWrap/>
            <w:hideMark/>
          </w:tcPr>
          <w:p w14:paraId="091F89DB" w14:textId="4DCEE185" w:rsidR="00C47D3E" w:rsidRPr="00D97841" w:rsidRDefault="00C47D3E" w:rsidP="00C47D3E">
            <w:pPr>
              <w:jc w:val="center"/>
            </w:pPr>
            <w:ins w:id="126" w:author="Anh Pham" w:date="2025-11-08T22:14:00Z" w16du:dateUtc="2025-11-08T15:14:00Z">
              <w:r w:rsidRPr="002927AC">
                <w:t xml:space="preserve"> 4</w:t>
              </w:r>
              <w:r>
                <w:t>.</w:t>
              </w:r>
              <w:r w:rsidRPr="002927AC">
                <w:t>856</w:t>
              </w:r>
              <w:r>
                <w:t>,</w:t>
              </w:r>
              <w:r w:rsidRPr="002927AC">
                <w:t xml:space="preserve">25 </w:t>
              </w:r>
            </w:ins>
            <w:del w:id="127" w:author="Anh Pham" w:date="2025-11-08T22:14:00Z" w16du:dateUtc="2025-11-08T15:14:00Z">
              <w:r w:rsidRPr="00CF5949" w:rsidDel="004D3EE0">
                <w:delText xml:space="preserve"> 2</w:delText>
              </w:r>
              <w:r w:rsidDel="004D3EE0">
                <w:delText>.</w:delText>
              </w:r>
              <w:r w:rsidRPr="00CF5949" w:rsidDel="004D3EE0">
                <w:delText>464</w:delText>
              </w:r>
              <w:r w:rsidDel="004D3EE0">
                <w:delText>,</w:delText>
              </w:r>
              <w:r w:rsidRPr="00CF5949" w:rsidDel="004D3EE0">
                <w:delText xml:space="preserve">00 </w:delText>
              </w:r>
            </w:del>
          </w:p>
        </w:tc>
        <w:tc>
          <w:tcPr>
            <w:tcW w:w="2622" w:type="dxa"/>
            <w:shd w:val="clear" w:color="FFFFFF" w:fill="FFFFFF"/>
            <w:noWrap/>
            <w:hideMark/>
          </w:tcPr>
          <w:p w14:paraId="19F85ABF" w14:textId="1A2DC43C" w:rsidR="00C47D3E" w:rsidRPr="00D97841" w:rsidRDefault="00C47D3E" w:rsidP="00C47D3E">
            <w:pPr>
              <w:jc w:val="center"/>
            </w:pPr>
            <w:ins w:id="128" w:author="Anh Pham" w:date="2025-11-08T22:14:00Z" w16du:dateUtc="2025-11-08T15:14:00Z">
              <w:r w:rsidRPr="002927AC">
                <w:t xml:space="preserve"> 4</w:t>
              </w:r>
            </w:ins>
            <w:ins w:id="129" w:author="Anh Pham" w:date="2025-11-08T22:15:00Z" w16du:dateUtc="2025-11-08T15:15:00Z">
              <w:r>
                <w:t>.</w:t>
              </w:r>
            </w:ins>
            <w:ins w:id="130" w:author="Anh Pham" w:date="2025-11-08T22:14:00Z" w16du:dateUtc="2025-11-08T15:14:00Z">
              <w:r w:rsidRPr="002927AC">
                <w:t>869</w:t>
              </w:r>
              <w:r>
                <w:t>,</w:t>
              </w:r>
              <w:r w:rsidRPr="002927AC">
                <w:t xml:space="preserve">38 </w:t>
              </w:r>
            </w:ins>
            <w:del w:id="131" w:author="Anh Pham" w:date="2025-11-08T22:14:00Z" w16du:dateUtc="2025-11-08T15:14:00Z">
              <w:r w:rsidRPr="00CF5949" w:rsidDel="004D3EE0">
                <w:delText xml:space="preserve"> 2</w:delText>
              </w:r>
              <w:r w:rsidDel="004D3EE0">
                <w:delText>.</w:delText>
              </w:r>
              <w:r w:rsidRPr="00CF5949" w:rsidDel="004D3EE0">
                <w:delText>640</w:delText>
              </w:r>
              <w:r w:rsidDel="004D3EE0">
                <w:delText>,</w:delText>
              </w:r>
              <w:r w:rsidRPr="00CF5949" w:rsidDel="004D3EE0">
                <w:delText xml:space="preserve">40 </w:delText>
              </w:r>
            </w:del>
          </w:p>
        </w:tc>
      </w:tr>
      <w:tr w:rsidR="00C47D3E" w:rsidRPr="00D97841" w14:paraId="6AC96EF9" w14:textId="77777777" w:rsidTr="003068D5">
        <w:trPr>
          <w:trHeight w:val="331"/>
          <w:jc w:val="center"/>
        </w:trPr>
        <w:tc>
          <w:tcPr>
            <w:tcW w:w="3823" w:type="dxa"/>
            <w:noWrap/>
            <w:vAlign w:val="center"/>
          </w:tcPr>
          <w:p w14:paraId="017C9090" w14:textId="77777777" w:rsidR="00C47D3E" w:rsidRPr="00D97841" w:rsidRDefault="00C47D3E" w:rsidP="00C47D3E">
            <w:r w:rsidRPr="00D97841">
              <w:t>Lượng ca</w:t>
            </w:r>
            <w:r>
              <w:t>c</w:t>
            </w:r>
            <w:r w:rsidRPr="00D97841">
              <w:t>bonat (</w:t>
            </w:r>
            <w:r>
              <w:t>6</w:t>
            </w:r>
            <w:r w:rsidRPr="00D97841">
              <w:t>%)</w:t>
            </w:r>
          </w:p>
        </w:tc>
        <w:tc>
          <w:tcPr>
            <w:tcW w:w="2268" w:type="dxa"/>
            <w:shd w:val="clear" w:color="FFFFFF" w:fill="FFFFFF"/>
            <w:noWrap/>
          </w:tcPr>
          <w:p w14:paraId="22C292FF" w14:textId="5794FF2E" w:rsidR="00C47D3E" w:rsidRPr="00D97841" w:rsidRDefault="00C47D3E" w:rsidP="00C47D3E">
            <w:pPr>
              <w:jc w:val="center"/>
              <w:rPr>
                <w:color w:val="000000"/>
              </w:rPr>
            </w:pPr>
            <w:ins w:id="132" w:author="Anh Pham" w:date="2025-11-08T22:14:00Z" w16du:dateUtc="2025-11-08T15:14:00Z">
              <w:r w:rsidRPr="002927AC">
                <w:t xml:space="preserve"> 291</w:t>
              </w:r>
              <w:r>
                <w:t>,</w:t>
              </w:r>
              <w:r w:rsidRPr="002927AC">
                <w:t xml:space="preserve">38 </w:t>
              </w:r>
            </w:ins>
            <w:del w:id="133" w:author="Anh Pham" w:date="2025-11-08T22:14:00Z" w16du:dateUtc="2025-11-08T15:14:00Z">
              <w:r w:rsidRPr="00E33943" w:rsidDel="004D3EE0">
                <w:delText xml:space="preserve"> 147</w:delText>
              </w:r>
              <w:r w:rsidDel="004D3EE0">
                <w:delText>,</w:delText>
              </w:r>
              <w:r w:rsidRPr="00E33943" w:rsidDel="004D3EE0">
                <w:delText xml:space="preserve">84 </w:delText>
              </w:r>
            </w:del>
          </w:p>
        </w:tc>
        <w:tc>
          <w:tcPr>
            <w:tcW w:w="2622" w:type="dxa"/>
            <w:shd w:val="clear" w:color="FFFFFF" w:fill="FFFFFF"/>
            <w:noWrap/>
          </w:tcPr>
          <w:p w14:paraId="1D8DFA56" w14:textId="30C5044D" w:rsidR="00C47D3E" w:rsidRPr="00D97841" w:rsidRDefault="00C47D3E" w:rsidP="00C47D3E">
            <w:pPr>
              <w:jc w:val="center"/>
              <w:rPr>
                <w:color w:val="000000"/>
              </w:rPr>
            </w:pPr>
            <w:ins w:id="134" w:author="Anh Pham" w:date="2025-11-08T22:14:00Z" w16du:dateUtc="2025-11-08T15:14:00Z">
              <w:r w:rsidRPr="002927AC">
                <w:t xml:space="preserve"> 292</w:t>
              </w:r>
              <w:r>
                <w:t>,</w:t>
              </w:r>
              <w:r w:rsidRPr="002927AC">
                <w:t xml:space="preserve">16 </w:t>
              </w:r>
            </w:ins>
            <w:del w:id="135" w:author="Anh Pham" w:date="2025-11-08T22:14:00Z" w16du:dateUtc="2025-11-08T15:14:00Z">
              <w:r w:rsidRPr="00E33943" w:rsidDel="004D3EE0">
                <w:delText xml:space="preserve"> 158</w:delText>
              </w:r>
              <w:r w:rsidDel="004D3EE0">
                <w:delText>,</w:delText>
              </w:r>
              <w:r w:rsidRPr="00E33943" w:rsidDel="004D3EE0">
                <w:delText xml:space="preserve">42 </w:delText>
              </w:r>
            </w:del>
          </w:p>
        </w:tc>
      </w:tr>
    </w:tbl>
    <w:p w14:paraId="0EF1F63B" w14:textId="574DA359" w:rsidR="00AB0637" w:rsidRDefault="00AB0637" w:rsidP="00AB0637">
      <w:pPr>
        <w:pStyle w:val="abcd"/>
        <w:numPr>
          <w:ilvl w:val="0"/>
          <w:numId w:val="37"/>
        </w:numPr>
      </w:pPr>
      <w:r>
        <w:t xml:space="preserve">Hệ số phát thải </w:t>
      </w:r>
    </w:p>
    <w:p w14:paraId="737FE05D" w14:textId="77777777" w:rsidR="00AB0637" w:rsidRDefault="00AB0637" w:rsidP="00AB0637">
      <w:pPr>
        <w:pStyle w:val="Hue"/>
      </w:pPr>
      <w:r w:rsidRPr="00B9561A">
        <w:t>Theo Bảng 2.1, Chương 2, Phần 3, IPCC 2006 hệ số phát thải CO</w:t>
      </w:r>
      <w:r w:rsidRPr="00B9561A">
        <w:rPr>
          <w:vertAlign w:val="subscript"/>
        </w:rPr>
        <w:t>2</w:t>
      </w:r>
      <w:r w:rsidRPr="00B9561A">
        <w:t xml:space="preserve"> trên 1 tấn cacbonat là 0,43971 tấn CO</w:t>
      </w:r>
      <w:r w:rsidRPr="00B9561A">
        <w:rPr>
          <w:vertAlign w:val="subscript"/>
        </w:rPr>
        <w:t>2</w:t>
      </w:r>
      <w:r w:rsidRPr="00B9561A">
        <w:t>/tấn cacbonat</w:t>
      </w:r>
      <w:r>
        <w:t>.</w:t>
      </w:r>
    </w:p>
    <w:p w14:paraId="0BCF5310" w14:textId="1E595CDE" w:rsidR="00AB0637" w:rsidRDefault="00AB0637" w:rsidP="00AB0637">
      <w:pPr>
        <w:pStyle w:val="abcd"/>
        <w:numPr>
          <w:ilvl w:val="0"/>
          <w:numId w:val="37"/>
        </w:numPr>
      </w:pPr>
      <w:r>
        <w:t>Kết quả phát thải</w:t>
      </w:r>
    </w:p>
    <w:p w14:paraId="2BB24948" w14:textId="0200B493" w:rsidR="00AB0637" w:rsidRDefault="00AB0637" w:rsidP="00AB0637">
      <w:pPr>
        <w:pStyle w:val="Hue"/>
      </w:pPr>
      <w:r>
        <w:t>Lượng phát thải CO</w:t>
      </w:r>
      <w:r w:rsidRPr="00B9561A">
        <w:rPr>
          <w:vertAlign w:val="subscript"/>
        </w:rPr>
        <w:t>2</w:t>
      </w:r>
      <w:r>
        <w:t xml:space="preserve"> do sản xuất gạch </w:t>
      </w:r>
      <w:r w:rsidR="00B312F7">
        <w:t>gốm ốp lát</w:t>
      </w:r>
      <w:r>
        <w:t xml:space="preserve"> năm 2021 là: </w:t>
      </w:r>
    </w:p>
    <w:p w14:paraId="71B21908" w14:textId="0A55EE65" w:rsidR="00AB0637" w:rsidRPr="00B9561A" w:rsidRDefault="00C47D3E" w:rsidP="00AB0637">
      <w:pPr>
        <w:pStyle w:val="Hue"/>
      </w:pPr>
      <w:ins w:id="136" w:author="Anh Pham" w:date="2025-11-08T22:15:00Z" w16du:dateUtc="2025-11-08T15:15:00Z">
        <w:r>
          <w:t>291,38</w:t>
        </w:r>
      </w:ins>
      <w:del w:id="137" w:author="Anh Pham" w:date="2025-11-08T22:15:00Z" w16du:dateUtc="2025-11-08T15:15:00Z">
        <w:r w:rsidR="00B312F7" w:rsidRPr="00E33943" w:rsidDel="00C47D3E">
          <w:delText>147</w:delText>
        </w:r>
        <w:r w:rsidR="00B312F7" w:rsidDel="00C47D3E">
          <w:delText>,</w:delText>
        </w:r>
        <w:r w:rsidR="00B312F7" w:rsidRPr="00E33943" w:rsidDel="00C47D3E">
          <w:delText>84</w:delText>
        </w:r>
      </w:del>
      <w:r w:rsidR="00B312F7" w:rsidRPr="00E33943">
        <w:t xml:space="preserve"> </w:t>
      </w:r>
      <w:r w:rsidR="00AB0637" w:rsidRPr="00B9561A">
        <w:t xml:space="preserve">* 0,43971= </w:t>
      </w:r>
      <w:ins w:id="138" w:author="Anh Pham" w:date="2025-11-08T22:15:00Z" w16du:dateUtc="2025-11-08T15:15:00Z">
        <w:r>
          <w:t>128</w:t>
        </w:r>
      </w:ins>
      <w:del w:id="139" w:author="Anh Pham" w:date="2025-11-08T22:15:00Z" w16du:dateUtc="2025-11-08T15:15:00Z">
        <w:r w:rsidR="00B92F74" w:rsidDel="00C47D3E">
          <w:delText>65</w:delText>
        </w:r>
      </w:del>
      <w:r w:rsidR="00B92F74">
        <w:t>,</w:t>
      </w:r>
      <w:ins w:id="140" w:author="Anh Pham" w:date="2025-11-08T22:15:00Z" w16du:dateUtc="2025-11-08T15:15:00Z">
        <w:r>
          <w:t>12</w:t>
        </w:r>
      </w:ins>
      <w:del w:id="141" w:author="Anh Pham" w:date="2025-11-08T22:15:00Z" w16du:dateUtc="2025-11-08T15:15:00Z">
        <w:r w:rsidR="00B92F74" w:rsidDel="00C47D3E">
          <w:delText>00</w:delText>
        </w:r>
      </w:del>
      <w:r w:rsidR="00AB0637" w:rsidRPr="00B9561A">
        <w:t xml:space="preserve"> (nghìn tấn )</w:t>
      </w:r>
    </w:p>
    <w:p w14:paraId="58774BDB" w14:textId="3A4E3B01" w:rsidR="00AB0637" w:rsidRDefault="00AB0637" w:rsidP="00AB0637">
      <w:pPr>
        <w:pStyle w:val="Hue"/>
      </w:pPr>
      <w:r>
        <w:t>Lượng phát thải CO</w:t>
      </w:r>
      <w:r w:rsidRPr="00B9561A">
        <w:rPr>
          <w:vertAlign w:val="subscript"/>
        </w:rPr>
        <w:t>2</w:t>
      </w:r>
      <w:r>
        <w:t xml:space="preserve"> do sản xuất gạch </w:t>
      </w:r>
      <w:r w:rsidR="00B312F7">
        <w:t>gốm ốp lát</w:t>
      </w:r>
      <w:r>
        <w:t xml:space="preserve"> năm 2022 là:</w:t>
      </w:r>
    </w:p>
    <w:p w14:paraId="3C254935" w14:textId="35E530EC" w:rsidR="00745AFE" w:rsidRPr="00715D76" w:rsidRDefault="00C47D3E" w:rsidP="00715D76">
      <w:pPr>
        <w:pStyle w:val="Hue"/>
        <w:rPr>
          <w:color w:val="000000"/>
        </w:rPr>
      </w:pPr>
      <w:ins w:id="142" w:author="Anh Pham" w:date="2025-11-08T22:15:00Z" w16du:dateUtc="2025-11-08T15:15:00Z">
        <w:r>
          <w:t>292,16</w:t>
        </w:r>
      </w:ins>
      <w:del w:id="143" w:author="Anh Pham" w:date="2025-11-08T22:15:00Z" w16du:dateUtc="2025-11-08T15:15:00Z">
        <w:r w:rsidR="00715D76" w:rsidRPr="00E33943" w:rsidDel="00C47D3E">
          <w:delText>158</w:delText>
        </w:r>
        <w:r w:rsidR="00715D76" w:rsidDel="00C47D3E">
          <w:delText>,</w:delText>
        </w:r>
        <w:r w:rsidR="00715D76" w:rsidRPr="00E33943" w:rsidDel="00C47D3E">
          <w:delText>42</w:delText>
        </w:r>
      </w:del>
      <w:r w:rsidR="00715D76" w:rsidRPr="00E33943">
        <w:t xml:space="preserve"> </w:t>
      </w:r>
      <w:r w:rsidR="00AB0637" w:rsidRPr="00B9561A">
        <w:t xml:space="preserve">* 0,43971= </w:t>
      </w:r>
      <w:ins w:id="144" w:author="Anh Pham" w:date="2025-11-08T22:16:00Z" w16du:dateUtc="2025-11-08T15:16:00Z">
        <w:r>
          <w:t>128,47</w:t>
        </w:r>
      </w:ins>
      <w:del w:id="145" w:author="Anh Pham" w:date="2025-11-08T22:16:00Z" w16du:dateUtc="2025-11-08T15:16:00Z">
        <w:r w:rsidR="00AB0637" w:rsidDel="00C47D3E">
          <w:delText>6</w:delText>
        </w:r>
        <w:r w:rsidR="00B92F74" w:rsidDel="00C47D3E">
          <w:delText>9,66</w:delText>
        </w:r>
      </w:del>
      <w:r w:rsidR="00AB0637" w:rsidRPr="00B9561A">
        <w:t xml:space="preserve"> (nghìn tấn )</w:t>
      </w:r>
    </w:p>
    <w:p w14:paraId="304BA31C" w14:textId="77777777" w:rsidR="00865289" w:rsidRPr="00D753C4" w:rsidRDefault="00865289" w:rsidP="00B142C2">
      <w:pPr>
        <w:pStyle w:val="Heading5"/>
        <w:numPr>
          <w:ilvl w:val="3"/>
          <w:numId w:val="36"/>
        </w:numPr>
        <w:ind w:left="1530" w:hanging="641"/>
        <w:rPr>
          <w:rFonts w:eastAsia="Arial Unicode MS"/>
        </w:rPr>
      </w:pPr>
      <w:r w:rsidRPr="007C2D95">
        <w:rPr>
          <w:i/>
          <w:iCs/>
          <w:color w:val="auto"/>
        </w:rPr>
        <w:t xml:space="preserve"> Sử dụng tro Sô-đa (Soda Ash)</w:t>
      </w:r>
    </w:p>
    <w:p w14:paraId="60BD4854" w14:textId="0EA5B457" w:rsidR="00865289" w:rsidRDefault="00865289" w:rsidP="00AD77BD">
      <w:pPr>
        <w:pStyle w:val="Hue"/>
      </w:pPr>
      <w:r w:rsidRPr="00D753C4">
        <w:t xml:space="preserve">Tro </w:t>
      </w:r>
      <w:r>
        <w:t>s</w:t>
      </w:r>
      <w:r w:rsidRPr="00D753C4">
        <w:t>ô</w:t>
      </w:r>
      <w:r>
        <w:t>-</w:t>
      </w:r>
      <w:r w:rsidRPr="00D753C4">
        <w:t xml:space="preserve">đa được sử dụng trong nhiều ứng dụng, bao gồm sản xuất thủy tinh, xà phòng và chất tẩy rửa, khử lưu huỳnh bằng khí thải, hóa chất, bột giấy và giấy và các sản phẩm tiêu dùng phổ biến khác. Sản xuất và tiêu thụ tro </w:t>
      </w:r>
      <w:r>
        <w:t>s</w:t>
      </w:r>
      <w:r w:rsidRPr="00D753C4">
        <w:t>ô</w:t>
      </w:r>
      <w:r>
        <w:t>-</w:t>
      </w:r>
      <w:r w:rsidRPr="00D753C4">
        <w:t>đa (bao gồm cả Na</w:t>
      </w:r>
      <w:r w:rsidRPr="00AD77BD">
        <w:t>2</w:t>
      </w:r>
      <w:r w:rsidRPr="00D753C4">
        <w:t>CO</w:t>
      </w:r>
      <w:r w:rsidRPr="00AD77BD">
        <w:t>3</w:t>
      </w:r>
      <w:r w:rsidRPr="00D753C4">
        <w:t>) phát thải khí CO</w:t>
      </w:r>
      <w:r w:rsidRPr="00AD77BD">
        <w:t>2</w:t>
      </w:r>
      <w:r w:rsidRPr="00D753C4">
        <w:t xml:space="preserve">. Phát thải từ sử dụng tro </w:t>
      </w:r>
      <w:r>
        <w:t>s</w:t>
      </w:r>
      <w:r w:rsidRPr="00D753C4">
        <w:t>ô</w:t>
      </w:r>
      <w:r>
        <w:t>-</w:t>
      </w:r>
      <w:r w:rsidRPr="00D753C4">
        <w:t xml:space="preserve">đa được tính một phần trong </w:t>
      </w:r>
      <w:r>
        <w:t>q</w:t>
      </w:r>
      <w:r w:rsidRPr="00D753C4">
        <w:t xml:space="preserve">uá trình sản xuất thủy tinh (2A3), trong khi phát thải từ việc sử dụng tro </w:t>
      </w:r>
      <w:r>
        <w:t>s</w:t>
      </w:r>
      <w:r w:rsidRPr="00D753C4">
        <w:t>ô</w:t>
      </w:r>
      <w:r>
        <w:t>-</w:t>
      </w:r>
      <w:r w:rsidRPr="00D753C4">
        <w:t xml:space="preserve">đa còn có thể được tính trong các quá trình công nghiệp khoáng sản khác (2A5) và có thể được tính trong </w:t>
      </w:r>
      <w:r>
        <w:t>c</w:t>
      </w:r>
      <w:r w:rsidRPr="00D753C4">
        <w:t>ác quá trình công nghiệp và sử dụng sản phẩm khác (2H). Tương tự, khi tro s</w:t>
      </w:r>
      <w:r>
        <w:t>ô-đ</w:t>
      </w:r>
      <w:r w:rsidRPr="00D753C4">
        <w:t>a được sử dụng trong các loại nguồn khác như hóa chất, khí thải sẽ được báo cáo trong tiểu lĩnh v</w:t>
      </w:r>
      <w:r>
        <w:t>ự</w:t>
      </w:r>
      <w:r w:rsidRPr="00D753C4">
        <w:t xml:space="preserve">c đó. Do không có số liệu về tổng sản lượng tro sô-đa được sử dụng ở Việt Nam nên chưa tính được phát thải từ tiểu lĩnh vực các hoạt động sử dụng </w:t>
      </w:r>
      <w:r>
        <w:t>c</w:t>
      </w:r>
      <w:r w:rsidRPr="00D753C4">
        <w:t>ác-bo-nát khác (2A4), ngoại trừ một phần đã tính tại các tiểu vực 2A3.</w:t>
      </w:r>
    </w:p>
    <w:p w14:paraId="588CB294" w14:textId="77777777" w:rsidR="00865289" w:rsidRPr="00D753C4" w:rsidRDefault="00865289" w:rsidP="00B142C2">
      <w:pPr>
        <w:pStyle w:val="Heading5"/>
        <w:numPr>
          <w:ilvl w:val="3"/>
          <w:numId w:val="36"/>
        </w:numPr>
        <w:ind w:left="1530" w:hanging="641"/>
        <w:rPr>
          <w:rFonts w:eastAsia="Arial Unicode MS"/>
        </w:rPr>
      </w:pPr>
      <w:r w:rsidRPr="007C2D95">
        <w:rPr>
          <w:i/>
          <w:iCs/>
          <w:color w:val="auto"/>
        </w:rPr>
        <w:lastRenderedPageBreak/>
        <w:t>Sử dụng cacbonat trong sản xuất gạch nung</w:t>
      </w:r>
    </w:p>
    <w:p w14:paraId="28ABBF78" w14:textId="77777777" w:rsidR="00865289" w:rsidRPr="008D1D0B" w:rsidRDefault="00865289" w:rsidP="00865289">
      <w:pPr>
        <w:pStyle w:val="Hue"/>
      </w:pPr>
      <w:r w:rsidRPr="00D97841">
        <w:t xml:space="preserve">Phát thải liên quan đến quy trình sản xuất </w:t>
      </w:r>
      <w:r w:rsidRPr="00D97841">
        <w:rPr>
          <w:lang w:val="en-US"/>
        </w:rPr>
        <w:t xml:space="preserve">gạch </w:t>
      </w:r>
      <w:r w:rsidRPr="00D97841">
        <w:t>là kết quả của việc nung cacbonat trong đất sét</w:t>
      </w:r>
      <w:r w:rsidRPr="00D97841">
        <w:rPr>
          <w:lang w:val="en-US"/>
        </w:rPr>
        <w:t xml:space="preserve">. </w:t>
      </w:r>
      <w:r w:rsidRPr="00D97841">
        <w:t>Tương tự như quá trình sản xuất xi măng và vôi, cacbonat được đun nóng đến nhiệt độ cao trong lò nung, tạo ra oxit và CO</w:t>
      </w:r>
      <w:r w:rsidRPr="00D97841">
        <w:rPr>
          <w:vertAlign w:val="subscript"/>
        </w:rPr>
        <w:t>2</w:t>
      </w:r>
      <w:r>
        <w:t>.</w:t>
      </w:r>
    </w:p>
    <w:p w14:paraId="5FDD210E" w14:textId="77777777" w:rsidR="00865289" w:rsidRDefault="00865289" w:rsidP="00865289">
      <w:pPr>
        <w:pStyle w:val="abcd"/>
      </w:pPr>
      <w:r>
        <w:t>a. Phương pháp luận</w:t>
      </w:r>
    </w:p>
    <w:p w14:paraId="4149F459" w14:textId="31655712" w:rsidR="00865289" w:rsidRDefault="00865289" w:rsidP="00865289">
      <w:pPr>
        <w:pStyle w:val="Hue"/>
      </w:pPr>
      <w:r>
        <w:tab/>
      </w:r>
      <w:bookmarkStart w:id="146" w:name="_Hlk196688198"/>
      <w:r>
        <w:t xml:space="preserve">Phát thải KNK trong sản xuất gạch nung được tính toán theo hướng dẫn của IPCC 2006 phương pháp bậc </w:t>
      </w:r>
      <w:r w:rsidR="00C33C1D">
        <w:t>1</w:t>
      </w:r>
      <w:r>
        <w:t>.</w:t>
      </w:r>
    </w:p>
    <w:p w14:paraId="4D2FC124" w14:textId="77777777" w:rsidR="00865289" w:rsidRPr="00B9561A" w:rsidRDefault="00865289" w:rsidP="00865289">
      <w:pPr>
        <w:pStyle w:val="Hue"/>
      </w:pPr>
      <w:r w:rsidRPr="00B9561A">
        <w:t>CO</w:t>
      </w:r>
      <w:r w:rsidRPr="00B9561A">
        <w:rPr>
          <w:vertAlign w:val="subscript"/>
        </w:rPr>
        <w:t>2</w:t>
      </w:r>
      <w:r w:rsidRPr="00B9561A">
        <w:t xml:space="preserve"> Emissions = MC * Ef</w:t>
      </w:r>
    </w:p>
    <w:p w14:paraId="3C114E81" w14:textId="77777777" w:rsidR="00865289" w:rsidRDefault="00865289" w:rsidP="00865289">
      <w:pPr>
        <w:pStyle w:val="Hue"/>
      </w:pPr>
      <w:r>
        <w:t>Trong đó:</w:t>
      </w:r>
    </w:p>
    <w:p w14:paraId="7EFD8F30" w14:textId="77777777" w:rsidR="00865289" w:rsidRDefault="00865289" w:rsidP="00865289">
      <w:pPr>
        <w:pStyle w:val="Hue"/>
      </w:pPr>
      <w:r>
        <w:t>Mc: Khối lượng cacbonat dùng cho sản xuất gạch</w:t>
      </w:r>
    </w:p>
    <w:p w14:paraId="606B2CF5" w14:textId="77777777" w:rsidR="00865289" w:rsidRDefault="00865289" w:rsidP="00865289">
      <w:pPr>
        <w:pStyle w:val="Hue"/>
      </w:pPr>
      <w:r>
        <w:t>Ef: Hệ số phát thải do sử dụng cacbonat để sản xuất gạch</w:t>
      </w:r>
      <w:bookmarkEnd w:id="146"/>
    </w:p>
    <w:p w14:paraId="0AA88B0C" w14:textId="77777777" w:rsidR="00865289" w:rsidRPr="00D753C4" w:rsidRDefault="00865289" w:rsidP="00865289">
      <w:pPr>
        <w:pStyle w:val="abcd"/>
        <w:rPr>
          <w:rFonts w:eastAsia="MS Gothic"/>
        </w:rPr>
      </w:pPr>
      <w:r>
        <w:t xml:space="preserve">b. Số liệu hoạt động </w:t>
      </w:r>
    </w:p>
    <w:p w14:paraId="7EEB0F3E" w14:textId="0D55A543" w:rsidR="00865289" w:rsidRDefault="00865289" w:rsidP="00865289">
      <w:pPr>
        <w:pStyle w:val="Hue"/>
      </w:pPr>
      <w:r w:rsidRPr="00B9561A">
        <w:t xml:space="preserve">Theo thống kê của </w:t>
      </w:r>
      <w:r>
        <w:t>T</w:t>
      </w:r>
      <w:r w:rsidRPr="00B9561A">
        <w:t>ổng cục thống kê, sản lượng gạch sản xuất của năm 20</w:t>
      </w:r>
      <w:r w:rsidR="00B838D1">
        <w:t>21</w:t>
      </w:r>
      <w:r w:rsidRPr="00B9561A">
        <w:t xml:space="preserve"> và 202</w:t>
      </w:r>
      <w:r w:rsidR="00B838D1">
        <w:t>2</w:t>
      </w:r>
      <w:r w:rsidRPr="00B9561A">
        <w:t xml:space="preserve"> theo bảng dưới đây.</w:t>
      </w:r>
    </w:p>
    <w:p w14:paraId="1AB4AD18" w14:textId="0E50CAE8" w:rsidR="00865289" w:rsidRDefault="00865289" w:rsidP="00873F5C">
      <w:pPr>
        <w:pStyle w:val="BangHue"/>
      </w:pPr>
      <w:bookmarkStart w:id="147" w:name="_Toc169713679"/>
      <w:bookmarkStart w:id="148" w:name="_Toc213536590"/>
      <w:r>
        <w:t>Bảng 4.</w:t>
      </w:r>
      <w:r>
        <w:fldChar w:fldCharType="begin"/>
      </w:r>
      <w:r>
        <w:instrText xml:space="preserve"> SEQ Bảng_4. \* ARABIC </w:instrText>
      </w:r>
      <w:r>
        <w:fldChar w:fldCharType="separate"/>
      </w:r>
      <w:r w:rsidR="00F56855">
        <w:rPr>
          <w:noProof/>
        </w:rPr>
        <w:t>10</w:t>
      </w:r>
      <w:r>
        <w:rPr>
          <w:noProof/>
        </w:rPr>
        <w:fldChar w:fldCharType="end"/>
      </w:r>
      <w:r>
        <w:t xml:space="preserve">. </w:t>
      </w:r>
      <w:r w:rsidRPr="00D97841">
        <w:t xml:space="preserve">Sản lượng gạch </w:t>
      </w:r>
      <w:ins w:id="149" w:author="Anh Pham" w:date="2025-11-08T22:16:00Z" w16du:dateUtc="2025-11-08T15:16:00Z">
        <w:r w:rsidR="00434785">
          <w:t xml:space="preserve">nung </w:t>
        </w:r>
      </w:ins>
      <w:r w:rsidRPr="00D97841">
        <w:t>sản xuất năm 20</w:t>
      </w:r>
      <w:r w:rsidR="00B838D1">
        <w:t>21</w:t>
      </w:r>
      <w:r w:rsidRPr="00D97841">
        <w:t xml:space="preserve"> và năm 202</w:t>
      </w:r>
      <w:bookmarkEnd w:id="147"/>
      <w:r w:rsidR="00B838D1">
        <w:t>2</w:t>
      </w:r>
      <w:bookmarkEnd w:id="148"/>
    </w:p>
    <w:tbl>
      <w:tblPr>
        <w:tblW w:w="8789" w:type="dxa"/>
        <w:tblInd w:w="250" w:type="dxa"/>
        <w:tblLook w:val="04A0" w:firstRow="1" w:lastRow="0" w:firstColumn="1" w:lastColumn="0" w:noHBand="0" w:noVBand="1"/>
      </w:tblPr>
      <w:tblGrid>
        <w:gridCol w:w="2145"/>
        <w:gridCol w:w="2426"/>
        <w:gridCol w:w="4218"/>
      </w:tblGrid>
      <w:tr w:rsidR="00865289" w:rsidRPr="00D97841" w14:paraId="6E4A95D5" w14:textId="77777777" w:rsidTr="00844C62">
        <w:trPr>
          <w:trHeight w:val="343"/>
        </w:trPr>
        <w:tc>
          <w:tcPr>
            <w:tcW w:w="2145" w:type="dxa"/>
            <w:tcBorders>
              <w:top w:val="single" w:sz="4" w:space="0" w:color="auto"/>
              <w:left w:val="single" w:sz="4" w:space="0" w:color="auto"/>
              <w:bottom w:val="single" w:sz="4" w:space="0" w:color="auto"/>
              <w:right w:val="single" w:sz="4" w:space="0" w:color="auto"/>
            </w:tcBorders>
            <w:shd w:val="clear" w:color="auto" w:fill="E2EFD9"/>
            <w:noWrap/>
            <w:vAlign w:val="center"/>
            <w:hideMark/>
          </w:tcPr>
          <w:p w14:paraId="20613708" w14:textId="77777777" w:rsidR="00865289" w:rsidRPr="00D97841" w:rsidRDefault="00865289" w:rsidP="00844C62">
            <w:pPr>
              <w:jc w:val="center"/>
              <w:rPr>
                <w:b/>
              </w:rPr>
            </w:pPr>
            <w:r w:rsidRPr="00D97841">
              <w:rPr>
                <w:b/>
              </w:rPr>
              <w:t>Đơn vị</w:t>
            </w:r>
          </w:p>
        </w:tc>
        <w:tc>
          <w:tcPr>
            <w:tcW w:w="2426" w:type="dxa"/>
            <w:tcBorders>
              <w:top w:val="single" w:sz="4" w:space="0" w:color="auto"/>
              <w:left w:val="nil"/>
              <w:bottom w:val="single" w:sz="4" w:space="0" w:color="auto"/>
              <w:right w:val="single" w:sz="4" w:space="0" w:color="auto"/>
            </w:tcBorders>
            <w:shd w:val="clear" w:color="auto" w:fill="E2EFD9"/>
            <w:noWrap/>
            <w:vAlign w:val="center"/>
            <w:hideMark/>
          </w:tcPr>
          <w:p w14:paraId="4C88E20E" w14:textId="4D8E6D73" w:rsidR="00865289" w:rsidRPr="00D97841" w:rsidRDefault="00865289" w:rsidP="00844C62">
            <w:pPr>
              <w:jc w:val="center"/>
              <w:rPr>
                <w:b/>
              </w:rPr>
            </w:pPr>
            <w:r w:rsidRPr="00D97841">
              <w:rPr>
                <w:b/>
              </w:rPr>
              <w:t>Sản lượng 20</w:t>
            </w:r>
            <w:r w:rsidR="00B838D1">
              <w:rPr>
                <w:b/>
              </w:rPr>
              <w:t>21</w:t>
            </w:r>
          </w:p>
        </w:tc>
        <w:tc>
          <w:tcPr>
            <w:tcW w:w="4218" w:type="dxa"/>
            <w:tcBorders>
              <w:top w:val="single" w:sz="4" w:space="0" w:color="auto"/>
              <w:left w:val="nil"/>
              <w:bottom w:val="single" w:sz="4" w:space="0" w:color="auto"/>
              <w:right w:val="single" w:sz="4" w:space="0" w:color="auto"/>
            </w:tcBorders>
            <w:shd w:val="clear" w:color="auto" w:fill="E2EFD9"/>
            <w:noWrap/>
            <w:vAlign w:val="center"/>
            <w:hideMark/>
          </w:tcPr>
          <w:p w14:paraId="3A551D1C" w14:textId="485A8DA4" w:rsidR="00865289" w:rsidRPr="00D97841" w:rsidRDefault="00865289" w:rsidP="00844C62">
            <w:pPr>
              <w:jc w:val="center"/>
              <w:rPr>
                <w:b/>
              </w:rPr>
            </w:pPr>
            <w:r w:rsidRPr="00D97841">
              <w:rPr>
                <w:b/>
              </w:rPr>
              <w:t>Sản lượng 202</w:t>
            </w:r>
            <w:r w:rsidR="00B838D1">
              <w:rPr>
                <w:b/>
              </w:rPr>
              <w:t>2</w:t>
            </w:r>
          </w:p>
        </w:tc>
      </w:tr>
      <w:tr w:rsidR="00865289" w:rsidRPr="00D97841" w14:paraId="4E3BD619" w14:textId="77777777" w:rsidTr="00844C62">
        <w:trPr>
          <w:trHeight w:val="712"/>
        </w:trPr>
        <w:tc>
          <w:tcPr>
            <w:tcW w:w="2145" w:type="dxa"/>
            <w:tcBorders>
              <w:top w:val="nil"/>
              <w:left w:val="single" w:sz="4" w:space="0" w:color="auto"/>
              <w:bottom w:val="single" w:sz="4" w:space="0" w:color="auto"/>
              <w:right w:val="single" w:sz="4" w:space="0" w:color="auto"/>
            </w:tcBorders>
            <w:noWrap/>
            <w:vAlign w:val="center"/>
            <w:hideMark/>
          </w:tcPr>
          <w:p w14:paraId="3E630457" w14:textId="0BB21A0B" w:rsidR="00865289" w:rsidRPr="00D97841" w:rsidRDefault="00E42165" w:rsidP="00844C62">
            <w:pPr>
              <w:jc w:val="center"/>
            </w:pPr>
            <w:commentRangeStart w:id="150"/>
            <w:r>
              <w:t>Triệu v</w:t>
            </w:r>
            <w:r w:rsidR="00865289" w:rsidRPr="00D97841">
              <w:t>iên</w:t>
            </w:r>
            <w:commentRangeEnd w:id="150"/>
            <w:r w:rsidR="00A90DF4">
              <w:rPr>
                <w:rStyle w:val="CommentReference"/>
                <w:rFonts w:eastAsia="MS Mincho"/>
                <w:kern w:val="2"/>
                <w:lang w:val="vi-VN" w:eastAsia="x-none"/>
              </w:rPr>
              <w:commentReference w:id="150"/>
            </w:r>
          </w:p>
        </w:tc>
        <w:tc>
          <w:tcPr>
            <w:tcW w:w="2426" w:type="dxa"/>
            <w:tcBorders>
              <w:top w:val="nil"/>
              <w:left w:val="nil"/>
              <w:bottom w:val="single" w:sz="4" w:space="0" w:color="auto"/>
              <w:right w:val="single" w:sz="4" w:space="0" w:color="auto"/>
            </w:tcBorders>
            <w:shd w:val="clear" w:color="FFFFFF" w:fill="FFFFFF"/>
            <w:noWrap/>
            <w:vAlign w:val="center"/>
            <w:hideMark/>
          </w:tcPr>
          <w:p w14:paraId="77AA5019" w14:textId="5DE2E738" w:rsidR="00865289" w:rsidRPr="00D97841" w:rsidRDefault="00865289" w:rsidP="00844C62">
            <w:pPr>
              <w:jc w:val="center"/>
            </w:pPr>
            <w:r w:rsidRPr="00D97841">
              <w:t>1</w:t>
            </w:r>
            <w:r w:rsidR="00E2517E">
              <w:t>2.801</w:t>
            </w:r>
            <w:r w:rsidR="00007560">
              <w:t>,00</w:t>
            </w:r>
          </w:p>
        </w:tc>
        <w:tc>
          <w:tcPr>
            <w:tcW w:w="4218" w:type="dxa"/>
            <w:tcBorders>
              <w:top w:val="nil"/>
              <w:left w:val="nil"/>
              <w:bottom w:val="single" w:sz="4" w:space="0" w:color="auto"/>
              <w:right w:val="single" w:sz="4" w:space="0" w:color="auto"/>
            </w:tcBorders>
            <w:shd w:val="clear" w:color="FFFFFF" w:fill="FFFFFF"/>
            <w:noWrap/>
            <w:vAlign w:val="center"/>
            <w:hideMark/>
          </w:tcPr>
          <w:p w14:paraId="5BCFCEC2" w14:textId="7561D432" w:rsidR="00865289" w:rsidRPr="00D97841" w:rsidRDefault="00865289" w:rsidP="00844C62">
            <w:pPr>
              <w:jc w:val="center"/>
            </w:pPr>
            <w:r w:rsidRPr="00D97841">
              <w:t>1</w:t>
            </w:r>
            <w:r w:rsidR="00007560">
              <w:t>1.085</w:t>
            </w:r>
            <w:r w:rsidRPr="00D97841">
              <w:t>,00</w:t>
            </w:r>
          </w:p>
        </w:tc>
      </w:tr>
    </w:tbl>
    <w:p w14:paraId="68914CF4" w14:textId="3E674186" w:rsidR="00865289" w:rsidRPr="00B9561A" w:rsidRDefault="00535219" w:rsidP="00865289">
      <w:pPr>
        <w:pStyle w:val="Hue"/>
      </w:pPr>
      <w:bookmarkStart w:id="151" w:name="_Hlk196690829"/>
      <w:ins w:id="152" w:author="Anh Pham" w:date="2025-11-08T22:22:00Z" w16du:dateUtc="2025-11-08T15:22:00Z">
        <w:r w:rsidRPr="00535219">
          <w:t>Với giả thiết khối lượng đất sét sử dụng cho 1 viên gạch là 1,7kg/ viên gạch</w:t>
        </w:r>
      </w:ins>
      <w:del w:id="153" w:author="Anh Pham" w:date="2025-11-08T22:22:00Z" w16du:dateUtc="2025-11-08T15:22:00Z">
        <w:r w:rsidR="00865289" w:rsidRPr="00B9561A" w:rsidDel="00535219">
          <w:delText xml:space="preserve">Với giả thiết </w:delText>
        </w:r>
        <w:r w:rsidR="00865289" w:rsidRPr="00E32AD5" w:rsidDel="00535219">
          <w:delText>rọng lượng của mỗi viên gạch lấy theo loại gạch nung 4 lỗ 10x10x20 cm với trọng lượng 1,60 kg/viên theo tiêu chuẩn xây dựng TCVN 2737 - 2006: Tiêu chuẩn về tải trọng và tác động</w:delText>
        </w:r>
      </w:del>
      <w:r w:rsidR="00865289" w:rsidRPr="00E32AD5">
        <w:t>.</w:t>
      </w:r>
      <w:r w:rsidR="00865289" w:rsidRPr="00B9561A">
        <w:t xml:space="preserve"> </w:t>
      </w:r>
      <w:r w:rsidR="00865289">
        <w:t>Ngoài ra,</w:t>
      </w:r>
      <w:r w:rsidR="00865289" w:rsidRPr="00B9561A">
        <w:t xml:space="preserve"> theo </w:t>
      </w:r>
      <w:r w:rsidR="00865289" w:rsidRPr="00E32AD5">
        <w:t>Tiêu chuẩn Việt Nam TCVN 4353:1986 về đất sét để sản xuất gạch ngói nung</w:t>
      </w:r>
      <w:r w:rsidR="0067072F">
        <w:t>,</w:t>
      </w:r>
      <w:r w:rsidR="00865289">
        <w:t xml:space="preserve"> </w:t>
      </w:r>
      <w:r w:rsidR="00865289" w:rsidRPr="00B9561A">
        <w:t xml:space="preserve">tỷ lệ cacbonat không được phép vượt quá </w:t>
      </w:r>
      <w:r w:rsidR="00865289">
        <w:t>6</w:t>
      </w:r>
      <w:r w:rsidR="00865289" w:rsidRPr="00B9561A">
        <w:t>%. Nên ta có khối lượng nguyên liệu (đất sét) và lượng cacbonat</w:t>
      </w:r>
      <w:r w:rsidR="00865289" w:rsidRPr="00B9561A" w:rsidDel="000F1027">
        <w:t xml:space="preserve"> </w:t>
      </w:r>
      <w:r w:rsidR="00865289" w:rsidRPr="00B9561A">
        <w:t>sử dụng trong sản xuất gạch như bảng dưới đây.</w:t>
      </w:r>
      <w:bookmarkEnd w:id="151"/>
    </w:p>
    <w:p w14:paraId="29421E9C" w14:textId="5D201E45" w:rsidR="00865289" w:rsidRPr="00D97841" w:rsidRDefault="00865289" w:rsidP="00865289">
      <w:pPr>
        <w:pStyle w:val="Caption"/>
      </w:pPr>
      <w:bookmarkStart w:id="154" w:name="_Toc169713680"/>
      <w:bookmarkStart w:id="155" w:name="_Toc213536591"/>
      <w:r>
        <w:t>Bảng 4.</w:t>
      </w:r>
      <w:r>
        <w:fldChar w:fldCharType="begin"/>
      </w:r>
      <w:r>
        <w:instrText xml:space="preserve"> SEQ Bảng_4. \* ARABIC </w:instrText>
      </w:r>
      <w:r>
        <w:fldChar w:fldCharType="separate"/>
      </w:r>
      <w:r w:rsidR="00F56855">
        <w:rPr>
          <w:noProof/>
        </w:rPr>
        <w:t>11</w:t>
      </w:r>
      <w:r>
        <w:fldChar w:fldCharType="end"/>
      </w:r>
      <w:r>
        <w:t xml:space="preserve">. </w:t>
      </w:r>
      <w:r w:rsidRPr="00D97841">
        <w:t>Khối lượng đất sét sử dụng cho sản xuất gạch nung</w:t>
      </w:r>
      <w:bookmarkEnd w:id="154"/>
      <w:bookmarkEnd w:id="155"/>
    </w:p>
    <w:tbl>
      <w:tblPr>
        <w:tblW w:w="87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3"/>
        <w:gridCol w:w="2268"/>
        <w:gridCol w:w="2622"/>
        <w:tblGridChange w:id="156">
          <w:tblGrid>
            <w:gridCol w:w="3823"/>
            <w:gridCol w:w="2268"/>
            <w:gridCol w:w="2622"/>
          </w:tblGrid>
        </w:tblGridChange>
      </w:tblGrid>
      <w:tr w:rsidR="00865289" w:rsidRPr="00D97841" w14:paraId="4B05FB15" w14:textId="77777777" w:rsidTr="00844C62">
        <w:trPr>
          <w:trHeight w:val="343"/>
          <w:jc w:val="center"/>
        </w:trPr>
        <w:tc>
          <w:tcPr>
            <w:tcW w:w="3823" w:type="dxa"/>
            <w:shd w:val="clear" w:color="auto" w:fill="E2EFD9"/>
            <w:noWrap/>
            <w:vAlign w:val="center"/>
            <w:hideMark/>
          </w:tcPr>
          <w:p w14:paraId="689D04B6" w14:textId="2B089293" w:rsidR="00865289" w:rsidRPr="00D97841" w:rsidRDefault="00865289" w:rsidP="00844C62">
            <w:pPr>
              <w:rPr>
                <w:b/>
              </w:rPr>
            </w:pPr>
            <w:r w:rsidRPr="00D97841">
              <w:rPr>
                <w:b/>
              </w:rPr>
              <w:t>Đơn vị (</w:t>
            </w:r>
            <w:r w:rsidR="000D0CE1">
              <w:rPr>
                <w:b/>
              </w:rPr>
              <w:t xml:space="preserve">nghìn </w:t>
            </w:r>
            <w:r w:rsidRPr="00D97841">
              <w:rPr>
                <w:b/>
              </w:rPr>
              <w:t>tấn)</w:t>
            </w:r>
          </w:p>
        </w:tc>
        <w:tc>
          <w:tcPr>
            <w:tcW w:w="2268" w:type="dxa"/>
            <w:shd w:val="clear" w:color="auto" w:fill="E2EFD9"/>
            <w:noWrap/>
            <w:vAlign w:val="center"/>
            <w:hideMark/>
          </w:tcPr>
          <w:p w14:paraId="6ACAA33D" w14:textId="0C00BBD1" w:rsidR="00865289" w:rsidRPr="00D97841" w:rsidRDefault="00865289" w:rsidP="00844C62">
            <w:pPr>
              <w:rPr>
                <w:b/>
              </w:rPr>
            </w:pPr>
            <w:r w:rsidRPr="00D97841">
              <w:rPr>
                <w:b/>
              </w:rPr>
              <w:t>Sản lượng 20</w:t>
            </w:r>
            <w:r w:rsidR="002D48EB">
              <w:rPr>
                <w:b/>
              </w:rPr>
              <w:t>21</w:t>
            </w:r>
            <w:r w:rsidRPr="00D97841">
              <w:rPr>
                <w:b/>
              </w:rPr>
              <w:t xml:space="preserve"> </w:t>
            </w:r>
          </w:p>
        </w:tc>
        <w:tc>
          <w:tcPr>
            <w:tcW w:w="2622" w:type="dxa"/>
            <w:shd w:val="clear" w:color="auto" w:fill="E2EFD9"/>
            <w:noWrap/>
            <w:vAlign w:val="center"/>
            <w:hideMark/>
          </w:tcPr>
          <w:p w14:paraId="7AE5554A" w14:textId="7FCA35F5" w:rsidR="00865289" w:rsidRPr="00D97841" w:rsidRDefault="00865289" w:rsidP="00844C62">
            <w:pPr>
              <w:rPr>
                <w:b/>
              </w:rPr>
            </w:pPr>
            <w:r w:rsidRPr="00D97841">
              <w:rPr>
                <w:b/>
              </w:rPr>
              <w:t>Sản lượng 202</w:t>
            </w:r>
            <w:r w:rsidR="002D48EB">
              <w:rPr>
                <w:b/>
              </w:rPr>
              <w:t>2</w:t>
            </w:r>
          </w:p>
        </w:tc>
      </w:tr>
      <w:tr w:rsidR="00877105" w:rsidRPr="00D97841" w14:paraId="7132A99E" w14:textId="77777777" w:rsidTr="00A31FBB">
        <w:tblPrEx>
          <w:tblW w:w="87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157" w:author="Anh Pham" w:date="2025-11-08T22:22:00Z" w16du:dateUtc="2025-11-08T15:22:00Z">
            <w:tblPrEx>
              <w:tblW w:w="87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331"/>
          <w:jc w:val="center"/>
          <w:trPrChange w:id="158" w:author="Anh Pham" w:date="2025-11-08T22:22:00Z" w16du:dateUtc="2025-11-08T15:22:00Z">
            <w:trPr>
              <w:trHeight w:val="331"/>
              <w:jc w:val="center"/>
            </w:trPr>
          </w:trPrChange>
        </w:trPr>
        <w:tc>
          <w:tcPr>
            <w:tcW w:w="3823" w:type="dxa"/>
            <w:noWrap/>
            <w:vAlign w:val="center"/>
            <w:hideMark/>
            <w:tcPrChange w:id="159" w:author="Anh Pham" w:date="2025-11-08T22:22:00Z" w16du:dateUtc="2025-11-08T15:22:00Z">
              <w:tcPr>
                <w:tcW w:w="3823" w:type="dxa"/>
                <w:noWrap/>
                <w:vAlign w:val="center"/>
                <w:hideMark/>
              </w:tcPr>
            </w:tcPrChange>
          </w:tcPr>
          <w:p w14:paraId="3F7E3091" w14:textId="77777777" w:rsidR="00877105" w:rsidRPr="00D97841" w:rsidRDefault="00877105" w:rsidP="00877105">
            <w:r w:rsidRPr="00D97841">
              <w:t xml:space="preserve">Khối lượng nguyên liệu (đất sét) </w:t>
            </w:r>
          </w:p>
        </w:tc>
        <w:tc>
          <w:tcPr>
            <w:tcW w:w="2268" w:type="dxa"/>
            <w:shd w:val="clear" w:color="FFFFFF" w:fill="FFFFFF"/>
            <w:noWrap/>
            <w:hideMark/>
            <w:tcPrChange w:id="160" w:author="Anh Pham" w:date="2025-11-08T22:22:00Z" w16du:dateUtc="2025-11-08T15:22:00Z">
              <w:tcPr>
                <w:tcW w:w="2268" w:type="dxa"/>
                <w:shd w:val="clear" w:color="FFFFFF" w:fill="FFFFFF"/>
                <w:noWrap/>
                <w:vAlign w:val="center"/>
                <w:hideMark/>
              </w:tcPr>
            </w:tcPrChange>
          </w:tcPr>
          <w:p w14:paraId="6719FFA4" w14:textId="14F65B2F" w:rsidR="00877105" w:rsidRPr="00D97841" w:rsidRDefault="00877105" w:rsidP="00877105">
            <w:pPr>
              <w:jc w:val="center"/>
            </w:pPr>
            <w:ins w:id="161" w:author="Anh Pham" w:date="2025-11-08T22:22:00Z" w16du:dateUtc="2025-11-08T15:22:00Z">
              <w:r w:rsidRPr="0070504D">
                <w:t xml:space="preserve"> 21</w:t>
              </w:r>
            </w:ins>
            <w:ins w:id="162" w:author="Anh Pham" w:date="2025-11-08T22:23:00Z" w16du:dateUtc="2025-11-08T15:23:00Z">
              <w:r>
                <w:t>.</w:t>
              </w:r>
            </w:ins>
            <w:ins w:id="163" w:author="Anh Pham" w:date="2025-11-08T22:22:00Z" w16du:dateUtc="2025-11-08T15:22:00Z">
              <w:r w:rsidRPr="0070504D">
                <w:t>761</w:t>
              </w:r>
            </w:ins>
            <w:ins w:id="164" w:author="Anh Pham" w:date="2025-11-08T22:23:00Z" w16du:dateUtc="2025-11-08T15:23:00Z">
              <w:r>
                <w:t>,</w:t>
              </w:r>
            </w:ins>
            <w:ins w:id="165" w:author="Anh Pham" w:date="2025-11-08T22:22:00Z" w16du:dateUtc="2025-11-08T15:22:00Z">
              <w:r w:rsidRPr="0070504D">
                <w:t xml:space="preserve">70 </w:t>
              </w:r>
            </w:ins>
            <w:del w:id="166" w:author="Anh Pham" w:date="2025-11-08T22:22:00Z" w16du:dateUtc="2025-11-08T15:22:00Z">
              <w:r w:rsidRPr="002D48EB" w:rsidDel="00A31FBB">
                <w:rPr>
                  <w:color w:val="000000"/>
                </w:rPr>
                <w:delText>20</w:delText>
              </w:r>
              <w:r w:rsidDel="00A31FBB">
                <w:rPr>
                  <w:color w:val="000000"/>
                </w:rPr>
                <w:delText>.</w:delText>
              </w:r>
              <w:r w:rsidRPr="002D48EB" w:rsidDel="00A31FBB">
                <w:rPr>
                  <w:color w:val="000000"/>
                </w:rPr>
                <w:delText>481,60</w:delText>
              </w:r>
            </w:del>
          </w:p>
        </w:tc>
        <w:tc>
          <w:tcPr>
            <w:tcW w:w="2622" w:type="dxa"/>
            <w:shd w:val="clear" w:color="FFFFFF" w:fill="FFFFFF"/>
            <w:noWrap/>
            <w:hideMark/>
            <w:tcPrChange w:id="167" w:author="Anh Pham" w:date="2025-11-08T22:22:00Z" w16du:dateUtc="2025-11-08T15:22:00Z">
              <w:tcPr>
                <w:tcW w:w="2622" w:type="dxa"/>
                <w:shd w:val="clear" w:color="FFFFFF" w:fill="FFFFFF"/>
                <w:noWrap/>
                <w:vAlign w:val="center"/>
                <w:hideMark/>
              </w:tcPr>
            </w:tcPrChange>
          </w:tcPr>
          <w:p w14:paraId="6B713607" w14:textId="00C60912" w:rsidR="00877105" w:rsidRPr="00D97841" w:rsidRDefault="00877105" w:rsidP="00877105">
            <w:pPr>
              <w:jc w:val="center"/>
            </w:pPr>
            <w:ins w:id="168" w:author="Anh Pham" w:date="2025-11-08T22:22:00Z" w16du:dateUtc="2025-11-08T15:22:00Z">
              <w:r w:rsidRPr="0070504D">
                <w:t xml:space="preserve"> 16</w:t>
              </w:r>
            </w:ins>
            <w:ins w:id="169" w:author="Anh Pham" w:date="2025-11-08T22:23:00Z" w16du:dateUtc="2025-11-08T15:23:00Z">
              <w:r>
                <w:t>.</w:t>
              </w:r>
            </w:ins>
            <w:ins w:id="170" w:author="Anh Pham" w:date="2025-11-08T22:22:00Z" w16du:dateUtc="2025-11-08T15:22:00Z">
              <w:r w:rsidRPr="0070504D">
                <w:t>627</w:t>
              </w:r>
            </w:ins>
            <w:ins w:id="171" w:author="Anh Pham" w:date="2025-11-08T22:23:00Z" w16du:dateUtc="2025-11-08T15:23:00Z">
              <w:r>
                <w:t>,</w:t>
              </w:r>
            </w:ins>
            <w:ins w:id="172" w:author="Anh Pham" w:date="2025-11-08T22:22:00Z" w16du:dateUtc="2025-11-08T15:22:00Z">
              <w:r w:rsidRPr="0070504D">
                <w:t xml:space="preserve">50 </w:t>
              </w:r>
            </w:ins>
            <w:del w:id="173" w:author="Anh Pham" w:date="2025-11-08T22:22:00Z" w16du:dateUtc="2025-11-08T15:22:00Z">
              <w:r w:rsidRPr="00027163" w:rsidDel="00A31FBB">
                <w:rPr>
                  <w:color w:val="000000"/>
                </w:rPr>
                <w:delText>17</w:delText>
              </w:r>
              <w:r w:rsidDel="00A31FBB">
                <w:rPr>
                  <w:color w:val="000000"/>
                </w:rPr>
                <w:delText>.</w:delText>
              </w:r>
              <w:r w:rsidRPr="00027163" w:rsidDel="00A31FBB">
                <w:rPr>
                  <w:color w:val="000000"/>
                </w:rPr>
                <w:delText>736</w:delText>
              </w:r>
              <w:r w:rsidDel="00A31FBB">
                <w:rPr>
                  <w:color w:val="000000"/>
                </w:rPr>
                <w:delText>,</w:delText>
              </w:r>
              <w:r w:rsidRPr="00027163" w:rsidDel="00A31FBB">
                <w:rPr>
                  <w:color w:val="000000"/>
                </w:rPr>
                <w:delText>00</w:delText>
              </w:r>
            </w:del>
          </w:p>
        </w:tc>
      </w:tr>
      <w:tr w:rsidR="00877105" w:rsidRPr="00D97841" w14:paraId="179E58FD" w14:textId="77777777" w:rsidTr="00A31FBB">
        <w:tblPrEx>
          <w:tblW w:w="87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174" w:author="Anh Pham" w:date="2025-11-08T22:22:00Z" w16du:dateUtc="2025-11-08T15:22:00Z">
            <w:tblPrEx>
              <w:tblW w:w="87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331"/>
          <w:jc w:val="center"/>
          <w:trPrChange w:id="175" w:author="Anh Pham" w:date="2025-11-08T22:22:00Z" w16du:dateUtc="2025-11-08T15:22:00Z">
            <w:trPr>
              <w:trHeight w:val="331"/>
              <w:jc w:val="center"/>
            </w:trPr>
          </w:trPrChange>
        </w:trPr>
        <w:tc>
          <w:tcPr>
            <w:tcW w:w="3823" w:type="dxa"/>
            <w:noWrap/>
            <w:vAlign w:val="center"/>
            <w:tcPrChange w:id="176" w:author="Anh Pham" w:date="2025-11-08T22:22:00Z" w16du:dateUtc="2025-11-08T15:22:00Z">
              <w:tcPr>
                <w:tcW w:w="3823" w:type="dxa"/>
                <w:noWrap/>
                <w:vAlign w:val="center"/>
              </w:tcPr>
            </w:tcPrChange>
          </w:tcPr>
          <w:p w14:paraId="3FA21500" w14:textId="717B7AEB" w:rsidR="00877105" w:rsidRPr="00D97841" w:rsidRDefault="00877105" w:rsidP="00877105">
            <w:r w:rsidRPr="00D97841">
              <w:t>Lượng ca</w:t>
            </w:r>
            <w:r>
              <w:t>c</w:t>
            </w:r>
            <w:r w:rsidRPr="00D97841">
              <w:t>bonat (</w:t>
            </w:r>
            <w:r>
              <w:t>6</w:t>
            </w:r>
            <w:r w:rsidRPr="00D97841">
              <w:t>%)</w:t>
            </w:r>
          </w:p>
        </w:tc>
        <w:tc>
          <w:tcPr>
            <w:tcW w:w="2268" w:type="dxa"/>
            <w:shd w:val="clear" w:color="FFFFFF" w:fill="FFFFFF"/>
            <w:noWrap/>
            <w:tcPrChange w:id="177" w:author="Anh Pham" w:date="2025-11-08T22:22:00Z" w16du:dateUtc="2025-11-08T15:22:00Z">
              <w:tcPr>
                <w:tcW w:w="2268" w:type="dxa"/>
                <w:shd w:val="clear" w:color="FFFFFF" w:fill="FFFFFF"/>
                <w:noWrap/>
                <w:vAlign w:val="center"/>
              </w:tcPr>
            </w:tcPrChange>
          </w:tcPr>
          <w:p w14:paraId="480C6B8E" w14:textId="468CD279" w:rsidR="00877105" w:rsidRPr="00D97841" w:rsidRDefault="00877105" w:rsidP="00877105">
            <w:pPr>
              <w:jc w:val="center"/>
              <w:rPr>
                <w:color w:val="000000"/>
              </w:rPr>
            </w:pPr>
            <w:ins w:id="178" w:author="Anh Pham" w:date="2025-11-08T22:22:00Z" w16du:dateUtc="2025-11-08T15:22:00Z">
              <w:r w:rsidRPr="0070504D">
                <w:t xml:space="preserve"> 1</w:t>
              </w:r>
            </w:ins>
            <w:ins w:id="179" w:author="Anh Pham" w:date="2025-11-08T22:23:00Z" w16du:dateUtc="2025-11-08T15:23:00Z">
              <w:r>
                <w:t>.</w:t>
              </w:r>
            </w:ins>
            <w:ins w:id="180" w:author="Anh Pham" w:date="2025-11-08T22:22:00Z" w16du:dateUtc="2025-11-08T15:22:00Z">
              <w:r w:rsidRPr="0070504D">
                <w:t>305</w:t>
              </w:r>
            </w:ins>
            <w:ins w:id="181" w:author="Anh Pham" w:date="2025-11-08T22:23:00Z" w16du:dateUtc="2025-11-08T15:23:00Z">
              <w:r>
                <w:t>,</w:t>
              </w:r>
            </w:ins>
            <w:ins w:id="182" w:author="Anh Pham" w:date="2025-11-08T22:22:00Z" w16du:dateUtc="2025-11-08T15:22:00Z">
              <w:r w:rsidRPr="0070504D">
                <w:t xml:space="preserve">70 </w:t>
              </w:r>
            </w:ins>
            <w:del w:id="183" w:author="Anh Pham" w:date="2025-11-08T22:22:00Z" w16du:dateUtc="2025-11-08T15:22:00Z">
              <w:r w:rsidRPr="00C53D57" w:rsidDel="00A31FBB">
                <w:rPr>
                  <w:color w:val="000000"/>
                </w:rPr>
                <w:delText>1</w:delText>
              </w:r>
              <w:r w:rsidDel="00A31FBB">
                <w:rPr>
                  <w:color w:val="000000"/>
                </w:rPr>
                <w:delText>.</w:delText>
              </w:r>
              <w:r w:rsidRPr="00C53D57" w:rsidDel="00A31FBB">
                <w:rPr>
                  <w:color w:val="000000"/>
                </w:rPr>
                <w:delText>228</w:delText>
              </w:r>
              <w:r w:rsidDel="00A31FBB">
                <w:rPr>
                  <w:color w:val="000000"/>
                </w:rPr>
                <w:delText>,</w:delText>
              </w:r>
              <w:r w:rsidRPr="00C53D57" w:rsidDel="00A31FBB">
                <w:rPr>
                  <w:color w:val="000000"/>
                </w:rPr>
                <w:delText>90</w:delText>
              </w:r>
            </w:del>
          </w:p>
        </w:tc>
        <w:tc>
          <w:tcPr>
            <w:tcW w:w="2622" w:type="dxa"/>
            <w:shd w:val="clear" w:color="FFFFFF" w:fill="FFFFFF"/>
            <w:noWrap/>
            <w:tcPrChange w:id="184" w:author="Anh Pham" w:date="2025-11-08T22:22:00Z" w16du:dateUtc="2025-11-08T15:22:00Z">
              <w:tcPr>
                <w:tcW w:w="2622" w:type="dxa"/>
                <w:shd w:val="clear" w:color="FFFFFF" w:fill="FFFFFF"/>
                <w:noWrap/>
                <w:vAlign w:val="center"/>
              </w:tcPr>
            </w:tcPrChange>
          </w:tcPr>
          <w:p w14:paraId="1F86F629" w14:textId="18ED1E0C" w:rsidR="00877105" w:rsidRPr="00D97841" w:rsidRDefault="00877105" w:rsidP="00877105">
            <w:pPr>
              <w:jc w:val="center"/>
              <w:rPr>
                <w:color w:val="000000"/>
              </w:rPr>
            </w:pPr>
            <w:ins w:id="185" w:author="Anh Pham" w:date="2025-11-08T22:22:00Z" w16du:dateUtc="2025-11-08T15:22:00Z">
              <w:r w:rsidRPr="0070504D">
                <w:t xml:space="preserve"> 997</w:t>
              </w:r>
            </w:ins>
            <w:ins w:id="186" w:author="Anh Pham" w:date="2025-11-08T22:23:00Z" w16du:dateUtc="2025-11-08T15:23:00Z">
              <w:r>
                <w:t>,</w:t>
              </w:r>
            </w:ins>
            <w:ins w:id="187" w:author="Anh Pham" w:date="2025-11-08T22:22:00Z" w16du:dateUtc="2025-11-08T15:22:00Z">
              <w:r w:rsidRPr="0070504D">
                <w:t xml:space="preserve">65 </w:t>
              </w:r>
            </w:ins>
            <w:del w:id="188" w:author="Anh Pham" w:date="2025-11-08T22:22:00Z" w16du:dateUtc="2025-11-08T15:22:00Z">
              <w:r w:rsidRPr="00C53D57" w:rsidDel="00A31FBB">
                <w:rPr>
                  <w:color w:val="000000"/>
                </w:rPr>
                <w:delText>1</w:delText>
              </w:r>
              <w:r w:rsidDel="00A31FBB">
                <w:rPr>
                  <w:color w:val="000000"/>
                </w:rPr>
                <w:delText>.</w:delText>
              </w:r>
              <w:r w:rsidRPr="00C53D57" w:rsidDel="00A31FBB">
                <w:rPr>
                  <w:color w:val="000000"/>
                </w:rPr>
                <w:delText>064</w:delText>
              </w:r>
              <w:r w:rsidDel="00A31FBB">
                <w:rPr>
                  <w:color w:val="000000"/>
                </w:rPr>
                <w:delText>,</w:delText>
              </w:r>
              <w:r w:rsidRPr="00C53D57" w:rsidDel="00A31FBB">
                <w:rPr>
                  <w:color w:val="000000"/>
                </w:rPr>
                <w:delText>16</w:delText>
              </w:r>
            </w:del>
          </w:p>
        </w:tc>
      </w:tr>
    </w:tbl>
    <w:p w14:paraId="30C8B070" w14:textId="77777777" w:rsidR="00865289" w:rsidRDefault="00865289" w:rsidP="00865289">
      <w:pPr>
        <w:pStyle w:val="abcd"/>
      </w:pPr>
      <w:r>
        <w:lastRenderedPageBreak/>
        <w:t xml:space="preserve">c. Hệ số phát thải </w:t>
      </w:r>
    </w:p>
    <w:p w14:paraId="1E2579F4" w14:textId="77777777" w:rsidR="00865289" w:rsidRDefault="00865289" w:rsidP="00865289">
      <w:pPr>
        <w:pStyle w:val="Hue"/>
      </w:pPr>
      <w:r w:rsidRPr="00B9561A">
        <w:t>Theo Bảng 2.1, Chương 2, Phần 3, IPCC 2006 hệ số phát thải CO</w:t>
      </w:r>
      <w:r w:rsidRPr="00B9561A">
        <w:rPr>
          <w:vertAlign w:val="subscript"/>
        </w:rPr>
        <w:t>2</w:t>
      </w:r>
      <w:r w:rsidRPr="00B9561A">
        <w:t xml:space="preserve"> trên 1 tấn cacbonat là 0,43971 tấn CO</w:t>
      </w:r>
      <w:r w:rsidRPr="00B9561A">
        <w:rPr>
          <w:vertAlign w:val="subscript"/>
        </w:rPr>
        <w:t>2</w:t>
      </w:r>
      <w:r w:rsidRPr="00B9561A">
        <w:t>/tấn cacbonat</w:t>
      </w:r>
      <w:r>
        <w:t>.</w:t>
      </w:r>
    </w:p>
    <w:p w14:paraId="1EC44123" w14:textId="77777777" w:rsidR="00865289" w:rsidRDefault="00865289" w:rsidP="00865289">
      <w:pPr>
        <w:pStyle w:val="abcd"/>
      </w:pPr>
      <w:r>
        <w:t>d. Kết quả phát thải</w:t>
      </w:r>
    </w:p>
    <w:p w14:paraId="6A0397BB" w14:textId="2C79F3CB" w:rsidR="00865289" w:rsidRDefault="00865289" w:rsidP="00865289">
      <w:pPr>
        <w:pStyle w:val="Hue"/>
      </w:pPr>
      <w:bookmarkStart w:id="189" w:name="_Hlk174207050"/>
      <w:r>
        <w:t>Lượng phát thải CO</w:t>
      </w:r>
      <w:r w:rsidRPr="00B9561A">
        <w:rPr>
          <w:vertAlign w:val="subscript"/>
        </w:rPr>
        <w:t>2</w:t>
      </w:r>
      <w:r>
        <w:t xml:space="preserve"> do sản xuất gạch nung năm 20</w:t>
      </w:r>
      <w:r w:rsidR="001C7EA0">
        <w:t>21</w:t>
      </w:r>
      <w:r>
        <w:t xml:space="preserve"> là: </w:t>
      </w:r>
    </w:p>
    <w:p w14:paraId="26E0CDBB" w14:textId="53894D86" w:rsidR="00865289" w:rsidRPr="00B9561A" w:rsidRDefault="00877105" w:rsidP="00865289">
      <w:pPr>
        <w:pStyle w:val="Hue"/>
      </w:pPr>
      <w:ins w:id="190" w:author="Anh Pham" w:date="2025-11-08T22:23:00Z" w16du:dateUtc="2025-11-08T15:23:00Z">
        <w:r w:rsidRPr="0070504D">
          <w:t>1</w:t>
        </w:r>
        <w:r>
          <w:t>.</w:t>
        </w:r>
        <w:r w:rsidRPr="0070504D">
          <w:t>305</w:t>
        </w:r>
        <w:r>
          <w:t>,</w:t>
        </w:r>
        <w:r w:rsidRPr="0070504D">
          <w:t>70</w:t>
        </w:r>
      </w:ins>
      <w:del w:id="191" w:author="Anh Pham" w:date="2025-11-08T22:23:00Z" w16du:dateUtc="2025-11-08T15:23:00Z">
        <w:r w:rsidR="001C7EA0" w:rsidRPr="00C53D57" w:rsidDel="00877105">
          <w:rPr>
            <w:color w:val="000000"/>
          </w:rPr>
          <w:delText>1</w:delText>
        </w:r>
        <w:r w:rsidR="001C7EA0" w:rsidDel="00877105">
          <w:rPr>
            <w:color w:val="000000"/>
          </w:rPr>
          <w:delText>.</w:delText>
        </w:r>
        <w:r w:rsidR="001C7EA0" w:rsidRPr="00C53D57" w:rsidDel="00877105">
          <w:rPr>
            <w:color w:val="000000"/>
          </w:rPr>
          <w:delText>228</w:delText>
        </w:r>
        <w:r w:rsidR="001C7EA0" w:rsidDel="00877105">
          <w:rPr>
            <w:color w:val="000000"/>
          </w:rPr>
          <w:delText>,</w:delText>
        </w:r>
        <w:r w:rsidR="001C7EA0" w:rsidRPr="00C53D57" w:rsidDel="00877105">
          <w:rPr>
            <w:color w:val="000000"/>
          </w:rPr>
          <w:delText>90</w:delText>
        </w:r>
      </w:del>
      <w:r w:rsidR="001C7EA0">
        <w:rPr>
          <w:color w:val="000000"/>
        </w:rPr>
        <w:t xml:space="preserve"> </w:t>
      </w:r>
      <w:r w:rsidR="00865289" w:rsidRPr="00B9561A">
        <w:t xml:space="preserve">* 0,43971= </w:t>
      </w:r>
      <w:ins w:id="192" w:author="Anh Pham" w:date="2025-11-08T22:23:00Z" w16du:dateUtc="2025-11-08T15:23:00Z">
        <w:r w:rsidRPr="00877105">
          <w:t xml:space="preserve"> 574,13</w:t>
        </w:r>
      </w:ins>
      <w:ins w:id="193" w:author="Anh Pham" w:date="2025-11-08T22:24:00Z" w16du:dateUtc="2025-11-08T15:24:00Z">
        <w:r>
          <w:t xml:space="preserve"> </w:t>
        </w:r>
      </w:ins>
      <w:del w:id="194" w:author="Anh Pham" w:date="2025-11-08T22:23:00Z" w16du:dateUtc="2025-11-08T15:23:00Z">
        <w:r w:rsidR="00AB7A5A" w:rsidDel="00877105">
          <w:delText>540,35</w:delText>
        </w:r>
        <w:r w:rsidR="00865289" w:rsidRPr="00B9561A" w:rsidDel="00877105">
          <w:delText xml:space="preserve"> </w:delText>
        </w:r>
      </w:del>
      <w:r w:rsidR="00865289" w:rsidRPr="00B9561A">
        <w:t>(nghìn tấn )</w:t>
      </w:r>
    </w:p>
    <w:p w14:paraId="19414EE3" w14:textId="273D484C" w:rsidR="00865289" w:rsidRDefault="00865289" w:rsidP="00865289">
      <w:pPr>
        <w:pStyle w:val="Hue"/>
      </w:pPr>
      <w:r>
        <w:t>Lượng phát thải CO</w:t>
      </w:r>
      <w:r w:rsidRPr="00B9561A">
        <w:rPr>
          <w:vertAlign w:val="subscript"/>
        </w:rPr>
        <w:t>2</w:t>
      </w:r>
      <w:r>
        <w:t xml:space="preserve"> do sản xuất gạch nung năm 202</w:t>
      </w:r>
      <w:r w:rsidR="001C7EA0">
        <w:t>2</w:t>
      </w:r>
      <w:r>
        <w:t xml:space="preserve"> là:</w:t>
      </w:r>
    </w:p>
    <w:p w14:paraId="797C06AB" w14:textId="4992B009" w:rsidR="00865289" w:rsidRPr="00B9561A" w:rsidRDefault="00877105" w:rsidP="00865289">
      <w:pPr>
        <w:pStyle w:val="Hue"/>
      </w:pPr>
      <w:ins w:id="195" w:author="Anh Pham" w:date="2025-11-08T22:23:00Z" w16du:dateUtc="2025-11-08T15:23:00Z">
        <w:r w:rsidRPr="0070504D">
          <w:t>997</w:t>
        </w:r>
        <w:r>
          <w:t>,</w:t>
        </w:r>
        <w:r w:rsidRPr="0070504D">
          <w:t xml:space="preserve">65 </w:t>
        </w:r>
      </w:ins>
      <w:del w:id="196" w:author="Anh Pham" w:date="2025-11-08T22:23:00Z" w16du:dateUtc="2025-11-08T15:23:00Z">
        <w:r w:rsidR="001C7EA0" w:rsidRPr="00C53D57" w:rsidDel="00877105">
          <w:rPr>
            <w:color w:val="000000"/>
          </w:rPr>
          <w:delText>1</w:delText>
        </w:r>
        <w:r w:rsidR="001C7EA0" w:rsidDel="00877105">
          <w:rPr>
            <w:color w:val="000000"/>
          </w:rPr>
          <w:delText>.</w:delText>
        </w:r>
        <w:r w:rsidR="001C7EA0" w:rsidRPr="00C53D57" w:rsidDel="00877105">
          <w:rPr>
            <w:color w:val="000000"/>
          </w:rPr>
          <w:delText>064</w:delText>
        </w:r>
        <w:r w:rsidR="001C7EA0" w:rsidDel="00877105">
          <w:rPr>
            <w:color w:val="000000"/>
          </w:rPr>
          <w:delText>,</w:delText>
        </w:r>
        <w:r w:rsidR="001C7EA0" w:rsidRPr="00C53D57" w:rsidDel="00877105">
          <w:rPr>
            <w:color w:val="000000"/>
          </w:rPr>
          <w:delText>16</w:delText>
        </w:r>
        <w:r w:rsidR="001C7EA0" w:rsidDel="00877105">
          <w:rPr>
            <w:color w:val="000000"/>
          </w:rPr>
          <w:delText xml:space="preserve"> </w:delText>
        </w:r>
      </w:del>
      <w:r w:rsidR="00865289" w:rsidRPr="00B9561A">
        <w:t xml:space="preserve">* 0,43971= </w:t>
      </w:r>
      <w:ins w:id="197" w:author="Anh Pham" w:date="2025-11-08T22:24:00Z" w16du:dateUtc="2025-11-08T15:24:00Z">
        <w:r w:rsidRPr="00877105">
          <w:t xml:space="preserve"> 438,6</w:t>
        </w:r>
        <w:r>
          <w:t xml:space="preserve">8 </w:t>
        </w:r>
      </w:ins>
      <w:del w:id="198" w:author="Anh Pham" w:date="2025-11-08T22:24:00Z" w16du:dateUtc="2025-11-08T15:24:00Z">
        <w:r w:rsidR="003014C4" w:rsidDel="00877105">
          <w:delText>467,92</w:delText>
        </w:r>
        <w:r w:rsidR="00865289" w:rsidRPr="00B9561A" w:rsidDel="00877105">
          <w:delText xml:space="preserve"> </w:delText>
        </w:r>
      </w:del>
      <w:r w:rsidR="00865289" w:rsidRPr="00B9561A">
        <w:t>(nghìn tấn )</w:t>
      </w:r>
    </w:p>
    <w:bookmarkEnd w:id="189"/>
    <w:p w14:paraId="2618D4C5" w14:textId="77777777" w:rsidR="00865289" w:rsidRPr="00B93AB7" w:rsidRDefault="00865289" w:rsidP="00B142C2">
      <w:pPr>
        <w:pStyle w:val="Heading5"/>
        <w:numPr>
          <w:ilvl w:val="3"/>
          <w:numId w:val="36"/>
        </w:numPr>
        <w:ind w:left="1530" w:hanging="641"/>
        <w:rPr>
          <w:i/>
          <w:iCs/>
          <w:color w:val="auto"/>
        </w:rPr>
      </w:pPr>
      <w:r w:rsidRPr="00B93AB7">
        <w:rPr>
          <w:i/>
          <w:iCs/>
          <w:color w:val="auto"/>
        </w:rPr>
        <w:t>Các quá trình công nghiệp khoáng sản khác (2A5)</w:t>
      </w:r>
    </w:p>
    <w:p w14:paraId="21A74CC7" w14:textId="77777777" w:rsidR="00865289" w:rsidRPr="00D753C4" w:rsidRDefault="00865289" w:rsidP="00865289">
      <w:pPr>
        <w:adjustRightInd w:val="0"/>
        <w:snapToGrid w:val="0"/>
        <w:spacing w:before="120" w:after="120" w:line="264" w:lineRule="auto"/>
        <w:ind w:firstLine="720"/>
        <w:jc w:val="both"/>
        <w:rPr>
          <w:rFonts w:eastAsia="Arial Unicode MS"/>
          <w:b/>
          <w:bCs/>
          <w:color w:val="000000"/>
          <w:szCs w:val="28"/>
          <w:lang w:val="en-AU"/>
        </w:rPr>
      </w:pPr>
      <w:r w:rsidRPr="00D753C4">
        <w:rPr>
          <w:rFonts w:eastAsia="Arial Unicode MS"/>
          <w:color w:val="000000"/>
          <w:szCs w:val="28"/>
        </w:rPr>
        <w:t>Do chưa thu thập được SLHĐ nên chưa tính được phát thải từ các quá trình công nghiệp khoáng sản khác.</w:t>
      </w:r>
    </w:p>
    <w:p w14:paraId="2A394583" w14:textId="77777777" w:rsidR="00865289" w:rsidRPr="00B93AB7" w:rsidRDefault="00865289" w:rsidP="00B142C2">
      <w:pPr>
        <w:pStyle w:val="Heading3"/>
        <w:numPr>
          <w:ilvl w:val="1"/>
          <w:numId w:val="36"/>
        </w:numPr>
        <w:rPr>
          <w:b/>
          <w:bCs/>
          <w:i/>
          <w:color w:val="auto"/>
          <w:szCs w:val="22"/>
          <w:lang w:val="vi-VN"/>
        </w:rPr>
      </w:pPr>
      <w:bookmarkStart w:id="199" w:name="_Toc55722129"/>
      <w:bookmarkStart w:id="200" w:name="_Toc169331524"/>
      <w:r w:rsidRPr="00B93AB7">
        <w:rPr>
          <w:b/>
          <w:bCs/>
          <w:i/>
          <w:color w:val="auto"/>
          <w:szCs w:val="22"/>
          <w:lang w:val="vi-VN"/>
        </w:rPr>
        <w:t>Công nghiệp hóa chất (2B</w:t>
      </w:r>
      <w:bookmarkStart w:id="201" w:name="_Toc55722130"/>
      <w:bookmarkStart w:id="202" w:name="_Toc55722131"/>
      <w:bookmarkEnd w:id="199"/>
      <w:bookmarkEnd w:id="201"/>
      <w:bookmarkEnd w:id="202"/>
      <w:r w:rsidRPr="00B93AB7">
        <w:rPr>
          <w:b/>
          <w:bCs/>
          <w:i/>
          <w:color w:val="auto"/>
          <w:szCs w:val="22"/>
          <w:lang w:val="vi-VN"/>
        </w:rPr>
        <w:t>)</w:t>
      </w:r>
      <w:bookmarkEnd w:id="200"/>
    </w:p>
    <w:p w14:paraId="722C768C" w14:textId="77777777" w:rsidR="00865289" w:rsidRPr="00B93AB7" w:rsidRDefault="00865289" w:rsidP="00B142C2">
      <w:pPr>
        <w:pStyle w:val="Heading40"/>
        <w:numPr>
          <w:ilvl w:val="2"/>
          <w:numId w:val="36"/>
        </w:numPr>
        <w:spacing w:before="0" w:after="0" w:line="276" w:lineRule="auto"/>
        <w:jc w:val="both"/>
        <w:rPr>
          <w:bCs/>
          <w:color w:val="auto"/>
          <w:szCs w:val="22"/>
        </w:rPr>
      </w:pPr>
      <w:r w:rsidRPr="00B93AB7">
        <w:rPr>
          <w:bCs/>
          <w:color w:val="auto"/>
          <w:szCs w:val="22"/>
        </w:rPr>
        <w:t>Quá trình sản xuất Amoniac (2B1)</w:t>
      </w:r>
    </w:p>
    <w:p w14:paraId="2ECCCF66" w14:textId="77777777" w:rsidR="00865289" w:rsidRPr="00D753C4" w:rsidRDefault="00865289" w:rsidP="00865289">
      <w:pPr>
        <w:pStyle w:val="Hue"/>
      </w:pPr>
      <w:r>
        <w:tab/>
        <w:t>Sản xuất a</w:t>
      </w:r>
      <w:r w:rsidRPr="00D753C4">
        <w:t>moniac (NH</w:t>
      </w:r>
      <w:r w:rsidRPr="00D753C4">
        <w:rPr>
          <w:vertAlign w:val="subscript"/>
        </w:rPr>
        <w:t>3</w:t>
      </w:r>
      <w:r w:rsidRPr="00D753C4">
        <w:t>) là một trong những ngành công nghiệp hóa chất chính và là nguồn nguyên liệu chính để sản xuất các hợp chất Nitơ. Khí NH</w:t>
      </w:r>
      <w:r w:rsidRPr="00D753C4">
        <w:rPr>
          <w:vertAlign w:val="subscript"/>
        </w:rPr>
        <w:t>3</w:t>
      </w:r>
      <w:r w:rsidRPr="00D753C4">
        <w:t xml:space="preserve"> được sử dụng trong nhiều ứng dụng khác nhau như sản xuất phân bón, gia nhiệt, nghiền giấy, sản xuất axit </w:t>
      </w:r>
      <w:r>
        <w:t>n</w:t>
      </w:r>
      <w:r w:rsidRPr="00D753C4">
        <w:t xml:space="preserve">itric và hợp chất </w:t>
      </w:r>
      <w:r>
        <w:t>n</w:t>
      </w:r>
      <w:r w:rsidRPr="00D753C4">
        <w:t>itrat. NH</w:t>
      </w:r>
      <w:r w:rsidRPr="00D753C4">
        <w:rPr>
          <w:vertAlign w:val="subscript"/>
        </w:rPr>
        <w:t>3</w:t>
      </w:r>
      <w:r w:rsidRPr="00D753C4">
        <w:t xml:space="preserve"> khan được sản xuất bằng phản ứng có xúc tác làm thay đổi cấu trúc khí tự nhiên hoặc các nhiên liệu hóa thạch khác gây phát thải khí CO</w:t>
      </w:r>
      <w:r w:rsidRPr="00D753C4">
        <w:rPr>
          <w:vertAlign w:val="subscript"/>
        </w:rPr>
        <w:t>2</w:t>
      </w:r>
      <w:r w:rsidRPr="00D753C4">
        <w:t>.</w:t>
      </w:r>
    </w:p>
    <w:p w14:paraId="023D3D52" w14:textId="77777777" w:rsidR="00865289" w:rsidRDefault="00865289" w:rsidP="00865289">
      <w:pPr>
        <w:pStyle w:val="abcd"/>
      </w:pPr>
      <w:r>
        <w:t>a. Phương pháp luận</w:t>
      </w:r>
    </w:p>
    <w:p w14:paraId="02662E49" w14:textId="77777777" w:rsidR="00865289" w:rsidRDefault="00865289" w:rsidP="00865289">
      <w:pPr>
        <w:pStyle w:val="Hue"/>
      </w:pPr>
      <w:r>
        <w:tab/>
      </w:r>
      <w:r w:rsidRPr="00D753C4">
        <w:t>Phát thải KNK từ quá trình sản xuất NH</w:t>
      </w:r>
      <w:r w:rsidRPr="00D753C4">
        <w:rPr>
          <w:vertAlign w:val="subscript"/>
        </w:rPr>
        <w:t>3</w:t>
      </w:r>
      <w:r w:rsidRPr="00D753C4">
        <w:t xml:space="preserve"> được tính theo phương pháp </w:t>
      </w:r>
      <w:r>
        <w:t>b</w:t>
      </w:r>
      <w:r w:rsidRPr="00D753C4">
        <w:t xml:space="preserve">ậc 1, sử dụng công thức 3.1, trang 3.12, Chương 3, Phần 3, IPCC 2006. </w:t>
      </w:r>
    </w:p>
    <w:p w14:paraId="250A628B" w14:textId="77777777" w:rsidR="00865289" w:rsidRPr="00D753C4" w:rsidRDefault="00865289" w:rsidP="00865289">
      <w:pPr>
        <w:pStyle w:val="abcd"/>
        <w:rPr>
          <w:rFonts w:eastAsia="MS Gothic"/>
        </w:rPr>
      </w:pPr>
      <w:r>
        <w:t xml:space="preserve">b. Số liệu hoạt động </w:t>
      </w:r>
    </w:p>
    <w:p w14:paraId="1A732591" w14:textId="632F0009" w:rsidR="00865289" w:rsidRPr="00D97841" w:rsidRDefault="00865289" w:rsidP="00865289">
      <w:pPr>
        <w:spacing w:before="120" w:after="120" w:line="276" w:lineRule="auto"/>
        <w:ind w:firstLine="720"/>
      </w:pPr>
      <w:r w:rsidRPr="00D97841">
        <w:t>Số liệu về sản lượng Amoniac và sản lượng U-rê sản xuất năm 20</w:t>
      </w:r>
      <w:r w:rsidR="005B0ECD">
        <w:t>21</w:t>
      </w:r>
      <w:r w:rsidRPr="00D97841">
        <w:t>, 202</w:t>
      </w:r>
      <w:r w:rsidR="005B0ECD">
        <w:t>2</w:t>
      </w:r>
      <w:r w:rsidRPr="00D97841">
        <w:t xml:space="preserve"> được</w:t>
      </w:r>
      <w:r w:rsidR="005B0ECD">
        <w:t xml:space="preserve"> Tổng hợp từ </w:t>
      </w:r>
      <w:r w:rsidR="000625A3">
        <w:t>các Báo cáo thường niên của các doanh nghiệp</w:t>
      </w:r>
      <w:r w:rsidRPr="00D97841">
        <w:t>. Chi tiết như sau:</w:t>
      </w:r>
    </w:p>
    <w:p w14:paraId="4E74EAEA" w14:textId="34191368" w:rsidR="00865289" w:rsidRPr="00826D02" w:rsidRDefault="00865289" w:rsidP="00873F5C">
      <w:pPr>
        <w:pStyle w:val="BangHue"/>
      </w:pPr>
      <w:bookmarkStart w:id="203" w:name="_Toc169713681"/>
      <w:bookmarkStart w:id="204" w:name="_Toc213536592"/>
      <w:r>
        <w:t>Bảng 4.</w:t>
      </w:r>
      <w:r>
        <w:fldChar w:fldCharType="begin"/>
      </w:r>
      <w:r>
        <w:instrText xml:space="preserve"> SEQ Bảng_4. \* ARABIC </w:instrText>
      </w:r>
      <w:r>
        <w:fldChar w:fldCharType="separate"/>
      </w:r>
      <w:r w:rsidR="00F56855">
        <w:rPr>
          <w:noProof/>
        </w:rPr>
        <w:t>12</w:t>
      </w:r>
      <w:r>
        <w:rPr>
          <w:noProof/>
        </w:rPr>
        <w:fldChar w:fldCharType="end"/>
      </w:r>
      <w:r>
        <w:t xml:space="preserve">. </w:t>
      </w:r>
      <w:r w:rsidRPr="00826D02">
        <w:t>Sản lượng</w:t>
      </w:r>
      <w:r w:rsidRPr="00D97841">
        <w:t xml:space="preserve"> Amoniac </w:t>
      </w:r>
      <w:r>
        <w:t xml:space="preserve">năm </w:t>
      </w:r>
      <w:r w:rsidRPr="00D97841">
        <w:t>20</w:t>
      </w:r>
      <w:r w:rsidR="005B0ECD">
        <w:t>21</w:t>
      </w:r>
      <w:r>
        <w:t xml:space="preserve"> và</w:t>
      </w:r>
      <w:r w:rsidRPr="00D97841">
        <w:t xml:space="preserve"> 202</w:t>
      </w:r>
      <w:bookmarkEnd w:id="203"/>
      <w:r w:rsidR="005B0ECD">
        <w:t>2</w:t>
      </w:r>
      <w:bookmarkEnd w:id="204"/>
    </w:p>
    <w:tbl>
      <w:tblPr>
        <w:tblW w:w="5098" w:type="dxa"/>
        <w:jc w:val="center"/>
        <w:tblLook w:val="04A0" w:firstRow="1" w:lastRow="0" w:firstColumn="1" w:lastColumn="0" w:noHBand="0" w:noVBand="1"/>
      </w:tblPr>
      <w:tblGrid>
        <w:gridCol w:w="1075"/>
        <w:gridCol w:w="4023"/>
      </w:tblGrid>
      <w:tr w:rsidR="00865289" w:rsidRPr="000317E7" w14:paraId="73BE3F58" w14:textId="77777777" w:rsidTr="00844C62">
        <w:trPr>
          <w:trHeight w:val="570"/>
          <w:jc w:val="center"/>
        </w:trPr>
        <w:tc>
          <w:tcPr>
            <w:tcW w:w="1075" w:type="dxa"/>
            <w:tcBorders>
              <w:top w:val="single" w:sz="4" w:space="0" w:color="auto"/>
              <w:left w:val="single" w:sz="4" w:space="0" w:color="auto"/>
              <w:bottom w:val="nil"/>
              <w:right w:val="single" w:sz="4" w:space="0" w:color="auto"/>
            </w:tcBorders>
            <w:shd w:val="clear" w:color="auto" w:fill="E2EFD9"/>
            <w:vAlign w:val="bottom"/>
            <w:hideMark/>
          </w:tcPr>
          <w:p w14:paraId="7664F888" w14:textId="77777777" w:rsidR="00865289" w:rsidRPr="000317E7" w:rsidRDefault="00865289" w:rsidP="00844C62">
            <w:pPr>
              <w:jc w:val="center"/>
              <w:rPr>
                <w:b/>
                <w:bCs/>
                <w:color w:val="000000"/>
                <w:szCs w:val="28"/>
                <w:rPrChange w:id="205" w:author="Anh Pham" w:date="2025-11-08T22:24:00Z" w16du:dateUtc="2025-11-08T15:24:00Z">
                  <w:rPr>
                    <w:b/>
                    <w:bCs/>
                    <w:color w:val="000000"/>
                    <w:sz w:val="24"/>
                    <w:szCs w:val="20"/>
                  </w:rPr>
                </w:rPrChange>
              </w:rPr>
            </w:pPr>
            <w:bookmarkStart w:id="206" w:name="_Toc512522931"/>
            <w:r w:rsidRPr="000317E7">
              <w:rPr>
                <w:b/>
                <w:bCs/>
                <w:color w:val="000000"/>
                <w:szCs w:val="28"/>
                <w:rPrChange w:id="207" w:author="Anh Pham" w:date="2025-11-08T22:24:00Z" w16du:dateUtc="2025-11-08T15:24:00Z">
                  <w:rPr>
                    <w:b/>
                    <w:bCs/>
                    <w:color w:val="000000"/>
                    <w:sz w:val="24"/>
                    <w:szCs w:val="20"/>
                  </w:rPr>
                </w:rPrChange>
              </w:rPr>
              <w:t>Năm</w:t>
            </w:r>
          </w:p>
        </w:tc>
        <w:tc>
          <w:tcPr>
            <w:tcW w:w="4023" w:type="dxa"/>
            <w:tcBorders>
              <w:top w:val="single" w:sz="4" w:space="0" w:color="auto"/>
              <w:left w:val="nil"/>
              <w:bottom w:val="nil"/>
              <w:right w:val="single" w:sz="4" w:space="0" w:color="auto"/>
            </w:tcBorders>
            <w:shd w:val="clear" w:color="auto" w:fill="E2EFD9"/>
            <w:vAlign w:val="bottom"/>
            <w:hideMark/>
          </w:tcPr>
          <w:p w14:paraId="1A9F7E55" w14:textId="77777777" w:rsidR="00865289" w:rsidRPr="000317E7" w:rsidRDefault="00865289" w:rsidP="00844C62">
            <w:pPr>
              <w:jc w:val="center"/>
              <w:rPr>
                <w:b/>
                <w:bCs/>
                <w:color w:val="000000"/>
                <w:szCs w:val="28"/>
                <w:rPrChange w:id="208" w:author="Anh Pham" w:date="2025-11-08T22:24:00Z" w16du:dateUtc="2025-11-08T15:24:00Z">
                  <w:rPr>
                    <w:b/>
                    <w:bCs/>
                    <w:color w:val="000000"/>
                    <w:sz w:val="24"/>
                    <w:szCs w:val="20"/>
                  </w:rPr>
                </w:rPrChange>
              </w:rPr>
            </w:pPr>
            <w:r w:rsidRPr="000317E7">
              <w:rPr>
                <w:b/>
                <w:bCs/>
                <w:szCs w:val="28"/>
                <w:rPrChange w:id="209" w:author="Anh Pham" w:date="2025-11-08T22:24:00Z" w16du:dateUtc="2025-11-08T15:24:00Z">
                  <w:rPr>
                    <w:b/>
                    <w:bCs/>
                    <w:sz w:val="24"/>
                    <w:szCs w:val="20"/>
                  </w:rPr>
                </w:rPrChange>
              </w:rPr>
              <w:t>Sản lượng Amoniac (tấn)</w:t>
            </w:r>
          </w:p>
        </w:tc>
      </w:tr>
      <w:tr w:rsidR="00865289" w:rsidRPr="000317E7" w14:paraId="5027BB73" w14:textId="77777777" w:rsidTr="00844C62">
        <w:trPr>
          <w:trHeight w:val="330"/>
          <w:jc w:val="center"/>
        </w:trPr>
        <w:tc>
          <w:tcPr>
            <w:tcW w:w="1075" w:type="dxa"/>
            <w:tcBorders>
              <w:top w:val="single" w:sz="4" w:space="0" w:color="auto"/>
              <w:left w:val="single" w:sz="4" w:space="0" w:color="auto"/>
              <w:bottom w:val="single" w:sz="4" w:space="0" w:color="auto"/>
              <w:right w:val="single" w:sz="4" w:space="0" w:color="auto"/>
            </w:tcBorders>
            <w:noWrap/>
            <w:vAlign w:val="bottom"/>
            <w:hideMark/>
          </w:tcPr>
          <w:p w14:paraId="64910336" w14:textId="03078623" w:rsidR="00865289" w:rsidRPr="000317E7" w:rsidRDefault="00865289" w:rsidP="00844C62">
            <w:pPr>
              <w:jc w:val="right"/>
              <w:rPr>
                <w:color w:val="000000"/>
                <w:szCs w:val="28"/>
                <w:rPrChange w:id="210" w:author="Anh Pham" w:date="2025-11-08T22:24:00Z" w16du:dateUtc="2025-11-08T15:24:00Z">
                  <w:rPr>
                    <w:color w:val="000000"/>
                    <w:sz w:val="24"/>
                    <w:szCs w:val="20"/>
                  </w:rPr>
                </w:rPrChange>
              </w:rPr>
            </w:pPr>
            <w:r w:rsidRPr="000317E7">
              <w:rPr>
                <w:color w:val="000000"/>
                <w:szCs w:val="28"/>
                <w:rPrChange w:id="211" w:author="Anh Pham" w:date="2025-11-08T22:24:00Z" w16du:dateUtc="2025-11-08T15:24:00Z">
                  <w:rPr>
                    <w:color w:val="000000"/>
                    <w:sz w:val="24"/>
                    <w:szCs w:val="20"/>
                  </w:rPr>
                </w:rPrChange>
              </w:rPr>
              <w:t>20</w:t>
            </w:r>
            <w:r w:rsidR="000625A3" w:rsidRPr="000317E7">
              <w:rPr>
                <w:color w:val="000000"/>
                <w:szCs w:val="28"/>
                <w:rPrChange w:id="212" w:author="Anh Pham" w:date="2025-11-08T22:24:00Z" w16du:dateUtc="2025-11-08T15:24:00Z">
                  <w:rPr>
                    <w:color w:val="000000"/>
                    <w:sz w:val="24"/>
                    <w:szCs w:val="20"/>
                  </w:rPr>
                </w:rPrChange>
              </w:rPr>
              <w:t>21</w:t>
            </w:r>
          </w:p>
        </w:tc>
        <w:tc>
          <w:tcPr>
            <w:tcW w:w="4023" w:type="dxa"/>
            <w:tcBorders>
              <w:top w:val="single" w:sz="4" w:space="0" w:color="auto"/>
              <w:left w:val="nil"/>
              <w:bottom w:val="single" w:sz="4" w:space="0" w:color="auto"/>
              <w:right w:val="single" w:sz="4" w:space="0" w:color="auto"/>
            </w:tcBorders>
            <w:noWrap/>
            <w:vAlign w:val="bottom"/>
            <w:hideMark/>
          </w:tcPr>
          <w:p w14:paraId="2A350C5B" w14:textId="45A71AE6" w:rsidR="00865289" w:rsidRPr="000317E7" w:rsidRDefault="000317E7" w:rsidP="00844C62">
            <w:pPr>
              <w:jc w:val="right"/>
              <w:rPr>
                <w:color w:val="000000"/>
                <w:szCs w:val="28"/>
                <w:rPrChange w:id="213" w:author="Anh Pham" w:date="2025-11-08T22:24:00Z" w16du:dateUtc="2025-11-08T15:24:00Z">
                  <w:rPr>
                    <w:color w:val="000000"/>
                    <w:sz w:val="24"/>
                    <w:szCs w:val="20"/>
                  </w:rPr>
                </w:rPrChange>
              </w:rPr>
            </w:pPr>
            <w:ins w:id="214" w:author="Anh Pham" w:date="2025-11-08T22:25:00Z" w16du:dateUtc="2025-11-08T15:25:00Z">
              <w:r w:rsidRPr="000317E7">
                <w:rPr>
                  <w:color w:val="000000"/>
                  <w:szCs w:val="28"/>
                </w:rPr>
                <w:t>1</w:t>
              </w:r>
              <w:r>
                <w:rPr>
                  <w:color w:val="000000"/>
                  <w:szCs w:val="28"/>
                </w:rPr>
                <w:t>.</w:t>
              </w:r>
              <w:r w:rsidRPr="000317E7">
                <w:rPr>
                  <w:color w:val="000000"/>
                  <w:szCs w:val="28"/>
                </w:rPr>
                <w:t>537</w:t>
              </w:r>
              <w:r>
                <w:rPr>
                  <w:color w:val="000000"/>
                  <w:szCs w:val="28"/>
                </w:rPr>
                <w:t>.</w:t>
              </w:r>
              <w:r w:rsidRPr="000317E7">
                <w:rPr>
                  <w:color w:val="000000"/>
                  <w:szCs w:val="28"/>
                </w:rPr>
                <w:t>283</w:t>
              </w:r>
            </w:ins>
            <w:del w:id="215" w:author="Anh Pham" w:date="2025-11-08T22:25:00Z" w16du:dateUtc="2025-11-08T15:25:00Z">
              <w:r w:rsidR="00F35572" w:rsidRPr="000317E7" w:rsidDel="000317E7">
                <w:rPr>
                  <w:color w:val="000000"/>
                  <w:szCs w:val="28"/>
                  <w:rPrChange w:id="216" w:author="Anh Pham" w:date="2025-11-08T22:24:00Z" w16du:dateUtc="2025-11-08T15:24:00Z">
                    <w:rPr>
                      <w:color w:val="000000"/>
                      <w:sz w:val="24"/>
                      <w:szCs w:val="20"/>
                    </w:rPr>
                  </w:rPrChange>
                </w:rPr>
                <w:delText>1.516.401.00</w:delText>
              </w:r>
            </w:del>
          </w:p>
        </w:tc>
      </w:tr>
      <w:tr w:rsidR="00865289" w:rsidRPr="000317E7" w14:paraId="05D30869" w14:textId="77777777" w:rsidTr="00844C62">
        <w:trPr>
          <w:trHeight w:val="330"/>
          <w:jc w:val="center"/>
        </w:trPr>
        <w:tc>
          <w:tcPr>
            <w:tcW w:w="1075" w:type="dxa"/>
            <w:tcBorders>
              <w:top w:val="nil"/>
              <w:left w:val="single" w:sz="4" w:space="0" w:color="auto"/>
              <w:bottom w:val="single" w:sz="4" w:space="0" w:color="auto"/>
              <w:right w:val="single" w:sz="4" w:space="0" w:color="auto"/>
            </w:tcBorders>
            <w:noWrap/>
            <w:vAlign w:val="bottom"/>
            <w:hideMark/>
          </w:tcPr>
          <w:p w14:paraId="1F4F140E" w14:textId="04583E19" w:rsidR="00865289" w:rsidRPr="000317E7" w:rsidRDefault="00865289" w:rsidP="00844C62">
            <w:pPr>
              <w:jc w:val="right"/>
              <w:rPr>
                <w:color w:val="000000"/>
                <w:szCs w:val="28"/>
                <w:rPrChange w:id="217" w:author="Anh Pham" w:date="2025-11-08T22:24:00Z" w16du:dateUtc="2025-11-08T15:24:00Z">
                  <w:rPr>
                    <w:color w:val="000000"/>
                    <w:sz w:val="24"/>
                    <w:szCs w:val="20"/>
                  </w:rPr>
                </w:rPrChange>
              </w:rPr>
            </w:pPr>
            <w:r w:rsidRPr="000317E7">
              <w:rPr>
                <w:color w:val="000000"/>
                <w:szCs w:val="28"/>
                <w:rPrChange w:id="218" w:author="Anh Pham" w:date="2025-11-08T22:24:00Z" w16du:dateUtc="2025-11-08T15:24:00Z">
                  <w:rPr>
                    <w:color w:val="000000"/>
                    <w:sz w:val="24"/>
                    <w:szCs w:val="20"/>
                  </w:rPr>
                </w:rPrChange>
              </w:rPr>
              <w:t>202</w:t>
            </w:r>
            <w:r w:rsidR="000625A3" w:rsidRPr="000317E7">
              <w:rPr>
                <w:color w:val="000000"/>
                <w:szCs w:val="28"/>
                <w:rPrChange w:id="219" w:author="Anh Pham" w:date="2025-11-08T22:24:00Z" w16du:dateUtc="2025-11-08T15:24:00Z">
                  <w:rPr>
                    <w:color w:val="000000"/>
                    <w:sz w:val="24"/>
                    <w:szCs w:val="20"/>
                  </w:rPr>
                </w:rPrChange>
              </w:rPr>
              <w:t>2</w:t>
            </w:r>
          </w:p>
        </w:tc>
        <w:tc>
          <w:tcPr>
            <w:tcW w:w="4023" w:type="dxa"/>
            <w:tcBorders>
              <w:top w:val="nil"/>
              <w:left w:val="nil"/>
              <w:bottom w:val="single" w:sz="4" w:space="0" w:color="auto"/>
              <w:right w:val="single" w:sz="4" w:space="0" w:color="auto"/>
            </w:tcBorders>
            <w:noWrap/>
            <w:vAlign w:val="bottom"/>
            <w:hideMark/>
          </w:tcPr>
          <w:p w14:paraId="37C1186E" w14:textId="4B962CEA" w:rsidR="00865289" w:rsidRPr="000317E7" w:rsidRDefault="000317E7" w:rsidP="00844C62">
            <w:pPr>
              <w:jc w:val="right"/>
              <w:rPr>
                <w:color w:val="000000"/>
                <w:szCs w:val="28"/>
                <w:rPrChange w:id="220" w:author="Anh Pham" w:date="2025-11-08T22:24:00Z" w16du:dateUtc="2025-11-08T15:24:00Z">
                  <w:rPr>
                    <w:color w:val="000000"/>
                    <w:sz w:val="24"/>
                    <w:szCs w:val="20"/>
                  </w:rPr>
                </w:rPrChange>
              </w:rPr>
            </w:pPr>
            <w:ins w:id="221" w:author="Anh Pham" w:date="2025-11-08T22:25:00Z" w16du:dateUtc="2025-11-08T15:25:00Z">
              <w:r w:rsidRPr="000317E7">
                <w:rPr>
                  <w:color w:val="000000"/>
                  <w:szCs w:val="28"/>
                </w:rPr>
                <w:t>1</w:t>
              </w:r>
              <w:r>
                <w:rPr>
                  <w:color w:val="000000"/>
                  <w:szCs w:val="28"/>
                </w:rPr>
                <w:t>.</w:t>
              </w:r>
              <w:r w:rsidRPr="000317E7">
                <w:rPr>
                  <w:color w:val="000000"/>
                  <w:szCs w:val="28"/>
                </w:rPr>
                <w:t>622</w:t>
              </w:r>
              <w:r>
                <w:rPr>
                  <w:color w:val="000000"/>
                  <w:szCs w:val="28"/>
                </w:rPr>
                <w:t>.</w:t>
              </w:r>
              <w:r w:rsidRPr="000317E7">
                <w:rPr>
                  <w:color w:val="000000"/>
                  <w:szCs w:val="28"/>
                </w:rPr>
                <w:t>160</w:t>
              </w:r>
            </w:ins>
            <w:del w:id="222" w:author="Anh Pham" w:date="2025-11-08T22:25:00Z" w16du:dateUtc="2025-11-08T15:25:00Z">
              <w:r w:rsidR="00020C7C" w:rsidRPr="000317E7" w:rsidDel="000317E7">
                <w:rPr>
                  <w:color w:val="000000"/>
                  <w:szCs w:val="28"/>
                  <w:rPrChange w:id="223" w:author="Anh Pham" w:date="2025-11-08T22:24:00Z" w16du:dateUtc="2025-11-08T15:24:00Z">
                    <w:rPr>
                      <w:color w:val="000000"/>
                      <w:sz w:val="24"/>
                      <w:szCs w:val="20"/>
                    </w:rPr>
                  </w:rPrChange>
                </w:rPr>
                <w:delText>1.576.100,00</w:delText>
              </w:r>
            </w:del>
          </w:p>
        </w:tc>
      </w:tr>
    </w:tbl>
    <w:p w14:paraId="0BF64C76" w14:textId="77777777" w:rsidR="00865289" w:rsidRDefault="00865289" w:rsidP="00873F5C">
      <w:pPr>
        <w:pStyle w:val="BangHue"/>
      </w:pPr>
    </w:p>
    <w:p w14:paraId="02DFF3B5" w14:textId="0F093671" w:rsidR="00865289" w:rsidRPr="00826D02" w:rsidRDefault="00865289" w:rsidP="00873F5C">
      <w:pPr>
        <w:pStyle w:val="BangHue"/>
      </w:pPr>
      <w:bookmarkStart w:id="224" w:name="_Toc169713682"/>
      <w:bookmarkStart w:id="225" w:name="_Toc213536593"/>
      <w:r>
        <w:lastRenderedPageBreak/>
        <w:t>Bảng 4.</w:t>
      </w:r>
      <w:r>
        <w:fldChar w:fldCharType="begin"/>
      </w:r>
      <w:r>
        <w:instrText xml:space="preserve"> SEQ Bảng_4. \* ARABIC </w:instrText>
      </w:r>
      <w:r>
        <w:fldChar w:fldCharType="separate"/>
      </w:r>
      <w:r w:rsidR="00F56855">
        <w:rPr>
          <w:noProof/>
        </w:rPr>
        <w:t>13</w:t>
      </w:r>
      <w:r>
        <w:rPr>
          <w:noProof/>
        </w:rPr>
        <w:fldChar w:fldCharType="end"/>
      </w:r>
      <w:r>
        <w:t xml:space="preserve">. </w:t>
      </w:r>
      <w:r w:rsidRPr="00782362">
        <w:t>Sản lượng</w:t>
      </w:r>
      <w:bookmarkEnd w:id="206"/>
      <w:r w:rsidRPr="00C62028">
        <w:t xml:space="preserve"> U-rê</w:t>
      </w:r>
      <w:r w:rsidR="00020C7C">
        <w:t xml:space="preserve"> sản xuất</w:t>
      </w:r>
      <w:r w:rsidRPr="00C62028">
        <w:t xml:space="preserve"> năm 20</w:t>
      </w:r>
      <w:r w:rsidR="000625A3">
        <w:t>21</w:t>
      </w:r>
      <w:r w:rsidRPr="00C62028">
        <w:t>, 202</w:t>
      </w:r>
      <w:bookmarkEnd w:id="224"/>
      <w:r w:rsidR="000625A3">
        <w:t>2</w:t>
      </w:r>
      <w:bookmarkEnd w:id="225"/>
    </w:p>
    <w:tbl>
      <w:tblPr>
        <w:tblW w:w="9067" w:type="dxa"/>
        <w:tblLook w:val="04A0" w:firstRow="1" w:lastRow="0" w:firstColumn="1" w:lastColumn="0" w:noHBand="0" w:noVBand="1"/>
      </w:tblPr>
      <w:tblGrid>
        <w:gridCol w:w="2190"/>
        <w:gridCol w:w="1790"/>
        <w:gridCol w:w="1790"/>
        <w:gridCol w:w="1790"/>
        <w:gridCol w:w="1790"/>
      </w:tblGrid>
      <w:tr w:rsidR="00865289" w:rsidRPr="00021A0B" w14:paraId="51758D87" w14:textId="77777777" w:rsidTr="00844C62">
        <w:trPr>
          <w:trHeight w:val="290"/>
        </w:trPr>
        <w:tc>
          <w:tcPr>
            <w:tcW w:w="2500" w:type="dxa"/>
            <w:vMerge w:val="restart"/>
            <w:tcBorders>
              <w:top w:val="single" w:sz="4" w:space="0" w:color="auto"/>
              <w:left w:val="single" w:sz="4" w:space="0" w:color="auto"/>
              <w:bottom w:val="single" w:sz="4" w:space="0" w:color="000000"/>
              <w:right w:val="single" w:sz="4" w:space="0" w:color="auto"/>
            </w:tcBorders>
            <w:shd w:val="clear" w:color="auto" w:fill="E2EFD9"/>
            <w:noWrap/>
            <w:vAlign w:val="bottom"/>
            <w:hideMark/>
          </w:tcPr>
          <w:p w14:paraId="64951A01" w14:textId="77777777" w:rsidR="00865289" w:rsidRPr="00021A0B" w:rsidRDefault="00865289" w:rsidP="00844C62">
            <w:pPr>
              <w:jc w:val="center"/>
              <w:rPr>
                <w:b/>
                <w:bCs/>
                <w:color w:val="000000"/>
                <w:szCs w:val="28"/>
                <w:rPrChange w:id="226" w:author="Anh Pham" w:date="2025-11-08T22:25:00Z" w16du:dateUtc="2025-11-08T15:25:00Z">
                  <w:rPr>
                    <w:b/>
                    <w:bCs/>
                    <w:color w:val="000000"/>
                    <w:sz w:val="24"/>
                    <w:szCs w:val="20"/>
                  </w:rPr>
                </w:rPrChange>
              </w:rPr>
            </w:pPr>
            <w:r w:rsidRPr="00021A0B">
              <w:rPr>
                <w:b/>
                <w:bCs/>
                <w:color w:val="000000"/>
                <w:szCs w:val="28"/>
                <w:rPrChange w:id="227" w:author="Anh Pham" w:date="2025-11-08T22:25:00Z" w16du:dateUtc="2025-11-08T15:25:00Z">
                  <w:rPr>
                    <w:b/>
                    <w:bCs/>
                    <w:color w:val="000000"/>
                    <w:sz w:val="24"/>
                    <w:szCs w:val="20"/>
                  </w:rPr>
                </w:rPrChange>
              </w:rPr>
              <w:t>Năm</w:t>
            </w:r>
          </w:p>
        </w:tc>
        <w:tc>
          <w:tcPr>
            <w:tcW w:w="6567" w:type="dxa"/>
            <w:gridSpan w:val="4"/>
            <w:tcBorders>
              <w:top w:val="single" w:sz="4" w:space="0" w:color="auto"/>
              <w:left w:val="nil"/>
              <w:bottom w:val="single" w:sz="4" w:space="0" w:color="auto"/>
              <w:right w:val="single" w:sz="4" w:space="0" w:color="auto"/>
            </w:tcBorders>
            <w:shd w:val="clear" w:color="auto" w:fill="E2EFD9"/>
            <w:noWrap/>
            <w:vAlign w:val="bottom"/>
            <w:hideMark/>
          </w:tcPr>
          <w:p w14:paraId="47137B7F" w14:textId="77777777" w:rsidR="00865289" w:rsidRPr="00021A0B" w:rsidRDefault="00865289" w:rsidP="00844C62">
            <w:pPr>
              <w:jc w:val="center"/>
              <w:rPr>
                <w:b/>
                <w:bCs/>
                <w:color w:val="000000"/>
                <w:szCs w:val="28"/>
                <w:rPrChange w:id="228" w:author="Anh Pham" w:date="2025-11-08T22:25:00Z" w16du:dateUtc="2025-11-08T15:25:00Z">
                  <w:rPr>
                    <w:b/>
                    <w:bCs/>
                    <w:color w:val="000000"/>
                    <w:sz w:val="24"/>
                    <w:szCs w:val="20"/>
                  </w:rPr>
                </w:rPrChange>
              </w:rPr>
            </w:pPr>
            <w:r w:rsidRPr="00021A0B">
              <w:rPr>
                <w:b/>
                <w:bCs/>
                <w:color w:val="000000"/>
                <w:szCs w:val="28"/>
                <w:rPrChange w:id="229" w:author="Anh Pham" w:date="2025-11-08T22:25:00Z" w16du:dateUtc="2025-11-08T15:25:00Z">
                  <w:rPr>
                    <w:b/>
                    <w:bCs/>
                    <w:color w:val="000000"/>
                    <w:sz w:val="24"/>
                    <w:szCs w:val="20"/>
                  </w:rPr>
                </w:rPrChange>
              </w:rPr>
              <w:t>Sản lượng U-rê (tấn)</w:t>
            </w:r>
          </w:p>
        </w:tc>
      </w:tr>
      <w:tr w:rsidR="00865289" w:rsidRPr="00021A0B" w14:paraId="1240C98F" w14:textId="77777777" w:rsidTr="00844C62">
        <w:trPr>
          <w:trHeight w:val="290"/>
        </w:trPr>
        <w:tc>
          <w:tcPr>
            <w:tcW w:w="2500"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25C35E71" w14:textId="77777777" w:rsidR="00865289" w:rsidRPr="00021A0B" w:rsidRDefault="00865289" w:rsidP="00844C62">
            <w:pPr>
              <w:rPr>
                <w:b/>
                <w:bCs/>
                <w:color w:val="000000"/>
                <w:szCs w:val="28"/>
                <w:rPrChange w:id="230" w:author="Anh Pham" w:date="2025-11-08T22:25:00Z" w16du:dateUtc="2025-11-08T15:25:00Z">
                  <w:rPr>
                    <w:b/>
                    <w:bCs/>
                    <w:color w:val="000000"/>
                    <w:sz w:val="24"/>
                    <w:szCs w:val="20"/>
                  </w:rPr>
                </w:rPrChange>
              </w:rPr>
            </w:pPr>
          </w:p>
        </w:tc>
        <w:tc>
          <w:tcPr>
            <w:tcW w:w="1355" w:type="dxa"/>
            <w:tcBorders>
              <w:top w:val="nil"/>
              <w:left w:val="nil"/>
              <w:bottom w:val="single" w:sz="4" w:space="0" w:color="auto"/>
              <w:right w:val="single" w:sz="4" w:space="0" w:color="auto"/>
            </w:tcBorders>
            <w:shd w:val="clear" w:color="auto" w:fill="E2EFD9"/>
            <w:noWrap/>
            <w:vAlign w:val="bottom"/>
            <w:hideMark/>
          </w:tcPr>
          <w:p w14:paraId="530AEC31" w14:textId="77777777" w:rsidR="00865289" w:rsidRPr="00021A0B" w:rsidRDefault="00865289" w:rsidP="00844C62">
            <w:pPr>
              <w:rPr>
                <w:b/>
                <w:bCs/>
                <w:color w:val="000000"/>
                <w:szCs w:val="28"/>
                <w:rPrChange w:id="231" w:author="Anh Pham" w:date="2025-11-08T22:25:00Z" w16du:dateUtc="2025-11-08T15:25:00Z">
                  <w:rPr>
                    <w:b/>
                    <w:bCs/>
                    <w:color w:val="000000"/>
                    <w:sz w:val="24"/>
                    <w:szCs w:val="20"/>
                  </w:rPr>
                </w:rPrChange>
              </w:rPr>
            </w:pPr>
            <w:r w:rsidRPr="00021A0B">
              <w:rPr>
                <w:b/>
                <w:bCs/>
                <w:color w:val="000000"/>
                <w:szCs w:val="28"/>
                <w:rPrChange w:id="232" w:author="Anh Pham" w:date="2025-11-08T22:25:00Z" w16du:dateUtc="2025-11-08T15:25:00Z">
                  <w:rPr>
                    <w:b/>
                    <w:bCs/>
                    <w:color w:val="000000"/>
                    <w:sz w:val="24"/>
                    <w:szCs w:val="20"/>
                  </w:rPr>
                </w:rPrChange>
              </w:rPr>
              <w:t>Hà Bắc</w:t>
            </w:r>
          </w:p>
        </w:tc>
        <w:tc>
          <w:tcPr>
            <w:tcW w:w="1836" w:type="dxa"/>
            <w:tcBorders>
              <w:top w:val="nil"/>
              <w:left w:val="nil"/>
              <w:bottom w:val="single" w:sz="4" w:space="0" w:color="auto"/>
              <w:right w:val="single" w:sz="4" w:space="0" w:color="auto"/>
            </w:tcBorders>
            <w:shd w:val="clear" w:color="auto" w:fill="E2EFD9"/>
            <w:noWrap/>
            <w:vAlign w:val="bottom"/>
            <w:hideMark/>
          </w:tcPr>
          <w:p w14:paraId="6513F727" w14:textId="77777777" w:rsidR="00865289" w:rsidRPr="00021A0B" w:rsidRDefault="00865289" w:rsidP="00844C62">
            <w:pPr>
              <w:rPr>
                <w:b/>
                <w:bCs/>
                <w:color w:val="000000"/>
                <w:szCs w:val="28"/>
                <w:rPrChange w:id="233" w:author="Anh Pham" w:date="2025-11-08T22:25:00Z" w16du:dateUtc="2025-11-08T15:25:00Z">
                  <w:rPr>
                    <w:b/>
                    <w:bCs/>
                    <w:color w:val="000000"/>
                    <w:sz w:val="24"/>
                    <w:szCs w:val="20"/>
                  </w:rPr>
                </w:rPrChange>
              </w:rPr>
            </w:pPr>
            <w:r w:rsidRPr="00021A0B">
              <w:rPr>
                <w:b/>
                <w:bCs/>
                <w:color w:val="000000"/>
                <w:szCs w:val="28"/>
                <w:rPrChange w:id="234" w:author="Anh Pham" w:date="2025-11-08T22:25:00Z" w16du:dateUtc="2025-11-08T15:25:00Z">
                  <w:rPr>
                    <w:b/>
                    <w:bCs/>
                    <w:color w:val="000000"/>
                    <w:sz w:val="24"/>
                    <w:szCs w:val="20"/>
                  </w:rPr>
                </w:rPrChange>
              </w:rPr>
              <w:t>Ninh Bình</w:t>
            </w:r>
          </w:p>
        </w:tc>
        <w:tc>
          <w:tcPr>
            <w:tcW w:w="1423" w:type="dxa"/>
            <w:tcBorders>
              <w:top w:val="nil"/>
              <w:left w:val="nil"/>
              <w:bottom w:val="single" w:sz="4" w:space="0" w:color="auto"/>
              <w:right w:val="single" w:sz="4" w:space="0" w:color="auto"/>
            </w:tcBorders>
            <w:shd w:val="clear" w:color="auto" w:fill="E2EFD9"/>
            <w:noWrap/>
            <w:vAlign w:val="bottom"/>
            <w:hideMark/>
          </w:tcPr>
          <w:p w14:paraId="49FD8DD3" w14:textId="77777777" w:rsidR="00865289" w:rsidRPr="00021A0B" w:rsidRDefault="00865289" w:rsidP="00844C62">
            <w:pPr>
              <w:jc w:val="center"/>
              <w:rPr>
                <w:b/>
                <w:bCs/>
                <w:color w:val="000000"/>
                <w:szCs w:val="28"/>
                <w:rPrChange w:id="235" w:author="Anh Pham" w:date="2025-11-08T22:25:00Z" w16du:dateUtc="2025-11-08T15:25:00Z">
                  <w:rPr>
                    <w:b/>
                    <w:bCs/>
                    <w:color w:val="000000"/>
                    <w:sz w:val="24"/>
                    <w:szCs w:val="20"/>
                  </w:rPr>
                </w:rPrChange>
              </w:rPr>
            </w:pPr>
            <w:r w:rsidRPr="00021A0B">
              <w:rPr>
                <w:b/>
                <w:bCs/>
                <w:color w:val="000000"/>
                <w:szCs w:val="28"/>
                <w:rPrChange w:id="236" w:author="Anh Pham" w:date="2025-11-08T22:25:00Z" w16du:dateUtc="2025-11-08T15:25:00Z">
                  <w:rPr>
                    <w:b/>
                    <w:bCs/>
                    <w:color w:val="000000"/>
                    <w:sz w:val="24"/>
                    <w:szCs w:val="20"/>
                  </w:rPr>
                </w:rPrChange>
              </w:rPr>
              <w:t>Phú Mỹ</w:t>
            </w:r>
          </w:p>
        </w:tc>
        <w:tc>
          <w:tcPr>
            <w:tcW w:w="1953" w:type="dxa"/>
            <w:tcBorders>
              <w:top w:val="nil"/>
              <w:left w:val="nil"/>
              <w:bottom w:val="single" w:sz="4" w:space="0" w:color="auto"/>
              <w:right w:val="single" w:sz="4" w:space="0" w:color="auto"/>
            </w:tcBorders>
            <w:shd w:val="clear" w:color="auto" w:fill="E2EFD9"/>
            <w:noWrap/>
            <w:vAlign w:val="bottom"/>
            <w:hideMark/>
          </w:tcPr>
          <w:p w14:paraId="1F36BEC2" w14:textId="77777777" w:rsidR="00865289" w:rsidRPr="00021A0B" w:rsidRDefault="00865289" w:rsidP="00844C62">
            <w:pPr>
              <w:jc w:val="center"/>
              <w:rPr>
                <w:b/>
                <w:bCs/>
                <w:color w:val="000000"/>
                <w:szCs w:val="28"/>
                <w:rPrChange w:id="237" w:author="Anh Pham" w:date="2025-11-08T22:25:00Z" w16du:dateUtc="2025-11-08T15:25:00Z">
                  <w:rPr>
                    <w:b/>
                    <w:bCs/>
                    <w:color w:val="000000"/>
                    <w:sz w:val="24"/>
                    <w:szCs w:val="20"/>
                  </w:rPr>
                </w:rPrChange>
              </w:rPr>
            </w:pPr>
            <w:r w:rsidRPr="00021A0B">
              <w:rPr>
                <w:b/>
                <w:bCs/>
                <w:color w:val="000000"/>
                <w:szCs w:val="28"/>
                <w:rPrChange w:id="238" w:author="Anh Pham" w:date="2025-11-08T22:25:00Z" w16du:dateUtc="2025-11-08T15:25:00Z">
                  <w:rPr>
                    <w:b/>
                    <w:bCs/>
                    <w:color w:val="000000"/>
                    <w:sz w:val="24"/>
                    <w:szCs w:val="20"/>
                  </w:rPr>
                </w:rPrChange>
              </w:rPr>
              <w:t>Cà Mau</w:t>
            </w:r>
          </w:p>
        </w:tc>
      </w:tr>
      <w:tr w:rsidR="00245EA5" w:rsidRPr="00021A0B" w14:paraId="1D0C0E01" w14:textId="77777777" w:rsidTr="00245EA5">
        <w:trPr>
          <w:trHeight w:val="290"/>
        </w:trPr>
        <w:tc>
          <w:tcPr>
            <w:tcW w:w="2500" w:type="dxa"/>
            <w:tcBorders>
              <w:top w:val="nil"/>
              <w:left w:val="single" w:sz="4" w:space="0" w:color="auto"/>
              <w:bottom w:val="single" w:sz="4" w:space="0" w:color="auto"/>
              <w:right w:val="single" w:sz="4" w:space="0" w:color="auto"/>
            </w:tcBorders>
            <w:noWrap/>
            <w:vAlign w:val="bottom"/>
            <w:hideMark/>
          </w:tcPr>
          <w:p w14:paraId="5A812573" w14:textId="5CD9B74D" w:rsidR="00245EA5" w:rsidRPr="00021A0B" w:rsidRDefault="00245EA5" w:rsidP="00245EA5">
            <w:pPr>
              <w:jc w:val="right"/>
              <w:rPr>
                <w:color w:val="000000"/>
                <w:szCs w:val="28"/>
                <w:rPrChange w:id="239" w:author="Anh Pham" w:date="2025-11-08T22:25:00Z" w16du:dateUtc="2025-11-08T15:25:00Z">
                  <w:rPr>
                    <w:color w:val="000000"/>
                    <w:sz w:val="24"/>
                    <w:szCs w:val="20"/>
                  </w:rPr>
                </w:rPrChange>
              </w:rPr>
            </w:pPr>
            <w:r w:rsidRPr="00021A0B">
              <w:rPr>
                <w:color w:val="000000"/>
                <w:szCs w:val="28"/>
                <w:rPrChange w:id="240" w:author="Anh Pham" w:date="2025-11-08T22:25:00Z" w16du:dateUtc="2025-11-08T15:25:00Z">
                  <w:rPr>
                    <w:color w:val="000000"/>
                    <w:sz w:val="24"/>
                    <w:szCs w:val="20"/>
                  </w:rPr>
                </w:rPrChange>
              </w:rPr>
              <w:t>2021</w:t>
            </w:r>
          </w:p>
        </w:tc>
        <w:tc>
          <w:tcPr>
            <w:tcW w:w="1355" w:type="dxa"/>
            <w:tcBorders>
              <w:top w:val="nil"/>
              <w:left w:val="nil"/>
              <w:bottom w:val="single" w:sz="4" w:space="0" w:color="auto"/>
              <w:right w:val="single" w:sz="4" w:space="0" w:color="auto"/>
            </w:tcBorders>
            <w:noWrap/>
            <w:vAlign w:val="bottom"/>
            <w:hideMark/>
          </w:tcPr>
          <w:p w14:paraId="278696F4" w14:textId="173832CF" w:rsidR="00245EA5" w:rsidRPr="00021A0B" w:rsidRDefault="00021A0B" w:rsidP="00245EA5">
            <w:pPr>
              <w:jc w:val="right"/>
              <w:rPr>
                <w:color w:val="000000"/>
                <w:szCs w:val="28"/>
                <w:rPrChange w:id="241" w:author="Anh Pham" w:date="2025-11-08T22:25:00Z" w16du:dateUtc="2025-11-08T15:25:00Z">
                  <w:rPr>
                    <w:color w:val="000000"/>
                    <w:sz w:val="24"/>
                    <w:szCs w:val="20"/>
                  </w:rPr>
                </w:rPrChange>
              </w:rPr>
            </w:pPr>
            <w:ins w:id="242" w:author="Anh Pham" w:date="2025-11-08T22:26:00Z" w16du:dateUtc="2025-11-08T15:26:00Z">
              <w:r w:rsidRPr="00021A0B">
                <w:rPr>
                  <w:color w:val="000000"/>
                  <w:szCs w:val="28"/>
                </w:rPr>
                <w:t>255</w:t>
              </w:r>
            </w:ins>
            <w:ins w:id="243" w:author="Anh Pham" w:date="2025-11-08T22:27:00Z" w16du:dateUtc="2025-11-08T15:27:00Z">
              <w:r>
                <w:rPr>
                  <w:color w:val="000000"/>
                  <w:szCs w:val="28"/>
                </w:rPr>
                <w:t>.</w:t>
              </w:r>
            </w:ins>
            <w:ins w:id="244" w:author="Anh Pham" w:date="2025-11-08T22:26:00Z" w16du:dateUtc="2025-11-08T15:26:00Z">
              <w:r w:rsidRPr="00021A0B">
                <w:rPr>
                  <w:color w:val="000000"/>
                  <w:szCs w:val="28"/>
                </w:rPr>
                <w:t>299</w:t>
              </w:r>
            </w:ins>
            <w:del w:id="245" w:author="Anh Pham" w:date="2025-11-08T22:26:00Z" w16du:dateUtc="2025-11-08T15:26:00Z">
              <w:r w:rsidR="00245EA5" w:rsidRPr="00021A0B" w:rsidDel="00021A0B">
                <w:rPr>
                  <w:color w:val="000000"/>
                  <w:szCs w:val="28"/>
                  <w:rPrChange w:id="246" w:author="Anh Pham" w:date="2025-11-08T22:25:00Z" w16du:dateUtc="2025-11-08T15:25:00Z">
                    <w:rPr>
                      <w:color w:val="000000"/>
                      <w:sz w:val="24"/>
                      <w:szCs w:val="20"/>
                    </w:rPr>
                  </w:rPrChange>
                </w:rPr>
                <w:delText>272.500</w:delText>
              </w:r>
            </w:del>
          </w:p>
        </w:tc>
        <w:tc>
          <w:tcPr>
            <w:tcW w:w="1836" w:type="dxa"/>
            <w:tcBorders>
              <w:top w:val="nil"/>
              <w:left w:val="nil"/>
              <w:bottom w:val="single" w:sz="4" w:space="0" w:color="auto"/>
              <w:right w:val="single" w:sz="4" w:space="0" w:color="auto"/>
            </w:tcBorders>
            <w:noWrap/>
            <w:vAlign w:val="bottom"/>
          </w:tcPr>
          <w:p w14:paraId="7159D0E0" w14:textId="5C6EAC2E" w:rsidR="00245EA5" w:rsidRPr="00021A0B" w:rsidRDefault="00021A0B" w:rsidP="00245EA5">
            <w:pPr>
              <w:jc w:val="right"/>
              <w:rPr>
                <w:color w:val="000000"/>
                <w:szCs w:val="28"/>
                <w:rPrChange w:id="247" w:author="Anh Pham" w:date="2025-11-08T22:25:00Z" w16du:dateUtc="2025-11-08T15:25:00Z">
                  <w:rPr>
                    <w:color w:val="000000"/>
                    <w:sz w:val="24"/>
                    <w:szCs w:val="20"/>
                  </w:rPr>
                </w:rPrChange>
              </w:rPr>
            </w:pPr>
            <w:ins w:id="248" w:author="Anh Pham" w:date="2025-11-08T22:31:00Z" w16du:dateUtc="2025-11-08T15:31:00Z">
              <w:r w:rsidRPr="00021A0B">
                <w:rPr>
                  <w:color w:val="000000"/>
                  <w:szCs w:val="28"/>
                </w:rPr>
                <w:t>252</w:t>
              </w:r>
            </w:ins>
            <w:ins w:id="249" w:author="Anh Pham" w:date="2025-11-08T22:32:00Z" w16du:dateUtc="2025-11-08T15:32:00Z">
              <w:r>
                <w:rPr>
                  <w:color w:val="000000"/>
                  <w:szCs w:val="28"/>
                </w:rPr>
                <w:t>.</w:t>
              </w:r>
            </w:ins>
            <w:ins w:id="250" w:author="Anh Pham" w:date="2025-11-08T22:31:00Z" w16du:dateUtc="2025-11-08T15:31:00Z">
              <w:r w:rsidRPr="00021A0B">
                <w:rPr>
                  <w:color w:val="000000"/>
                  <w:szCs w:val="28"/>
                </w:rPr>
                <w:t>167</w:t>
              </w:r>
            </w:ins>
            <w:del w:id="251" w:author="Anh Pham" w:date="2025-11-08T22:31:00Z" w16du:dateUtc="2025-11-08T15:31:00Z">
              <w:r w:rsidR="00807B07" w:rsidRPr="00021A0B" w:rsidDel="00021A0B">
                <w:rPr>
                  <w:color w:val="000000"/>
                  <w:szCs w:val="28"/>
                  <w:rPrChange w:id="252" w:author="Anh Pham" w:date="2025-11-08T22:25:00Z" w16du:dateUtc="2025-11-08T15:25:00Z">
                    <w:rPr>
                      <w:color w:val="000000"/>
                      <w:sz w:val="24"/>
                      <w:szCs w:val="20"/>
                    </w:rPr>
                  </w:rPrChange>
                </w:rPr>
                <w:delText>445.000</w:delText>
              </w:r>
            </w:del>
          </w:p>
        </w:tc>
        <w:tc>
          <w:tcPr>
            <w:tcW w:w="1423" w:type="dxa"/>
            <w:tcBorders>
              <w:top w:val="nil"/>
              <w:left w:val="nil"/>
              <w:bottom w:val="single" w:sz="4" w:space="0" w:color="auto"/>
              <w:right w:val="single" w:sz="4" w:space="0" w:color="auto"/>
            </w:tcBorders>
            <w:noWrap/>
            <w:vAlign w:val="bottom"/>
            <w:hideMark/>
          </w:tcPr>
          <w:p w14:paraId="1DAF1118" w14:textId="7AADED0A" w:rsidR="00245EA5" w:rsidRPr="00021A0B" w:rsidRDefault="00021A0B" w:rsidP="00245EA5">
            <w:pPr>
              <w:jc w:val="right"/>
              <w:rPr>
                <w:color w:val="000000"/>
                <w:szCs w:val="28"/>
                <w:rPrChange w:id="253" w:author="Anh Pham" w:date="2025-11-08T22:25:00Z" w16du:dateUtc="2025-11-08T15:25:00Z">
                  <w:rPr>
                    <w:color w:val="000000"/>
                    <w:sz w:val="24"/>
                    <w:szCs w:val="20"/>
                  </w:rPr>
                </w:rPrChange>
              </w:rPr>
            </w:pPr>
            <w:ins w:id="254" w:author="Anh Pham" w:date="2025-11-08T22:31:00Z" w16du:dateUtc="2025-11-08T15:31:00Z">
              <w:r w:rsidRPr="00021A0B">
                <w:rPr>
                  <w:color w:val="000000"/>
                  <w:szCs w:val="28"/>
                </w:rPr>
                <w:t>520</w:t>
              </w:r>
            </w:ins>
            <w:ins w:id="255" w:author="Anh Pham" w:date="2025-11-08T22:32:00Z" w16du:dateUtc="2025-11-08T15:32:00Z">
              <w:r>
                <w:rPr>
                  <w:color w:val="000000"/>
                  <w:szCs w:val="28"/>
                </w:rPr>
                <w:t>.</w:t>
              </w:r>
            </w:ins>
            <w:ins w:id="256" w:author="Anh Pham" w:date="2025-11-08T22:31:00Z" w16du:dateUtc="2025-11-08T15:31:00Z">
              <w:r w:rsidRPr="00021A0B">
                <w:rPr>
                  <w:color w:val="000000"/>
                  <w:szCs w:val="28"/>
                </w:rPr>
                <w:t>633</w:t>
              </w:r>
            </w:ins>
            <w:del w:id="257" w:author="Anh Pham" w:date="2025-11-08T22:31:00Z" w16du:dateUtc="2025-11-08T15:31:00Z">
              <w:r w:rsidR="00245EA5" w:rsidRPr="00021A0B" w:rsidDel="00021A0B">
                <w:rPr>
                  <w:color w:val="000000"/>
                  <w:szCs w:val="28"/>
                  <w:rPrChange w:id="258" w:author="Anh Pham" w:date="2025-11-08T22:25:00Z" w16du:dateUtc="2025-11-08T15:25:00Z">
                    <w:rPr>
                      <w:color w:val="000000"/>
                      <w:sz w:val="24"/>
                      <w:szCs w:val="20"/>
                    </w:rPr>
                  </w:rPrChange>
                </w:rPr>
                <w:delText>797.000</w:delText>
              </w:r>
            </w:del>
          </w:p>
        </w:tc>
        <w:tc>
          <w:tcPr>
            <w:tcW w:w="1953" w:type="dxa"/>
            <w:tcBorders>
              <w:top w:val="nil"/>
              <w:left w:val="nil"/>
              <w:bottom w:val="single" w:sz="4" w:space="0" w:color="auto"/>
              <w:right w:val="single" w:sz="4" w:space="0" w:color="auto"/>
            </w:tcBorders>
            <w:noWrap/>
            <w:vAlign w:val="bottom"/>
            <w:hideMark/>
          </w:tcPr>
          <w:p w14:paraId="602F98F6" w14:textId="226BCBBB" w:rsidR="00245EA5" w:rsidRPr="00021A0B" w:rsidRDefault="00021A0B" w:rsidP="00245EA5">
            <w:pPr>
              <w:jc w:val="right"/>
              <w:rPr>
                <w:color w:val="000000"/>
                <w:szCs w:val="28"/>
                <w:rPrChange w:id="259" w:author="Anh Pham" w:date="2025-11-08T22:25:00Z" w16du:dateUtc="2025-11-08T15:25:00Z">
                  <w:rPr>
                    <w:color w:val="000000"/>
                    <w:sz w:val="24"/>
                    <w:szCs w:val="20"/>
                  </w:rPr>
                </w:rPrChange>
              </w:rPr>
            </w:pPr>
            <w:ins w:id="260" w:author="Anh Pham" w:date="2025-11-08T22:32:00Z" w16du:dateUtc="2025-11-08T15:32:00Z">
              <w:r w:rsidRPr="00021A0B">
                <w:rPr>
                  <w:color w:val="000000"/>
                  <w:szCs w:val="28"/>
                </w:rPr>
                <w:t>509</w:t>
              </w:r>
              <w:r>
                <w:rPr>
                  <w:color w:val="000000"/>
                  <w:szCs w:val="28"/>
                </w:rPr>
                <w:t>.</w:t>
              </w:r>
              <w:r w:rsidRPr="00021A0B">
                <w:rPr>
                  <w:color w:val="000000"/>
                  <w:szCs w:val="28"/>
                </w:rPr>
                <w:t>184</w:t>
              </w:r>
            </w:ins>
            <w:del w:id="261" w:author="Anh Pham" w:date="2025-11-08T22:32:00Z" w16du:dateUtc="2025-11-08T15:32:00Z">
              <w:r w:rsidR="001C36C5" w:rsidRPr="00021A0B" w:rsidDel="00021A0B">
                <w:rPr>
                  <w:color w:val="000000"/>
                  <w:szCs w:val="28"/>
                  <w:rPrChange w:id="262" w:author="Anh Pham" w:date="2025-11-08T22:25:00Z" w16du:dateUtc="2025-11-08T15:25:00Z">
                    <w:rPr>
                      <w:color w:val="000000"/>
                      <w:sz w:val="24"/>
                      <w:szCs w:val="20"/>
                    </w:rPr>
                  </w:rPrChange>
                </w:rPr>
                <w:delText>898.560</w:delText>
              </w:r>
            </w:del>
          </w:p>
        </w:tc>
      </w:tr>
      <w:tr w:rsidR="00245EA5" w:rsidRPr="00021A0B" w14:paraId="5359DB12" w14:textId="77777777" w:rsidTr="00245EA5">
        <w:trPr>
          <w:trHeight w:val="290"/>
        </w:trPr>
        <w:tc>
          <w:tcPr>
            <w:tcW w:w="2500" w:type="dxa"/>
            <w:tcBorders>
              <w:top w:val="nil"/>
              <w:left w:val="single" w:sz="4" w:space="0" w:color="auto"/>
              <w:bottom w:val="single" w:sz="4" w:space="0" w:color="auto"/>
              <w:right w:val="single" w:sz="4" w:space="0" w:color="auto"/>
            </w:tcBorders>
            <w:noWrap/>
            <w:vAlign w:val="bottom"/>
            <w:hideMark/>
          </w:tcPr>
          <w:p w14:paraId="728200C5" w14:textId="418897E9" w:rsidR="00245EA5" w:rsidRPr="00021A0B" w:rsidRDefault="00245EA5" w:rsidP="00245EA5">
            <w:pPr>
              <w:jc w:val="right"/>
              <w:rPr>
                <w:color w:val="000000"/>
                <w:szCs w:val="28"/>
                <w:rPrChange w:id="263" w:author="Anh Pham" w:date="2025-11-08T22:25:00Z" w16du:dateUtc="2025-11-08T15:25:00Z">
                  <w:rPr>
                    <w:color w:val="000000"/>
                    <w:sz w:val="24"/>
                    <w:szCs w:val="20"/>
                  </w:rPr>
                </w:rPrChange>
              </w:rPr>
            </w:pPr>
            <w:r w:rsidRPr="00021A0B">
              <w:rPr>
                <w:color w:val="000000"/>
                <w:szCs w:val="28"/>
                <w:rPrChange w:id="264" w:author="Anh Pham" w:date="2025-11-08T22:25:00Z" w16du:dateUtc="2025-11-08T15:25:00Z">
                  <w:rPr>
                    <w:color w:val="000000"/>
                    <w:sz w:val="24"/>
                    <w:szCs w:val="20"/>
                  </w:rPr>
                </w:rPrChange>
              </w:rPr>
              <w:t>2022</w:t>
            </w:r>
          </w:p>
        </w:tc>
        <w:tc>
          <w:tcPr>
            <w:tcW w:w="1355" w:type="dxa"/>
            <w:tcBorders>
              <w:top w:val="nil"/>
              <w:left w:val="nil"/>
              <w:bottom w:val="single" w:sz="4" w:space="0" w:color="auto"/>
              <w:right w:val="single" w:sz="4" w:space="0" w:color="auto"/>
            </w:tcBorders>
            <w:noWrap/>
            <w:vAlign w:val="bottom"/>
            <w:hideMark/>
          </w:tcPr>
          <w:p w14:paraId="00647F8E" w14:textId="23E9708A" w:rsidR="00245EA5" w:rsidRPr="00021A0B" w:rsidRDefault="00021A0B" w:rsidP="00245EA5">
            <w:pPr>
              <w:jc w:val="right"/>
              <w:rPr>
                <w:color w:val="000000"/>
                <w:szCs w:val="28"/>
                <w:rPrChange w:id="265" w:author="Anh Pham" w:date="2025-11-08T22:25:00Z" w16du:dateUtc="2025-11-08T15:25:00Z">
                  <w:rPr>
                    <w:color w:val="000000"/>
                    <w:sz w:val="24"/>
                    <w:szCs w:val="20"/>
                  </w:rPr>
                </w:rPrChange>
              </w:rPr>
            </w:pPr>
            <w:ins w:id="266" w:author="Anh Pham" w:date="2025-11-08T22:27:00Z" w16du:dateUtc="2025-11-08T15:27:00Z">
              <w:r w:rsidRPr="00021A0B">
                <w:rPr>
                  <w:color w:val="000000"/>
                  <w:szCs w:val="28"/>
                </w:rPr>
                <w:t>255</w:t>
              </w:r>
              <w:r>
                <w:rPr>
                  <w:color w:val="000000"/>
                  <w:szCs w:val="28"/>
                </w:rPr>
                <w:t>.</w:t>
              </w:r>
              <w:r w:rsidRPr="00021A0B">
                <w:rPr>
                  <w:color w:val="000000"/>
                  <w:szCs w:val="28"/>
                </w:rPr>
                <w:t>668</w:t>
              </w:r>
            </w:ins>
            <w:del w:id="267" w:author="Anh Pham" w:date="2025-11-08T22:27:00Z" w16du:dateUtc="2025-11-08T15:27:00Z">
              <w:r w:rsidR="00245EA5" w:rsidRPr="00021A0B" w:rsidDel="00021A0B">
                <w:rPr>
                  <w:color w:val="000000"/>
                  <w:szCs w:val="28"/>
                  <w:rPrChange w:id="268" w:author="Anh Pham" w:date="2025-11-08T22:25:00Z" w16du:dateUtc="2025-11-08T15:25:00Z">
                    <w:rPr>
                      <w:color w:val="000000"/>
                      <w:sz w:val="24"/>
                      <w:szCs w:val="20"/>
                    </w:rPr>
                  </w:rPrChange>
                </w:rPr>
                <w:delText>250.150</w:delText>
              </w:r>
            </w:del>
          </w:p>
        </w:tc>
        <w:tc>
          <w:tcPr>
            <w:tcW w:w="1836" w:type="dxa"/>
            <w:tcBorders>
              <w:top w:val="nil"/>
              <w:left w:val="nil"/>
              <w:bottom w:val="single" w:sz="4" w:space="0" w:color="auto"/>
              <w:right w:val="single" w:sz="4" w:space="0" w:color="auto"/>
            </w:tcBorders>
            <w:noWrap/>
            <w:vAlign w:val="bottom"/>
          </w:tcPr>
          <w:p w14:paraId="2A7E12F9" w14:textId="195CF217" w:rsidR="00245EA5" w:rsidRPr="00021A0B" w:rsidRDefault="00021A0B" w:rsidP="00245EA5">
            <w:pPr>
              <w:jc w:val="right"/>
              <w:rPr>
                <w:color w:val="000000"/>
                <w:szCs w:val="28"/>
                <w:rPrChange w:id="269" w:author="Anh Pham" w:date="2025-11-08T22:25:00Z" w16du:dateUtc="2025-11-08T15:25:00Z">
                  <w:rPr>
                    <w:color w:val="000000"/>
                    <w:sz w:val="24"/>
                    <w:szCs w:val="20"/>
                  </w:rPr>
                </w:rPrChange>
              </w:rPr>
            </w:pPr>
            <w:ins w:id="270" w:author="Anh Pham" w:date="2025-11-08T22:31:00Z" w16du:dateUtc="2025-11-08T15:31:00Z">
              <w:r w:rsidRPr="00021A0B">
                <w:rPr>
                  <w:color w:val="000000"/>
                  <w:szCs w:val="28"/>
                </w:rPr>
                <w:t>252</w:t>
              </w:r>
            </w:ins>
            <w:ins w:id="271" w:author="Anh Pham" w:date="2025-11-08T22:32:00Z" w16du:dateUtc="2025-11-08T15:32:00Z">
              <w:r>
                <w:rPr>
                  <w:color w:val="000000"/>
                  <w:szCs w:val="28"/>
                </w:rPr>
                <w:t>.</w:t>
              </w:r>
            </w:ins>
            <w:ins w:id="272" w:author="Anh Pham" w:date="2025-11-08T22:31:00Z" w16du:dateUtc="2025-11-08T15:31:00Z">
              <w:r w:rsidRPr="00021A0B">
                <w:rPr>
                  <w:color w:val="000000"/>
                  <w:szCs w:val="28"/>
                </w:rPr>
                <w:t>167</w:t>
              </w:r>
            </w:ins>
            <w:del w:id="273" w:author="Anh Pham" w:date="2025-11-08T22:31:00Z" w16du:dateUtc="2025-11-08T15:31:00Z">
              <w:r w:rsidR="00807B07" w:rsidRPr="00021A0B" w:rsidDel="00021A0B">
                <w:rPr>
                  <w:color w:val="000000"/>
                  <w:szCs w:val="28"/>
                  <w:rPrChange w:id="274" w:author="Anh Pham" w:date="2025-11-08T22:25:00Z" w16du:dateUtc="2025-11-08T15:25:00Z">
                    <w:rPr>
                      <w:color w:val="000000"/>
                      <w:sz w:val="24"/>
                      <w:szCs w:val="20"/>
                    </w:rPr>
                  </w:rPrChange>
                </w:rPr>
                <w:delText>415.534</w:delText>
              </w:r>
            </w:del>
          </w:p>
        </w:tc>
        <w:tc>
          <w:tcPr>
            <w:tcW w:w="1423" w:type="dxa"/>
            <w:tcBorders>
              <w:top w:val="nil"/>
              <w:left w:val="nil"/>
              <w:bottom w:val="single" w:sz="4" w:space="0" w:color="auto"/>
              <w:right w:val="single" w:sz="4" w:space="0" w:color="auto"/>
            </w:tcBorders>
            <w:noWrap/>
            <w:vAlign w:val="bottom"/>
            <w:hideMark/>
          </w:tcPr>
          <w:p w14:paraId="41AAB0A0" w14:textId="6C48EEC1" w:rsidR="00245EA5" w:rsidRPr="00021A0B" w:rsidRDefault="00021A0B" w:rsidP="00245EA5">
            <w:pPr>
              <w:jc w:val="right"/>
              <w:rPr>
                <w:color w:val="000000"/>
                <w:szCs w:val="28"/>
                <w:rPrChange w:id="275" w:author="Anh Pham" w:date="2025-11-08T22:25:00Z" w16du:dateUtc="2025-11-08T15:25:00Z">
                  <w:rPr>
                    <w:color w:val="000000"/>
                    <w:sz w:val="24"/>
                    <w:szCs w:val="20"/>
                  </w:rPr>
                </w:rPrChange>
              </w:rPr>
            </w:pPr>
            <w:ins w:id="276" w:author="Anh Pham" w:date="2025-11-08T22:31:00Z" w16du:dateUtc="2025-11-08T15:31:00Z">
              <w:r w:rsidRPr="00021A0B">
                <w:rPr>
                  <w:color w:val="000000"/>
                  <w:szCs w:val="28"/>
                </w:rPr>
                <w:t>594</w:t>
              </w:r>
            </w:ins>
            <w:ins w:id="277" w:author="Anh Pham" w:date="2025-11-08T22:32:00Z" w16du:dateUtc="2025-11-08T15:32:00Z">
              <w:r>
                <w:rPr>
                  <w:color w:val="000000"/>
                  <w:szCs w:val="28"/>
                </w:rPr>
                <w:t>.</w:t>
              </w:r>
            </w:ins>
            <w:ins w:id="278" w:author="Anh Pham" w:date="2025-11-08T22:31:00Z" w16du:dateUtc="2025-11-08T15:31:00Z">
              <w:r w:rsidRPr="00021A0B">
                <w:rPr>
                  <w:color w:val="000000"/>
                  <w:szCs w:val="28"/>
                </w:rPr>
                <w:t>080</w:t>
              </w:r>
            </w:ins>
            <w:del w:id="279" w:author="Anh Pham" w:date="2025-11-08T22:31:00Z" w16du:dateUtc="2025-11-08T15:31:00Z">
              <w:r w:rsidR="00245EA5" w:rsidRPr="00021A0B" w:rsidDel="00021A0B">
                <w:rPr>
                  <w:color w:val="000000"/>
                  <w:szCs w:val="28"/>
                  <w:rPrChange w:id="280" w:author="Anh Pham" w:date="2025-11-08T22:25:00Z" w16du:dateUtc="2025-11-08T15:25:00Z">
                    <w:rPr>
                      <w:color w:val="000000"/>
                      <w:sz w:val="24"/>
                      <w:szCs w:val="20"/>
                    </w:rPr>
                  </w:rPrChange>
                </w:rPr>
                <w:delText>917.000</w:delText>
              </w:r>
            </w:del>
          </w:p>
        </w:tc>
        <w:tc>
          <w:tcPr>
            <w:tcW w:w="1953" w:type="dxa"/>
            <w:tcBorders>
              <w:top w:val="nil"/>
              <w:left w:val="nil"/>
              <w:bottom w:val="single" w:sz="4" w:space="0" w:color="auto"/>
              <w:right w:val="single" w:sz="4" w:space="0" w:color="auto"/>
            </w:tcBorders>
            <w:noWrap/>
            <w:vAlign w:val="bottom"/>
            <w:hideMark/>
          </w:tcPr>
          <w:p w14:paraId="4C46CE01" w14:textId="20D614DD" w:rsidR="00245EA5" w:rsidRPr="00021A0B" w:rsidRDefault="00021A0B" w:rsidP="00245EA5">
            <w:pPr>
              <w:jc w:val="right"/>
              <w:rPr>
                <w:color w:val="000000"/>
                <w:szCs w:val="28"/>
                <w:rPrChange w:id="281" w:author="Anh Pham" w:date="2025-11-08T22:25:00Z" w16du:dateUtc="2025-11-08T15:25:00Z">
                  <w:rPr>
                    <w:color w:val="000000"/>
                    <w:sz w:val="24"/>
                    <w:szCs w:val="20"/>
                  </w:rPr>
                </w:rPrChange>
              </w:rPr>
            </w:pPr>
            <w:ins w:id="282" w:author="Anh Pham" w:date="2025-11-08T22:32:00Z" w16du:dateUtc="2025-11-08T15:32:00Z">
              <w:r w:rsidRPr="00021A0B">
                <w:rPr>
                  <w:color w:val="000000"/>
                  <w:szCs w:val="28"/>
                </w:rPr>
                <w:t>520</w:t>
              </w:r>
              <w:r>
                <w:rPr>
                  <w:color w:val="000000"/>
                  <w:szCs w:val="28"/>
                </w:rPr>
                <w:t>.</w:t>
              </w:r>
              <w:r w:rsidRPr="00021A0B">
                <w:rPr>
                  <w:color w:val="000000"/>
                  <w:szCs w:val="28"/>
                </w:rPr>
                <w:t>245</w:t>
              </w:r>
            </w:ins>
            <w:del w:id="283" w:author="Anh Pham" w:date="2025-11-08T22:32:00Z" w16du:dateUtc="2025-11-08T15:32:00Z">
              <w:r w:rsidR="00C1180B" w:rsidRPr="00021A0B" w:rsidDel="00021A0B">
                <w:rPr>
                  <w:color w:val="000000"/>
                  <w:szCs w:val="28"/>
                  <w:rPrChange w:id="284" w:author="Anh Pham" w:date="2025-11-08T22:25:00Z" w16du:dateUtc="2025-11-08T15:25:00Z">
                    <w:rPr>
                      <w:color w:val="000000"/>
                      <w:sz w:val="24"/>
                      <w:szCs w:val="20"/>
                    </w:rPr>
                  </w:rPrChange>
                </w:rPr>
                <w:delText>918.080</w:delText>
              </w:r>
            </w:del>
          </w:p>
        </w:tc>
      </w:tr>
    </w:tbl>
    <w:p w14:paraId="39363228" w14:textId="77777777" w:rsidR="00865289" w:rsidRDefault="00865289" w:rsidP="00865289">
      <w:pPr>
        <w:pStyle w:val="abcd"/>
      </w:pPr>
    </w:p>
    <w:p w14:paraId="6F2F0298" w14:textId="7FFFFD46" w:rsidR="00865289" w:rsidRPr="00826D02" w:rsidRDefault="00865289" w:rsidP="00873F5C">
      <w:pPr>
        <w:pStyle w:val="BangHue"/>
      </w:pPr>
      <w:bookmarkStart w:id="285" w:name="_Toc169713683"/>
      <w:bookmarkStart w:id="286" w:name="_Toc213536594"/>
      <w:r>
        <w:t>Bảng 4.</w:t>
      </w:r>
      <w:r>
        <w:fldChar w:fldCharType="begin"/>
      </w:r>
      <w:r>
        <w:instrText xml:space="preserve"> SEQ Bảng_4. \* ARABIC </w:instrText>
      </w:r>
      <w:r>
        <w:fldChar w:fldCharType="separate"/>
      </w:r>
      <w:r w:rsidR="00F56855">
        <w:rPr>
          <w:noProof/>
        </w:rPr>
        <w:t>14</w:t>
      </w:r>
      <w:r>
        <w:rPr>
          <w:noProof/>
        </w:rPr>
        <w:fldChar w:fldCharType="end"/>
      </w:r>
      <w:r>
        <w:t xml:space="preserve">. </w:t>
      </w:r>
      <w:r w:rsidRPr="00782362">
        <w:t>Sản lượng</w:t>
      </w:r>
      <w:r w:rsidRPr="00C62028">
        <w:t xml:space="preserve"> Amoniac và U-rê theo loại nhiên liệu năm 20</w:t>
      </w:r>
      <w:r w:rsidR="000625A3">
        <w:t>21</w:t>
      </w:r>
      <w:r w:rsidRPr="00C62028">
        <w:t xml:space="preserve"> và 202</w:t>
      </w:r>
      <w:bookmarkEnd w:id="285"/>
      <w:r w:rsidR="000625A3">
        <w:t>2</w:t>
      </w:r>
      <w:bookmarkEnd w:id="286"/>
    </w:p>
    <w:tbl>
      <w:tblPr>
        <w:tblW w:w="9067" w:type="dxa"/>
        <w:tblLook w:val="04A0" w:firstRow="1" w:lastRow="0" w:firstColumn="1" w:lastColumn="0" w:noHBand="0" w:noVBand="1"/>
      </w:tblPr>
      <w:tblGrid>
        <w:gridCol w:w="1271"/>
        <w:gridCol w:w="2835"/>
        <w:gridCol w:w="2977"/>
        <w:gridCol w:w="1984"/>
      </w:tblGrid>
      <w:tr w:rsidR="00865289" w:rsidRPr="00021A0B" w14:paraId="57F66DC4" w14:textId="77777777" w:rsidTr="00844C62">
        <w:trPr>
          <w:trHeight w:val="868"/>
        </w:trPr>
        <w:tc>
          <w:tcPr>
            <w:tcW w:w="1271"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798367CB" w14:textId="77777777" w:rsidR="00865289" w:rsidRPr="00021A0B" w:rsidRDefault="00865289" w:rsidP="00844C62">
            <w:pPr>
              <w:jc w:val="center"/>
              <w:rPr>
                <w:b/>
                <w:bCs/>
                <w:color w:val="000000"/>
                <w:szCs w:val="28"/>
                <w:rPrChange w:id="287" w:author="Anh Pham" w:date="2025-11-08T22:32:00Z" w16du:dateUtc="2025-11-08T15:32:00Z">
                  <w:rPr>
                    <w:b/>
                    <w:bCs/>
                    <w:color w:val="000000"/>
                    <w:sz w:val="24"/>
                    <w:szCs w:val="20"/>
                  </w:rPr>
                </w:rPrChange>
              </w:rPr>
            </w:pPr>
            <w:r w:rsidRPr="00021A0B">
              <w:rPr>
                <w:b/>
                <w:bCs/>
                <w:color w:val="000000"/>
                <w:szCs w:val="28"/>
                <w:rPrChange w:id="288" w:author="Anh Pham" w:date="2025-11-08T22:32:00Z" w16du:dateUtc="2025-11-08T15:32:00Z">
                  <w:rPr>
                    <w:b/>
                    <w:bCs/>
                    <w:color w:val="000000"/>
                    <w:sz w:val="24"/>
                    <w:szCs w:val="20"/>
                  </w:rPr>
                </w:rPrChange>
              </w:rPr>
              <w:t>Năm</w:t>
            </w:r>
          </w:p>
        </w:tc>
        <w:tc>
          <w:tcPr>
            <w:tcW w:w="2835" w:type="dxa"/>
            <w:tcBorders>
              <w:top w:val="single" w:sz="4" w:space="0" w:color="auto"/>
              <w:left w:val="nil"/>
              <w:bottom w:val="single" w:sz="4" w:space="0" w:color="auto"/>
              <w:right w:val="single" w:sz="4" w:space="0" w:color="auto"/>
            </w:tcBorders>
            <w:shd w:val="clear" w:color="auto" w:fill="E2EFD9"/>
            <w:vAlign w:val="center"/>
            <w:hideMark/>
          </w:tcPr>
          <w:p w14:paraId="4131CA36" w14:textId="77777777" w:rsidR="00865289" w:rsidRPr="00021A0B" w:rsidRDefault="00865289" w:rsidP="00844C62">
            <w:pPr>
              <w:jc w:val="center"/>
              <w:rPr>
                <w:b/>
                <w:bCs/>
                <w:color w:val="000000"/>
                <w:szCs w:val="28"/>
                <w:rPrChange w:id="289" w:author="Anh Pham" w:date="2025-11-08T22:32:00Z" w16du:dateUtc="2025-11-08T15:32:00Z">
                  <w:rPr>
                    <w:b/>
                    <w:bCs/>
                    <w:color w:val="000000"/>
                    <w:sz w:val="24"/>
                    <w:szCs w:val="20"/>
                  </w:rPr>
                </w:rPrChange>
              </w:rPr>
            </w:pPr>
            <w:r w:rsidRPr="00021A0B">
              <w:rPr>
                <w:b/>
                <w:bCs/>
                <w:color w:val="000000"/>
                <w:szCs w:val="28"/>
                <w:rPrChange w:id="290" w:author="Anh Pham" w:date="2025-11-08T22:32:00Z" w16du:dateUtc="2025-11-08T15:32:00Z">
                  <w:rPr>
                    <w:b/>
                    <w:bCs/>
                    <w:color w:val="000000"/>
                    <w:sz w:val="24"/>
                    <w:szCs w:val="20"/>
                  </w:rPr>
                </w:rPrChange>
              </w:rPr>
              <w:t>Amoniac sản xuất từ than (partial oxidation) tấn</w:t>
            </w:r>
          </w:p>
        </w:tc>
        <w:tc>
          <w:tcPr>
            <w:tcW w:w="2977" w:type="dxa"/>
            <w:tcBorders>
              <w:top w:val="single" w:sz="4" w:space="0" w:color="auto"/>
              <w:left w:val="nil"/>
              <w:bottom w:val="single" w:sz="4" w:space="0" w:color="auto"/>
              <w:right w:val="single" w:sz="4" w:space="0" w:color="auto"/>
            </w:tcBorders>
            <w:shd w:val="clear" w:color="auto" w:fill="E2EFD9"/>
            <w:vAlign w:val="center"/>
            <w:hideMark/>
          </w:tcPr>
          <w:p w14:paraId="2E275003" w14:textId="77777777" w:rsidR="00865289" w:rsidRPr="00021A0B" w:rsidRDefault="00865289" w:rsidP="00844C62">
            <w:pPr>
              <w:jc w:val="center"/>
              <w:rPr>
                <w:b/>
                <w:bCs/>
                <w:color w:val="000000"/>
                <w:szCs w:val="28"/>
                <w:rPrChange w:id="291" w:author="Anh Pham" w:date="2025-11-08T22:32:00Z" w16du:dateUtc="2025-11-08T15:32:00Z">
                  <w:rPr>
                    <w:b/>
                    <w:bCs/>
                    <w:color w:val="000000"/>
                    <w:sz w:val="24"/>
                    <w:szCs w:val="20"/>
                  </w:rPr>
                </w:rPrChange>
              </w:rPr>
            </w:pPr>
            <w:r w:rsidRPr="00021A0B">
              <w:rPr>
                <w:b/>
                <w:bCs/>
                <w:color w:val="000000"/>
                <w:szCs w:val="28"/>
                <w:rPrChange w:id="292" w:author="Anh Pham" w:date="2025-11-08T22:32:00Z" w16du:dateUtc="2025-11-08T15:32:00Z">
                  <w:rPr>
                    <w:b/>
                    <w:bCs/>
                    <w:color w:val="000000"/>
                    <w:sz w:val="24"/>
                    <w:szCs w:val="20"/>
                  </w:rPr>
                </w:rPrChange>
              </w:rPr>
              <w:t>Amoniac sản xuất từ khí tự nhiên (steam reforming) tấn</w:t>
            </w:r>
          </w:p>
        </w:tc>
        <w:tc>
          <w:tcPr>
            <w:tcW w:w="1984" w:type="dxa"/>
            <w:tcBorders>
              <w:top w:val="single" w:sz="4" w:space="0" w:color="auto"/>
              <w:left w:val="nil"/>
              <w:bottom w:val="single" w:sz="4" w:space="0" w:color="auto"/>
              <w:right w:val="single" w:sz="4" w:space="0" w:color="auto"/>
            </w:tcBorders>
            <w:shd w:val="clear" w:color="auto" w:fill="E2EFD9"/>
            <w:vAlign w:val="center"/>
            <w:hideMark/>
          </w:tcPr>
          <w:p w14:paraId="35354720" w14:textId="77777777" w:rsidR="00865289" w:rsidRPr="00021A0B" w:rsidRDefault="00865289" w:rsidP="00844C62">
            <w:pPr>
              <w:jc w:val="center"/>
              <w:rPr>
                <w:b/>
                <w:bCs/>
                <w:color w:val="000000"/>
                <w:szCs w:val="28"/>
                <w:rPrChange w:id="293" w:author="Anh Pham" w:date="2025-11-08T22:32:00Z" w16du:dateUtc="2025-11-08T15:32:00Z">
                  <w:rPr>
                    <w:b/>
                    <w:bCs/>
                    <w:color w:val="000000"/>
                    <w:sz w:val="24"/>
                    <w:szCs w:val="20"/>
                  </w:rPr>
                </w:rPrChange>
              </w:rPr>
            </w:pPr>
            <w:r w:rsidRPr="00021A0B">
              <w:rPr>
                <w:b/>
                <w:bCs/>
                <w:color w:val="000000"/>
                <w:szCs w:val="28"/>
                <w:rPrChange w:id="294" w:author="Anh Pham" w:date="2025-11-08T22:32:00Z" w16du:dateUtc="2025-11-08T15:32:00Z">
                  <w:rPr>
                    <w:b/>
                    <w:bCs/>
                    <w:color w:val="000000"/>
                    <w:sz w:val="24"/>
                    <w:szCs w:val="20"/>
                  </w:rPr>
                </w:rPrChange>
              </w:rPr>
              <w:t>Tổng sản lượng U-rê (tấn)</w:t>
            </w:r>
          </w:p>
        </w:tc>
      </w:tr>
      <w:tr w:rsidR="00021A0B" w:rsidRPr="00021A0B" w14:paraId="409A0E8B" w14:textId="77777777" w:rsidTr="00844C62">
        <w:trPr>
          <w:trHeight w:val="290"/>
        </w:trPr>
        <w:tc>
          <w:tcPr>
            <w:tcW w:w="1271" w:type="dxa"/>
            <w:tcBorders>
              <w:top w:val="nil"/>
              <w:left w:val="single" w:sz="4" w:space="0" w:color="auto"/>
              <w:bottom w:val="single" w:sz="4" w:space="0" w:color="auto"/>
              <w:right w:val="single" w:sz="4" w:space="0" w:color="auto"/>
            </w:tcBorders>
            <w:noWrap/>
            <w:vAlign w:val="bottom"/>
            <w:hideMark/>
          </w:tcPr>
          <w:p w14:paraId="23DDDB8F" w14:textId="4A9DE597" w:rsidR="00021A0B" w:rsidRPr="00021A0B" w:rsidRDefault="00021A0B" w:rsidP="00021A0B">
            <w:pPr>
              <w:jc w:val="center"/>
              <w:rPr>
                <w:color w:val="000000"/>
                <w:szCs w:val="28"/>
                <w:rPrChange w:id="295" w:author="Anh Pham" w:date="2025-11-08T22:32:00Z" w16du:dateUtc="2025-11-08T15:32:00Z">
                  <w:rPr>
                    <w:color w:val="000000"/>
                    <w:sz w:val="24"/>
                    <w:szCs w:val="20"/>
                  </w:rPr>
                </w:rPrChange>
              </w:rPr>
            </w:pPr>
            <w:r w:rsidRPr="00021A0B">
              <w:rPr>
                <w:color w:val="000000"/>
                <w:szCs w:val="28"/>
                <w:rPrChange w:id="296" w:author="Anh Pham" w:date="2025-11-08T22:32:00Z" w16du:dateUtc="2025-11-08T15:32:00Z">
                  <w:rPr>
                    <w:color w:val="000000"/>
                    <w:sz w:val="24"/>
                    <w:szCs w:val="20"/>
                  </w:rPr>
                </w:rPrChange>
              </w:rPr>
              <w:t>2021</w:t>
            </w:r>
          </w:p>
        </w:tc>
        <w:tc>
          <w:tcPr>
            <w:tcW w:w="2835" w:type="dxa"/>
            <w:tcBorders>
              <w:top w:val="nil"/>
              <w:left w:val="nil"/>
              <w:bottom w:val="single" w:sz="4" w:space="0" w:color="auto"/>
              <w:right w:val="single" w:sz="4" w:space="0" w:color="auto"/>
            </w:tcBorders>
            <w:noWrap/>
            <w:hideMark/>
          </w:tcPr>
          <w:p w14:paraId="113CD13F" w14:textId="41944049" w:rsidR="00021A0B" w:rsidRPr="00021A0B" w:rsidRDefault="00021A0B" w:rsidP="00021A0B">
            <w:pPr>
              <w:jc w:val="right"/>
              <w:rPr>
                <w:color w:val="000000"/>
                <w:szCs w:val="28"/>
                <w:rPrChange w:id="297" w:author="Anh Pham" w:date="2025-11-08T22:32:00Z" w16du:dateUtc="2025-11-08T15:32:00Z">
                  <w:rPr>
                    <w:color w:val="000000"/>
                    <w:sz w:val="24"/>
                    <w:szCs w:val="20"/>
                  </w:rPr>
                </w:rPrChange>
              </w:rPr>
            </w:pPr>
            <w:ins w:id="298" w:author="Anh Pham" w:date="2025-11-08T22:32:00Z" w16du:dateUtc="2025-11-08T15:32:00Z">
              <w:r w:rsidRPr="00021A0B">
                <w:rPr>
                  <w:color w:val="000000"/>
                  <w:szCs w:val="28"/>
                </w:rPr>
                <w:t>507</w:t>
              </w:r>
            </w:ins>
            <w:ins w:id="299" w:author="Anh Pham" w:date="2025-11-08T22:34:00Z" w16du:dateUtc="2025-11-08T15:34:00Z">
              <w:r w:rsidR="00882BD4">
                <w:rPr>
                  <w:color w:val="000000"/>
                  <w:szCs w:val="28"/>
                </w:rPr>
                <w:t>.</w:t>
              </w:r>
            </w:ins>
            <w:ins w:id="300" w:author="Anh Pham" w:date="2025-11-08T22:32:00Z" w16du:dateUtc="2025-11-08T15:32:00Z">
              <w:r w:rsidRPr="00021A0B">
                <w:rPr>
                  <w:color w:val="000000"/>
                  <w:szCs w:val="28"/>
                </w:rPr>
                <w:t>466</w:t>
              </w:r>
            </w:ins>
            <w:del w:id="301" w:author="Anh Pham" w:date="2025-11-08T22:32:00Z" w16du:dateUtc="2025-11-08T15:32:00Z">
              <w:r w:rsidRPr="00021A0B" w:rsidDel="00021A0B">
                <w:rPr>
                  <w:color w:val="000000"/>
                  <w:szCs w:val="28"/>
                  <w:rPrChange w:id="302" w:author="Anh Pham" w:date="2025-11-08T22:32:00Z" w16du:dateUtc="2025-11-08T15:32:00Z">
                    <w:rPr>
                      <w:color w:val="000000"/>
                      <w:sz w:val="24"/>
                      <w:szCs w:val="20"/>
                    </w:rPr>
                  </w:rPrChange>
                </w:rPr>
                <w:delText>486.583</w:delText>
              </w:r>
            </w:del>
          </w:p>
        </w:tc>
        <w:tc>
          <w:tcPr>
            <w:tcW w:w="2977" w:type="dxa"/>
            <w:tcBorders>
              <w:top w:val="nil"/>
              <w:left w:val="nil"/>
              <w:bottom w:val="single" w:sz="4" w:space="0" w:color="auto"/>
              <w:right w:val="single" w:sz="4" w:space="0" w:color="auto"/>
            </w:tcBorders>
            <w:noWrap/>
            <w:hideMark/>
          </w:tcPr>
          <w:p w14:paraId="65341E9F" w14:textId="528DD918" w:rsidR="00021A0B" w:rsidRPr="00021A0B" w:rsidRDefault="00021A0B" w:rsidP="00021A0B">
            <w:pPr>
              <w:jc w:val="right"/>
              <w:rPr>
                <w:color w:val="000000"/>
                <w:szCs w:val="28"/>
                <w:rPrChange w:id="303" w:author="Anh Pham" w:date="2025-11-08T22:32:00Z" w16du:dateUtc="2025-11-08T15:32:00Z">
                  <w:rPr>
                    <w:color w:val="000000"/>
                    <w:sz w:val="24"/>
                    <w:szCs w:val="20"/>
                  </w:rPr>
                </w:rPrChange>
              </w:rPr>
            </w:pPr>
            <w:ins w:id="304" w:author="Anh Pham" w:date="2025-11-08T22:33:00Z" w16du:dateUtc="2025-11-08T15:33:00Z">
              <w:r w:rsidRPr="00021A0B">
                <w:rPr>
                  <w:color w:val="000000"/>
                  <w:szCs w:val="28"/>
                </w:rPr>
                <w:t>1</w:t>
              </w:r>
            </w:ins>
            <w:ins w:id="305" w:author="Anh Pham" w:date="2025-11-08T22:34:00Z" w16du:dateUtc="2025-11-08T15:34:00Z">
              <w:r w:rsidR="00882BD4">
                <w:rPr>
                  <w:color w:val="000000"/>
                  <w:szCs w:val="28"/>
                </w:rPr>
                <w:t>.</w:t>
              </w:r>
            </w:ins>
            <w:ins w:id="306" w:author="Anh Pham" w:date="2025-11-08T22:33:00Z" w16du:dateUtc="2025-11-08T15:33:00Z">
              <w:r w:rsidRPr="00021A0B">
                <w:rPr>
                  <w:color w:val="000000"/>
                  <w:szCs w:val="28"/>
                </w:rPr>
                <w:t>029</w:t>
              </w:r>
            </w:ins>
            <w:ins w:id="307" w:author="Anh Pham" w:date="2025-11-08T22:34:00Z" w16du:dateUtc="2025-11-08T15:34:00Z">
              <w:r w:rsidR="00882BD4">
                <w:rPr>
                  <w:color w:val="000000"/>
                  <w:szCs w:val="28"/>
                </w:rPr>
                <w:t>.</w:t>
              </w:r>
            </w:ins>
            <w:ins w:id="308" w:author="Anh Pham" w:date="2025-11-08T22:33:00Z" w16du:dateUtc="2025-11-08T15:33:00Z">
              <w:r w:rsidRPr="00021A0B">
                <w:rPr>
                  <w:color w:val="000000"/>
                  <w:szCs w:val="28"/>
                </w:rPr>
                <w:t>817</w:t>
              </w:r>
            </w:ins>
            <w:del w:id="309" w:author="Anh Pham" w:date="2025-11-08T22:33:00Z" w16du:dateUtc="2025-11-08T15:33:00Z">
              <w:r w:rsidRPr="00021A0B" w:rsidDel="00021A0B">
                <w:rPr>
                  <w:color w:val="000000"/>
                  <w:szCs w:val="28"/>
                  <w:rPrChange w:id="310" w:author="Anh Pham" w:date="2025-11-08T22:32:00Z" w16du:dateUtc="2025-11-08T15:32:00Z">
                    <w:rPr>
                      <w:color w:val="000000"/>
                      <w:sz w:val="24"/>
                      <w:szCs w:val="20"/>
                    </w:rPr>
                  </w:rPrChange>
                </w:rPr>
                <w:delText>1.029.817</w:delText>
              </w:r>
            </w:del>
          </w:p>
        </w:tc>
        <w:tc>
          <w:tcPr>
            <w:tcW w:w="1984" w:type="dxa"/>
            <w:tcBorders>
              <w:top w:val="nil"/>
              <w:left w:val="nil"/>
              <w:bottom w:val="single" w:sz="4" w:space="0" w:color="auto"/>
              <w:right w:val="single" w:sz="4" w:space="0" w:color="auto"/>
            </w:tcBorders>
            <w:noWrap/>
            <w:hideMark/>
          </w:tcPr>
          <w:p w14:paraId="1B87B792" w14:textId="27D61D6A" w:rsidR="00021A0B" w:rsidRPr="00021A0B" w:rsidRDefault="00882BD4" w:rsidP="00021A0B">
            <w:pPr>
              <w:jc w:val="right"/>
              <w:rPr>
                <w:color w:val="000000"/>
                <w:szCs w:val="28"/>
                <w:rPrChange w:id="311" w:author="Anh Pham" w:date="2025-11-08T22:32:00Z" w16du:dateUtc="2025-11-08T15:32:00Z">
                  <w:rPr>
                    <w:color w:val="000000"/>
                    <w:sz w:val="24"/>
                    <w:szCs w:val="20"/>
                  </w:rPr>
                </w:rPrChange>
              </w:rPr>
            </w:pPr>
            <w:ins w:id="312" w:author="Anh Pham" w:date="2025-11-08T22:34:00Z" w16du:dateUtc="2025-11-08T15:34:00Z">
              <w:r w:rsidRPr="00882BD4">
                <w:rPr>
                  <w:color w:val="000000"/>
                  <w:szCs w:val="28"/>
                </w:rPr>
                <w:t>2</w:t>
              </w:r>
              <w:r>
                <w:rPr>
                  <w:color w:val="000000"/>
                  <w:szCs w:val="28"/>
                </w:rPr>
                <w:t>.</w:t>
              </w:r>
              <w:r w:rsidRPr="00882BD4">
                <w:rPr>
                  <w:color w:val="000000"/>
                  <w:szCs w:val="28"/>
                </w:rPr>
                <w:t>427</w:t>
              </w:r>
              <w:r>
                <w:rPr>
                  <w:color w:val="000000"/>
                  <w:szCs w:val="28"/>
                </w:rPr>
                <w:t>.</w:t>
              </w:r>
              <w:r w:rsidRPr="00882BD4">
                <w:rPr>
                  <w:color w:val="000000"/>
                  <w:szCs w:val="28"/>
                </w:rPr>
                <w:t xml:space="preserve">809 </w:t>
              </w:r>
            </w:ins>
            <w:del w:id="313" w:author="Anh Pham" w:date="2025-11-08T22:33:00Z" w16du:dateUtc="2025-11-08T15:33:00Z">
              <w:r w:rsidR="00021A0B" w:rsidRPr="00021A0B" w:rsidDel="005D3A89">
                <w:rPr>
                  <w:color w:val="000000"/>
                  <w:szCs w:val="28"/>
                  <w:rPrChange w:id="314" w:author="Anh Pham" w:date="2025-11-08T22:32:00Z" w16du:dateUtc="2025-11-08T15:32:00Z">
                    <w:rPr>
                      <w:color w:val="000000"/>
                      <w:sz w:val="24"/>
                      <w:szCs w:val="20"/>
                    </w:rPr>
                  </w:rPrChange>
                </w:rPr>
                <w:delText>2.140.560</w:delText>
              </w:r>
            </w:del>
          </w:p>
        </w:tc>
      </w:tr>
      <w:tr w:rsidR="00021A0B" w:rsidRPr="00021A0B" w14:paraId="31E7DC6D" w14:textId="77777777" w:rsidTr="00844C62">
        <w:trPr>
          <w:trHeight w:val="290"/>
        </w:trPr>
        <w:tc>
          <w:tcPr>
            <w:tcW w:w="1271" w:type="dxa"/>
            <w:tcBorders>
              <w:top w:val="nil"/>
              <w:left w:val="single" w:sz="4" w:space="0" w:color="auto"/>
              <w:bottom w:val="single" w:sz="4" w:space="0" w:color="auto"/>
              <w:right w:val="single" w:sz="4" w:space="0" w:color="auto"/>
            </w:tcBorders>
            <w:noWrap/>
            <w:vAlign w:val="bottom"/>
            <w:hideMark/>
          </w:tcPr>
          <w:p w14:paraId="712CAE4E" w14:textId="3E27FDB9" w:rsidR="00021A0B" w:rsidRPr="00021A0B" w:rsidRDefault="00021A0B" w:rsidP="00021A0B">
            <w:pPr>
              <w:jc w:val="center"/>
              <w:rPr>
                <w:color w:val="000000"/>
                <w:szCs w:val="28"/>
                <w:rPrChange w:id="315" w:author="Anh Pham" w:date="2025-11-08T22:32:00Z" w16du:dateUtc="2025-11-08T15:32:00Z">
                  <w:rPr>
                    <w:color w:val="000000"/>
                    <w:sz w:val="24"/>
                    <w:szCs w:val="20"/>
                  </w:rPr>
                </w:rPrChange>
              </w:rPr>
            </w:pPr>
            <w:r w:rsidRPr="00021A0B">
              <w:rPr>
                <w:color w:val="000000"/>
                <w:szCs w:val="28"/>
                <w:rPrChange w:id="316" w:author="Anh Pham" w:date="2025-11-08T22:32:00Z" w16du:dateUtc="2025-11-08T15:32:00Z">
                  <w:rPr>
                    <w:color w:val="000000"/>
                    <w:sz w:val="24"/>
                    <w:szCs w:val="20"/>
                  </w:rPr>
                </w:rPrChange>
              </w:rPr>
              <w:t>2022</w:t>
            </w:r>
          </w:p>
        </w:tc>
        <w:tc>
          <w:tcPr>
            <w:tcW w:w="2835" w:type="dxa"/>
            <w:tcBorders>
              <w:top w:val="nil"/>
              <w:left w:val="nil"/>
              <w:bottom w:val="single" w:sz="4" w:space="0" w:color="auto"/>
              <w:right w:val="single" w:sz="4" w:space="0" w:color="auto"/>
            </w:tcBorders>
            <w:noWrap/>
            <w:hideMark/>
          </w:tcPr>
          <w:p w14:paraId="5A27CEEF" w14:textId="31F3274E" w:rsidR="00021A0B" w:rsidRPr="00021A0B" w:rsidRDefault="00021A0B" w:rsidP="00021A0B">
            <w:pPr>
              <w:jc w:val="right"/>
              <w:rPr>
                <w:color w:val="000000"/>
                <w:szCs w:val="28"/>
                <w:rPrChange w:id="317" w:author="Anh Pham" w:date="2025-11-08T22:32:00Z" w16du:dateUtc="2025-11-08T15:32:00Z">
                  <w:rPr>
                    <w:color w:val="000000"/>
                    <w:sz w:val="24"/>
                    <w:szCs w:val="20"/>
                  </w:rPr>
                </w:rPrChange>
              </w:rPr>
            </w:pPr>
            <w:ins w:id="318" w:author="Anh Pham" w:date="2025-11-08T22:32:00Z" w16du:dateUtc="2025-11-08T15:32:00Z">
              <w:r w:rsidRPr="00021A0B">
                <w:rPr>
                  <w:color w:val="000000"/>
                  <w:szCs w:val="28"/>
                </w:rPr>
                <w:t>507</w:t>
              </w:r>
            </w:ins>
            <w:ins w:id="319" w:author="Anh Pham" w:date="2025-11-08T22:34:00Z" w16du:dateUtc="2025-11-08T15:34:00Z">
              <w:r w:rsidR="00882BD4">
                <w:rPr>
                  <w:color w:val="000000"/>
                  <w:szCs w:val="28"/>
                </w:rPr>
                <w:t>.</w:t>
              </w:r>
            </w:ins>
            <w:ins w:id="320" w:author="Anh Pham" w:date="2025-11-08T22:32:00Z" w16du:dateUtc="2025-11-08T15:32:00Z">
              <w:r w:rsidRPr="00021A0B">
                <w:rPr>
                  <w:color w:val="000000"/>
                  <w:szCs w:val="28"/>
                </w:rPr>
                <w:t>835</w:t>
              </w:r>
            </w:ins>
            <w:del w:id="321" w:author="Anh Pham" w:date="2025-11-08T22:32:00Z" w16du:dateUtc="2025-11-08T15:32:00Z">
              <w:r w:rsidRPr="00021A0B" w:rsidDel="00021A0B">
                <w:rPr>
                  <w:color w:val="000000"/>
                  <w:szCs w:val="28"/>
                  <w:rPrChange w:id="322" w:author="Anh Pham" w:date="2025-11-08T22:32:00Z" w16du:dateUtc="2025-11-08T15:32:00Z">
                    <w:rPr>
                      <w:color w:val="000000"/>
                      <w:sz w:val="24"/>
                      <w:szCs w:val="20"/>
                    </w:rPr>
                  </w:rPrChange>
                </w:rPr>
                <w:delText>467.221</w:delText>
              </w:r>
            </w:del>
          </w:p>
        </w:tc>
        <w:tc>
          <w:tcPr>
            <w:tcW w:w="2977" w:type="dxa"/>
            <w:tcBorders>
              <w:top w:val="nil"/>
              <w:left w:val="nil"/>
              <w:bottom w:val="single" w:sz="4" w:space="0" w:color="auto"/>
              <w:right w:val="single" w:sz="4" w:space="0" w:color="auto"/>
            </w:tcBorders>
            <w:noWrap/>
            <w:hideMark/>
          </w:tcPr>
          <w:p w14:paraId="443A968B" w14:textId="5C3CF3E4" w:rsidR="00021A0B" w:rsidRPr="00021A0B" w:rsidRDefault="00882BD4" w:rsidP="00021A0B">
            <w:pPr>
              <w:jc w:val="right"/>
              <w:rPr>
                <w:color w:val="000000"/>
                <w:szCs w:val="28"/>
                <w:rPrChange w:id="323" w:author="Anh Pham" w:date="2025-11-08T22:32:00Z" w16du:dateUtc="2025-11-08T15:32:00Z">
                  <w:rPr>
                    <w:color w:val="000000"/>
                    <w:sz w:val="24"/>
                    <w:szCs w:val="20"/>
                  </w:rPr>
                </w:rPrChange>
              </w:rPr>
            </w:pPr>
            <w:ins w:id="324" w:author="Anh Pham" w:date="2025-11-08T22:34:00Z" w16du:dateUtc="2025-11-08T15:34:00Z">
              <w:r w:rsidRPr="00882BD4">
                <w:rPr>
                  <w:color w:val="000000"/>
                  <w:szCs w:val="28"/>
                </w:rPr>
                <w:t>1</w:t>
              </w:r>
              <w:r>
                <w:rPr>
                  <w:color w:val="000000"/>
                  <w:szCs w:val="28"/>
                </w:rPr>
                <w:t>.</w:t>
              </w:r>
              <w:r w:rsidRPr="00882BD4">
                <w:rPr>
                  <w:color w:val="000000"/>
                  <w:szCs w:val="28"/>
                </w:rPr>
                <w:t>114</w:t>
              </w:r>
              <w:r>
                <w:rPr>
                  <w:color w:val="000000"/>
                  <w:szCs w:val="28"/>
                </w:rPr>
                <w:t>.</w:t>
              </w:r>
              <w:r w:rsidRPr="00882BD4">
                <w:rPr>
                  <w:color w:val="000000"/>
                  <w:szCs w:val="28"/>
                </w:rPr>
                <w:t xml:space="preserve">326 </w:t>
              </w:r>
            </w:ins>
            <w:del w:id="325" w:author="Anh Pham" w:date="2025-11-08T22:33:00Z" w16du:dateUtc="2025-11-08T15:33:00Z">
              <w:r w:rsidR="00021A0B" w:rsidRPr="00021A0B" w:rsidDel="00021A0B">
                <w:rPr>
                  <w:color w:val="000000"/>
                  <w:szCs w:val="28"/>
                  <w:rPrChange w:id="326" w:author="Anh Pham" w:date="2025-11-08T22:32:00Z" w16du:dateUtc="2025-11-08T15:32:00Z">
                    <w:rPr>
                      <w:color w:val="000000"/>
                      <w:sz w:val="24"/>
                      <w:szCs w:val="20"/>
                    </w:rPr>
                  </w:rPrChange>
                </w:rPr>
                <w:delText>1.108.879</w:delText>
              </w:r>
            </w:del>
          </w:p>
        </w:tc>
        <w:tc>
          <w:tcPr>
            <w:tcW w:w="1984" w:type="dxa"/>
            <w:tcBorders>
              <w:top w:val="nil"/>
              <w:left w:val="nil"/>
              <w:bottom w:val="single" w:sz="4" w:space="0" w:color="auto"/>
              <w:right w:val="single" w:sz="4" w:space="0" w:color="auto"/>
            </w:tcBorders>
            <w:noWrap/>
            <w:hideMark/>
          </w:tcPr>
          <w:p w14:paraId="16AE25AB" w14:textId="4D8716EF" w:rsidR="00021A0B" w:rsidRPr="00021A0B" w:rsidRDefault="00882BD4" w:rsidP="00021A0B">
            <w:pPr>
              <w:jc w:val="right"/>
              <w:rPr>
                <w:color w:val="000000"/>
                <w:szCs w:val="28"/>
                <w:rPrChange w:id="327" w:author="Anh Pham" w:date="2025-11-08T22:32:00Z" w16du:dateUtc="2025-11-08T15:32:00Z">
                  <w:rPr>
                    <w:color w:val="000000"/>
                    <w:sz w:val="24"/>
                    <w:szCs w:val="20"/>
                  </w:rPr>
                </w:rPrChange>
              </w:rPr>
            </w:pPr>
            <w:ins w:id="328" w:author="Anh Pham" w:date="2025-11-08T22:34:00Z" w16du:dateUtc="2025-11-08T15:34:00Z">
              <w:r w:rsidRPr="00882BD4">
                <w:rPr>
                  <w:color w:val="000000"/>
                  <w:szCs w:val="28"/>
                </w:rPr>
                <w:t>2</w:t>
              </w:r>
              <w:r>
                <w:rPr>
                  <w:color w:val="000000"/>
                  <w:szCs w:val="28"/>
                </w:rPr>
                <w:t>.</w:t>
              </w:r>
              <w:r w:rsidRPr="00882BD4">
                <w:rPr>
                  <w:color w:val="000000"/>
                  <w:szCs w:val="28"/>
                </w:rPr>
                <w:t>613</w:t>
              </w:r>
              <w:r>
                <w:rPr>
                  <w:color w:val="000000"/>
                  <w:szCs w:val="28"/>
                </w:rPr>
                <w:t>.</w:t>
              </w:r>
              <w:r w:rsidRPr="00882BD4">
                <w:rPr>
                  <w:color w:val="000000"/>
                  <w:szCs w:val="28"/>
                </w:rPr>
                <w:t xml:space="preserve">650 </w:t>
              </w:r>
            </w:ins>
            <w:del w:id="329" w:author="Anh Pham" w:date="2025-11-08T22:33:00Z" w16du:dateUtc="2025-11-08T15:33:00Z">
              <w:r w:rsidR="00021A0B" w:rsidRPr="00021A0B" w:rsidDel="005D3A89">
                <w:rPr>
                  <w:color w:val="000000"/>
                  <w:szCs w:val="28"/>
                  <w:rPrChange w:id="330" w:author="Anh Pham" w:date="2025-11-08T22:32:00Z" w16du:dateUtc="2025-11-08T15:32:00Z">
                    <w:rPr>
                      <w:color w:val="000000"/>
                      <w:sz w:val="24"/>
                      <w:szCs w:val="20"/>
                    </w:rPr>
                  </w:rPrChange>
                </w:rPr>
                <w:delText>2.250.614</w:delText>
              </w:r>
            </w:del>
          </w:p>
        </w:tc>
      </w:tr>
    </w:tbl>
    <w:p w14:paraId="27000A21" w14:textId="77777777" w:rsidR="00865289" w:rsidRDefault="00865289" w:rsidP="00865289">
      <w:pPr>
        <w:pStyle w:val="abcd"/>
      </w:pPr>
    </w:p>
    <w:p w14:paraId="4791673C" w14:textId="77777777" w:rsidR="00865289" w:rsidRDefault="00865289" w:rsidP="00865289">
      <w:pPr>
        <w:pStyle w:val="abcd"/>
      </w:pPr>
      <w:r>
        <w:t xml:space="preserve">c. Hệ số phát thải </w:t>
      </w:r>
    </w:p>
    <w:p w14:paraId="30323B12" w14:textId="77777777" w:rsidR="00865289" w:rsidRDefault="00865289" w:rsidP="00865289">
      <w:pPr>
        <w:adjustRightInd w:val="0"/>
        <w:snapToGrid w:val="0"/>
        <w:spacing w:before="120" w:after="120" w:line="264" w:lineRule="auto"/>
        <w:ind w:firstLine="709"/>
        <w:jc w:val="both"/>
        <w:rPr>
          <w:rFonts w:eastAsia="Arial Unicode MS"/>
          <w:color w:val="000000"/>
          <w:szCs w:val="28"/>
        </w:rPr>
      </w:pPr>
      <w:r w:rsidRPr="00D753C4">
        <w:rPr>
          <w:rFonts w:eastAsia="Arial Unicode MS"/>
          <w:color w:val="000000"/>
          <w:szCs w:val="28"/>
        </w:rPr>
        <w:t xml:space="preserve">Các hệ số phát thải </w:t>
      </w:r>
      <w:r>
        <w:rPr>
          <w:rFonts w:eastAsia="Arial Unicode MS"/>
          <w:color w:val="000000"/>
          <w:szCs w:val="28"/>
        </w:rPr>
        <w:t xml:space="preserve">của </w:t>
      </w:r>
      <w:r w:rsidRPr="00D753C4">
        <w:rPr>
          <w:rFonts w:eastAsia="Arial Unicode MS"/>
          <w:color w:val="000000"/>
          <w:szCs w:val="28"/>
        </w:rPr>
        <w:t>quá trình sản xuất NH</w:t>
      </w:r>
      <w:r w:rsidRPr="00D753C4">
        <w:rPr>
          <w:rFonts w:eastAsia="Arial Unicode MS"/>
          <w:color w:val="000000"/>
          <w:szCs w:val="28"/>
          <w:vertAlign w:val="subscript"/>
        </w:rPr>
        <w:t xml:space="preserve">3 </w:t>
      </w:r>
      <w:r w:rsidRPr="00D753C4">
        <w:rPr>
          <w:rFonts w:eastAsia="Arial Unicode MS"/>
          <w:color w:val="000000"/>
          <w:szCs w:val="28"/>
        </w:rPr>
        <w:t>được sử dụng giá trị mặc định theo IPCC 2006 và IPCC 1996 sửa đổi, chi tiết t</w:t>
      </w:r>
      <w:r>
        <w:rPr>
          <w:rFonts w:eastAsia="Arial Unicode MS"/>
          <w:color w:val="000000"/>
          <w:szCs w:val="28"/>
        </w:rPr>
        <w:t>rong</w:t>
      </w:r>
      <w:r w:rsidRPr="00D753C4">
        <w:rPr>
          <w:rFonts w:eastAsia="Arial Unicode MS"/>
          <w:color w:val="000000"/>
          <w:szCs w:val="28"/>
        </w:rPr>
        <w:t xml:space="preserve"> Bảng 4.7</w:t>
      </w:r>
      <w:r>
        <w:rPr>
          <w:rFonts w:eastAsia="Arial Unicode MS"/>
          <w:color w:val="000000"/>
          <w:szCs w:val="28"/>
        </w:rPr>
        <w:t>, 4.8 và 4.9</w:t>
      </w:r>
      <w:r w:rsidRPr="00D753C4">
        <w:rPr>
          <w:rFonts w:eastAsia="Arial Unicode MS"/>
          <w:color w:val="000000"/>
          <w:szCs w:val="28"/>
        </w:rPr>
        <w:t>.</w:t>
      </w:r>
      <w:bookmarkStart w:id="331" w:name="_Toc512522932"/>
    </w:p>
    <w:p w14:paraId="1210E5F4" w14:textId="28A8626B" w:rsidR="00865289" w:rsidRPr="00826D02" w:rsidRDefault="00865289" w:rsidP="00873F5C">
      <w:pPr>
        <w:pStyle w:val="BangHue"/>
      </w:pPr>
      <w:bookmarkStart w:id="332" w:name="_Toc169713684"/>
      <w:bookmarkStart w:id="333" w:name="_Toc213536595"/>
      <w:r>
        <w:t>Bảng 4.</w:t>
      </w:r>
      <w:r>
        <w:fldChar w:fldCharType="begin"/>
      </w:r>
      <w:r>
        <w:instrText xml:space="preserve"> SEQ Bảng_4. \* ARABIC </w:instrText>
      </w:r>
      <w:r>
        <w:fldChar w:fldCharType="separate"/>
      </w:r>
      <w:r w:rsidR="00F56855">
        <w:rPr>
          <w:noProof/>
        </w:rPr>
        <w:t>15</w:t>
      </w:r>
      <w:r>
        <w:rPr>
          <w:noProof/>
        </w:rPr>
        <w:fldChar w:fldCharType="end"/>
      </w:r>
      <w:r>
        <w:t xml:space="preserve">. </w:t>
      </w:r>
      <w:r w:rsidRPr="00782362">
        <w:t>Hệ số tiêu thụ nhiên liệu theo từng loại công nghệ sản xuất NH</w:t>
      </w:r>
      <w:r w:rsidRPr="00782362">
        <w:rPr>
          <w:vertAlign w:val="subscript"/>
        </w:rPr>
        <w:t>3</w:t>
      </w:r>
      <w:bookmarkEnd w:id="332"/>
      <w:bookmarkEnd w:id="33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2"/>
        <w:gridCol w:w="1575"/>
        <w:gridCol w:w="2425"/>
        <w:gridCol w:w="3248"/>
      </w:tblGrid>
      <w:tr w:rsidR="00865289" w:rsidRPr="00782362" w14:paraId="2A5F2A91" w14:textId="77777777" w:rsidTr="00844C62">
        <w:trPr>
          <w:trHeight w:val="285"/>
          <w:jc w:val="center"/>
        </w:trPr>
        <w:tc>
          <w:tcPr>
            <w:tcW w:w="1124" w:type="pct"/>
            <w:vMerge w:val="restart"/>
            <w:shd w:val="clear" w:color="auto" w:fill="E2EFD9"/>
            <w:vAlign w:val="center"/>
            <w:hideMark/>
          </w:tcPr>
          <w:bookmarkEnd w:id="331"/>
          <w:p w14:paraId="2D526EE6" w14:textId="77777777" w:rsidR="00865289" w:rsidRPr="001F7DEE" w:rsidRDefault="00865289" w:rsidP="00844C62">
            <w:pPr>
              <w:adjustRightInd w:val="0"/>
              <w:snapToGrid w:val="0"/>
              <w:spacing w:before="60" w:after="60" w:line="288" w:lineRule="auto"/>
              <w:jc w:val="center"/>
              <w:rPr>
                <w:b/>
                <w:bCs/>
                <w:color w:val="000000"/>
                <w:szCs w:val="28"/>
                <w:rPrChange w:id="334" w:author="Anh Pham" w:date="2025-11-08T22:34:00Z" w16du:dateUtc="2025-11-08T15:34:00Z">
                  <w:rPr>
                    <w:b/>
                    <w:bCs/>
                    <w:color w:val="000000"/>
                    <w:sz w:val="24"/>
                  </w:rPr>
                </w:rPrChange>
              </w:rPr>
            </w:pPr>
            <w:r w:rsidRPr="001F7DEE">
              <w:rPr>
                <w:b/>
                <w:bCs/>
                <w:color w:val="000000"/>
                <w:szCs w:val="28"/>
                <w:rPrChange w:id="335" w:author="Anh Pham" w:date="2025-11-08T22:34:00Z" w16du:dateUtc="2025-11-08T15:34:00Z">
                  <w:rPr>
                    <w:b/>
                    <w:bCs/>
                    <w:color w:val="000000"/>
                    <w:sz w:val="24"/>
                  </w:rPr>
                </w:rPrChange>
              </w:rPr>
              <w:t>Công nghệ</w:t>
            </w:r>
          </w:p>
        </w:tc>
        <w:tc>
          <w:tcPr>
            <w:tcW w:w="842" w:type="pct"/>
            <w:vMerge w:val="restart"/>
            <w:shd w:val="clear" w:color="auto" w:fill="E2EFD9"/>
            <w:vAlign w:val="center"/>
            <w:hideMark/>
          </w:tcPr>
          <w:p w14:paraId="4E753C4E" w14:textId="77777777" w:rsidR="00865289" w:rsidRPr="001F7DEE" w:rsidRDefault="00865289" w:rsidP="00844C62">
            <w:pPr>
              <w:adjustRightInd w:val="0"/>
              <w:snapToGrid w:val="0"/>
              <w:spacing w:before="60" w:after="60" w:line="288" w:lineRule="auto"/>
              <w:jc w:val="center"/>
              <w:rPr>
                <w:b/>
                <w:bCs/>
                <w:color w:val="000000"/>
                <w:szCs w:val="28"/>
                <w:rPrChange w:id="336" w:author="Anh Pham" w:date="2025-11-08T22:34:00Z" w16du:dateUtc="2025-11-08T15:34:00Z">
                  <w:rPr>
                    <w:b/>
                    <w:bCs/>
                    <w:color w:val="000000"/>
                    <w:sz w:val="24"/>
                  </w:rPr>
                </w:rPrChange>
              </w:rPr>
            </w:pPr>
            <w:r w:rsidRPr="001F7DEE">
              <w:rPr>
                <w:b/>
                <w:bCs/>
                <w:color w:val="000000"/>
                <w:szCs w:val="28"/>
                <w:rPrChange w:id="337" w:author="Anh Pham" w:date="2025-11-08T22:34:00Z" w16du:dateUtc="2025-11-08T15:34:00Z">
                  <w:rPr>
                    <w:b/>
                    <w:bCs/>
                    <w:color w:val="000000"/>
                    <w:sz w:val="24"/>
                  </w:rPr>
                </w:rPrChange>
              </w:rPr>
              <w:t>Loại nhiên liệu</w:t>
            </w:r>
          </w:p>
        </w:tc>
        <w:tc>
          <w:tcPr>
            <w:tcW w:w="1297" w:type="pct"/>
            <w:shd w:val="clear" w:color="auto" w:fill="E2EFD9"/>
            <w:vAlign w:val="center"/>
            <w:hideMark/>
          </w:tcPr>
          <w:p w14:paraId="02975282" w14:textId="77777777" w:rsidR="00865289" w:rsidRPr="001F7DEE" w:rsidRDefault="00865289" w:rsidP="00844C62">
            <w:pPr>
              <w:adjustRightInd w:val="0"/>
              <w:snapToGrid w:val="0"/>
              <w:spacing w:before="60" w:after="60" w:line="288" w:lineRule="auto"/>
              <w:jc w:val="center"/>
              <w:rPr>
                <w:b/>
                <w:bCs/>
                <w:color w:val="000000"/>
                <w:szCs w:val="28"/>
                <w:rPrChange w:id="338" w:author="Anh Pham" w:date="2025-11-08T22:34:00Z" w16du:dateUtc="2025-11-08T15:34:00Z">
                  <w:rPr>
                    <w:b/>
                    <w:bCs/>
                    <w:color w:val="000000"/>
                    <w:sz w:val="24"/>
                  </w:rPr>
                </w:rPrChange>
              </w:rPr>
            </w:pPr>
            <w:r w:rsidRPr="001F7DEE">
              <w:rPr>
                <w:b/>
                <w:bCs/>
                <w:color w:val="000000"/>
                <w:szCs w:val="28"/>
                <w:rPrChange w:id="339" w:author="Anh Pham" w:date="2025-11-08T22:34:00Z" w16du:dateUtc="2025-11-08T15:34:00Z">
                  <w:rPr>
                    <w:b/>
                    <w:bCs/>
                    <w:color w:val="000000"/>
                    <w:sz w:val="24"/>
                  </w:rPr>
                </w:rPrChange>
              </w:rPr>
              <w:t>FR</w:t>
            </w:r>
          </w:p>
        </w:tc>
        <w:tc>
          <w:tcPr>
            <w:tcW w:w="1737" w:type="pct"/>
            <w:vMerge w:val="restart"/>
            <w:shd w:val="clear" w:color="auto" w:fill="E2EFD9"/>
            <w:vAlign w:val="center"/>
            <w:hideMark/>
          </w:tcPr>
          <w:p w14:paraId="0244F45C" w14:textId="77777777" w:rsidR="00865289" w:rsidRPr="001F7DEE" w:rsidRDefault="00865289" w:rsidP="00844C62">
            <w:pPr>
              <w:adjustRightInd w:val="0"/>
              <w:snapToGrid w:val="0"/>
              <w:spacing w:before="60" w:after="60" w:line="288" w:lineRule="auto"/>
              <w:jc w:val="center"/>
              <w:rPr>
                <w:b/>
                <w:bCs/>
                <w:color w:val="000000"/>
                <w:szCs w:val="28"/>
                <w:rPrChange w:id="340" w:author="Anh Pham" w:date="2025-11-08T22:34:00Z" w16du:dateUtc="2025-11-08T15:34:00Z">
                  <w:rPr>
                    <w:b/>
                    <w:bCs/>
                    <w:color w:val="000000"/>
                    <w:sz w:val="24"/>
                  </w:rPr>
                </w:rPrChange>
              </w:rPr>
            </w:pPr>
            <w:r w:rsidRPr="001F7DEE">
              <w:rPr>
                <w:b/>
                <w:bCs/>
                <w:color w:val="000000"/>
                <w:szCs w:val="28"/>
                <w:rPrChange w:id="341" w:author="Anh Pham" w:date="2025-11-08T22:34:00Z" w16du:dateUtc="2025-11-08T15:34:00Z">
                  <w:rPr>
                    <w:b/>
                    <w:bCs/>
                    <w:color w:val="000000"/>
                    <w:sz w:val="24"/>
                  </w:rPr>
                </w:rPrChange>
              </w:rPr>
              <w:t>Nguồn</w:t>
            </w:r>
          </w:p>
        </w:tc>
      </w:tr>
      <w:tr w:rsidR="00865289" w:rsidRPr="00782362" w14:paraId="3B51B264" w14:textId="77777777" w:rsidTr="00844C62">
        <w:trPr>
          <w:trHeight w:val="285"/>
          <w:jc w:val="center"/>
        </w:trPr>
        <w:tc>
          <w:tcPr>
            <w:tcW w:w="1124" w:type="pct"/>
            <w:vMerge/>
            <w:shd w:val="clear" w:color="auto" w:fill="E2EFD9"/>
            <w:vAlign w:val="center"/>
          </w:tcPr>
          <w:p w14:paraId="1FF0CF8B" w14:textId="77777777" w:rsidR="00865289" w:rsidRPr="001F7DEE" w:rsidRDefault="00865289" w:rsidP="00844C62">
            <w:pPr>
              <w:adjustRightInd w:val="0"/>
              <w:snapToGrid w:val="0"/>
              <w:spacing w:before="60" w:after="60" w:line="288" w:lineRule="auto"/>
              <w:jc w:val="center"/>
              <w:rPr>
                <w:color w:val="000000"/>
                <w:szCs w:val="28"/>
                <w:rPrChange w:id="342" w:author="Anh Pham" w:date="2025-11-08T22:34:00Z" w16du:dateUtc="2025-11-08T15:34:00Z">
                  <w:rPr>
                    <w:color w:val="000000"/>
                    <w:sz w:val="24"/>
                  </w:rPr>
                </w:rPrChange>
              </w:rPr>
            </w:pPr>
          </w:p>
        </w:tc>
        <w:tc>
          <w:tcPr>
            <w:tcW w:w="842" w:type="pct"/>
            <w:vMerge/>
            <w:shd w:val="clear" w:color="auto" w:fill="E2EFD9"/>
            <w:vAlign w:val="center"/>
          </w:tcPr>
          <w:p w14:paraId="7456D5A5" w14:textId="77777777" w:rsidR="00865289" w:rsidRPr="001F7DEE" w:rsidRDefault="00865289" w:rsidP="00844C62">
            <w:pPr>
              <w:adjustRightInd w:val="0"/>
              <w:snapToGrid w:val="0"/>
              <w:spacing w:before="60" w:after="60" w:line="288" w:lineRule="auto"/>
              <w:jc w:val="center"/>
              <w:rPr>
                <w:color w:val="000000"/>
                <w:szCs w:val="28"/>
                <w:rPrChange w:id="343" w:author="Anh Pham" w:date="2025-11-08T22:34:00Z" w16du:dateUtc="2025-11-08T15:34:00Z">
                  <w:rPr>
                    <w:color w:val="000000"/>
                    <w:sz w:val="24"/>
                  </w:rPr>
                </w:rPrChange>
              </w:rPr>
            </w:pPr>
          </w:p>
        </w:tc>
        <w:tc>
          <w:tcPr>
            <w:tcW w:w="1297" w:type="pct"/>
            <w:shd w:val="clear" w:color="auto" w:fill="E2EFD9"/>
            <w:vAlign w:val="center"/>
          </w:tcPr>
          <w:p w14:paraId="424F0617" w14:textId="77777777" w:rsidR="00865289" w:rsidRPr="001F7DEE" w:rsidRDefault="00865289" w:rsidP="00844C62">
            <w:pPr>
              <w:adjustRightInd w:val="0"/>
              <w:snapToGrid w:val="0"/>
              <w:spacing w:before="60" w:after="60" w:line="288" w:lineRule="auto"/>
              <w:jc w:val="center"/>
              <w:rPr>
                <w:i/>
                <w:iCs/>
                <w:color w:val="000000"/>
                <w:szCs w:val="28"/>
                <w:rPrChange w:id="344" w:author="Anh Pham" w:date="2025-11-08T22:34:00Z" w16du:dateUtc="2025-11-08T15:34:00Z">
                  <w:rPr>
                    <w:i/>
                    <w:iCs/>
                    <w:color w:val="000000"/>
                    <w:sz w:val="24"/>
                  </w:rPr>
                </w:rPrChange>
              </w:rPr>
            </w:pPr>
            <w:r w:rsidRPr="001F7DEE">
              <w:rPr>
                <w:i/>
                <w:iCs/>
                <w:color w:val="000000"/>
                <w:szCs w:val="28"/>
                <w:rPrChange w:id="345" w:author="Anh Pham" w:date="2025-11-08T22:34:00Z" w16du:dateUtc="2025-11-08T15:34:00Z">
                  <w:rPr>
                    <w:i/>
                    <w:iCs/>
                    <w:color w:val="000000"/>
                    <w:sz w:val="24"/>
                  </w:rPr>
                </w:rPrChange>
              </w:rPr>
              <w:t>GJ/tấn NH</w:t>
            </w:r>
            <w:r w:rsidRPr="001F7DEE">
              <w:rPr>
                <w:i/>
                <w:iCs/>
                <w:color w:val="000000"/>
                <w:szCs w:val="28"/>
                <w:vertAlign w:val="subscript"/>
                <w:rPrChange w:id="346" w:author="Anh Pham" w:date="2025-11-08T22:34:00Z" w16du:dateUtc="2025-11-08T15:34:00Z">
                  <w:rPr>
                    <w:i/>
                    <w:iCs/>
                    <w:color w:val="000000"/>
                    <w:sz w:val="24"/>
                    <w:vertAlign w:val="subscript"/>
                  </w:rPr>
                </w:rPrChange>
              </w:rPr>
              <w:t>3</w:t>
            </w:r>
          </w:p>
        </w:tc>
        <w:tc>
          <w:tcPr>
            <w:tcW w:w="1737" w:type="pct"/>
            <w:vMerge/>
            <w:shd w:val="clear" w:color="auto" w:fill="E2EFD9"/>
            <w:vAlign w:val="center"/>
          </w:tcPr>
          <w:p w14:paraId="6CA9709A" w14:textId="77777777" w:rsidR="00865289" w:rsidRPr="001F7DEE" w:rsidRDefault="00865289" w:rsidP="00844C62">
            <w:pPr>
              <w:adjustRightInd w:val="0"/>
              <w:snapToGrid w:val="0"/>
              <w:spacing w:before="60" w:after="60" w:line="288" w:lineRule="auto"/>
              <w:jc w:val="center"/>
              <w:rPr>
                <w:color w:val="000000"/>
                <w:szCs w:val="28"/>
                <w:rPrChange w:id="347" w:author="Anh Pham" w:date="2025-11-08T22:34:00Z" w16du:dateUtc="2025-11-08T15:34:00Z">
                  <w:rPr>
                    <w:color w:val="000000"/>
                    <w:sz w:val="24"/>
                  </w:rPr>
                </w:rPrChange>
              </w:rPr>
            </w:pPr>
          </w:p>
        </w:tc>
      </w:tr>
      <w:tr w:rsidR="00865289" w:rsidRPr="00782362" w14:paraId="52843218" w14:textId="77777777" w:rsidTr="00844C62">
        <w:trPr>
          <w:trHeight w:val="285"/>
          <w:jc w:val="center"/>
        </w:trPr>
        <w:tc>
          <w:tcPr>
            <w:tcW w:w="1124" w:type="pct"/>
            <w:hideMark/>
          </w:tcPr>
          <w:p w14:paraId="48357647" w14:textId="77777777" w:rsidR="00865289" w:rsidRPr="001F7DEE" w:rsidRDefault="00865289" w:rsidP="00844C62">
            <w:pPr>
              <w:adjustRightInd w:val="0"/>
              <w:snapToGrid w:val="0"/>
              <w:spacing w:before="60" w:after="60" w:line="288" w:lineRule="auto"/>
              <w:rPr>
                <w:color w:val="000000"/>
                <w:szCs w:val="28"/>
                <w:rPrChange w:id="348" w:author="Anh Pham" w:date="2025-11-08T22:34:00Z" w16du:dateUtc="2025-11-08T15:34:00Z">
                  <w:rPr>
                    <w:color w:val="000000"/>
                    <w:sz w:val="24"/>
                  </w:rPr>
                </w:rPrChange>
              </w:rPr>
            </w:pPr>
            <w:r w:rsidRPr="001F7DEE">
              <w:rPr>
                <w:color w:val="000000"/>
                <w:szCs w:val="28"/>
                <w:rPrChange w:id="349" w:author="Anh Pham" w:date="2025-11-08T22:34:00Z" w16du:dateUtc="2025-11-08T15:34:00Z">
                  <w:rPr>
                    <w:color w:val="000000"/>
                    <w:sz w:val="24"/>
                  </w:rPr>
                </w:rPrChange>
              </w:rPr>
              <w:t>Ôxy hóa một phần</w:t>
            </w:r>
          </w:p>
        </w:tc>
        <w:tc>
          <w:tcPr>
            <w:tcW w:w="842" w:type="pct"/>
            <w:shd w:val="clear" w:color="000000" w:fill="FFFFFF"/>
            <w:vAlign w:val="center"/>
            <w:hideMark/>
          </w:tcPr>
          <w:p w14:paraId="4607545D" w14:textId="77777777" w:rsidR="00865289" w:rsidRPr="001F7DEE" w:rsidRDefault="00865289" w:rsidP="00844C62">
            <w:pPr>
              <w:adjustRightInd w:val="0"/>
              <w:snapToGrid w:val="0"/>
              <w:spacing w:before="60" w:after="60" w:line="288" w:lineRule="auto"/>
              <w:rPr>
                <w:color w:val="000000"/>
                <w:szCs w:val="28"/>
                <w:rPrChange w:id="350" w:author="Anh Pham" w:date="2025-11-08T22:34:00Z" w16du:dateUtc="2025-11-08T15:34:00Z">
                  <w:rPr>
                    <w:color w:val="000000"/>
                    <w:sz w:val="24"/>
                  </w:rPr>
                </w:rPrChange>
              </w:rPr>
            </w:pPr>
            <w:r w:rsidRPr="001F7DEE">
              <w:rPr>
                <w:color w:val="000000"/>
                <w:szCs w:val="28"/>
                <w:rPrChange w:id="351" w:author="Anh Pham" w:date="2025-11-08T22:34:00Z" w16du:dateUtc="2025-11-08T15:34:00Z">
                  <w:rPr>
                    <w:color w:val="000000"/>
                    <w:sz w:val="24"/>
                  </w:rPr>
                </w:rPrChange>
              </w:rPr>
              <w:t>Than</w:t>
            </w:r>
          </w:p>
        </w:tc>
        <w:tc>
          <w:tcPr>
            <w:tcW w:w="1297" w:type="pct"/>
            <w:shd w:val="clear" w:color="000000" w:fill="FFFFFF"/>
            <w:vAlign w:val="center"/>
            <w:hideMark/>
          </w:tcPr>
          <w:p w14:paraId="223C5412" w14:textId="77777777" w:rsidR="00865289" w:rsidRPr="001F7DEE" w:rsidRDefault="00865289" w:rsidP="00844C62">
            <w:pPr>
              <w:adjustRightInd w:val="0"/>
              <w:snapToGrid w:val="0"/>
              <w:spacing w:before="60" w:after="60" w:line="288" w:lineRule="auto"/>
              <w:jc w:val="center"/>
              <w:rPr>
                <w:color w:val="000000"/>
                <w:szCs w:val="28"/>
                <w:rPrChange w:id="352" w:author="Anh Pham" w:date="2025-11-08T22:34:00Z" w16du:dateUtc="2025-11-08T15:34:00Z">
                  <w:rPr>
                    <w:color w:val="000000"/>
                    <w:sz w:val="24"/>
                  </w:rPr>
                </w:rPrChange>
              </w:rPr>
            </w:pPr>
            <w:r w:rsidRPr="001F7DEE">
              <w:rPr>
                <w:color w:val="000000"/>
                <w:szCs w:val="28"/>
                <w:rPrChange w:id="353" w:author="Anh Pham" w:date="2025-11-08T22:34:00Z" w16du:dateUtc="2025-11-08T15:34:00Z">
                  <w:rPr>
                    <w:color w:val="000000"/>
                    <w:sz w:val="24"/>
                  </w:rPr>
                </w:rPrChange>
              </w:rPr>
              <w:t>42,5</w:t>
            </w:r>
          </w:p>
        </w:tc>
        <w:tc>
          <w:tcPr>
            <w:tcW w:w="1737" w:type="pct"/>
            <w:vMerge w:val="restart"/>
            <w:vAlign w:val="center"/>
            <w:hideMark/>
          </w:tcPr>
          <w:p w14:paraId="7F71F9AC" w14:textId="77777777" w:rsidR="00865289" w:rsidRPr="001F7DEE" w:rsidRDefault="00865289" w:rsidP="00844C62">
            <w:pPr>
              <w:adjustRightInd w:val="0"/>
              <w:snapToGrid w:val="0"/>
              <w:spacing w:before="60" w:after="60" w:line="288" w:lineRule="auto"/>
              <w:rPr>
                <w:color w:val="000000"/>
                <w:szCs w:val="28"/>
                <w:rPrChange w:id="354" w:author="Anh Pham" w:date="2025-11-08T22:34:00Z" w16du:dateUtc="2025-11-08T15:34:00Z">
                  <w:rPr>
                    <w:color w:val="000000"/>
                    <w:sz w:val="24"/>
                  </w:rPr>
                </w:rPrChange>
              </w:rPr>
            </w:pPr>
            <w:r w:rsidRPr="001F7DEE">
              <w:rPr>
                <w:color w:val="000000"/>
                <w:szCs w:val="28"/>
                <w:rPrChange w:id="355" w:author="Anh Pham" w:date="2025-11-08T22:34:00Z" w16du:dateUtc="2025-11-08T15:34:00Z">
                  <w:rPr>
                    <w:color w:val="000000"/>
                    <w:sz w:val="24"/>
                  </w:rPr>
                </w:rPrChange>
              </w:rPr>
              <w:t>Bảng 3.1, trang 3.15, Chương 3, Phần 3, IPCC 2006</w:t>
            </w:r>
          </w:p>
        </w:tc>
      </w:tr>
      <w:tr w:rsidR="00865289" w:rsidRPr="00782362" w14:paraId="72BBDA49" w14:textId="77777777" w:rsidTr="00844C62">
        <w:trPr>
          <w:trHeight w:val="285"/>
          <w:jc w:val="center"/>
        </w:trPr>
        <w:tc>
          <w:tcPr>
            <w:tcW w:w="1124" w:type="pct"/>
            <w:hideMark/>
          </w:tcPr>
          <w:p w14:paraId="3482B13D" w14:textId="77777777" w:rsidR="00865289" w:rsidRPr="001F7DEE" w:rsidRDefault="00865289" w:rsidP="00844C62">
            <w:pPr>
              <w:adjustRightInd w:val="0"/>
              <w:snapToGrid w:val="0"/>
              <w:spacing w:before="60" w:after="60" w:line="288" w:lineRule="auto"/>
              <w:rPr>
                <w:color w:val="000000"/>
                <w:szCs w:val="28"/>
                <w:rPrChange w:id="356" w:author="Anh Pham" w:date="2025-11-08T22:34:00Z" w16du:dateUtc="2025-11-08T15:34:00Z">
                  <w:rPr>
                    <w:color w:val="000000"/>
                    <w:sz w:val="24"/>
                  </w:rPr>
                </w:rPrChange>
              </w:rPr>
            </w:pPr>
            <w:r w:rsidRPr="001F7DEE">
              <w:rPr>
                <w:color w:val="000000"/>
                <w:szCs w:val="28"/>
                <w:rPrChange w:id="357" w:author="Anh Pham" w:date="2025-11-08T22:34:00Z" w16du:dateUtc="2025-11-08T15:34:00Z">
                  <w:rPr>
                    <w:color w:val="000000"/>
                    <w:sz w:val="24"/>
                  </w:rPr>
                </w:rPrChange>
              </w:rPr>
              <w:t>Chế biến khí</w:t>
            </w:r>
          </w:p>
        </w:tc>
        <w:tc>
          <w:tcPr>
            <w:tcW w:w="842" w:type="pct"/>
            <w:vAlign w:val="center"/>
            <w:hideMark/>
          </w:tcPr>
          <w:p w14:paraId="14D647EE" w14:textId="77777777" w:rsidR="00865289" w:rsidRPr="001F7DEE" w:rsidRDefault="00865289" w:rsidP="00844C62">
            <w:pPr>
              <w:adjustRightInd w:val="0"/>
              <w:snapToGrid w:val="0"/>
              <w:spacing w:before="60" w:after="60" w:line="288" w:lineRule="auto"/>
              <w:rPr>
                <w:color w:val="000000"/>
                <w:szCs w:val="28"/>
                <w:rPrChange w:id="358" w:author="Anh Pham" w:date="2025-11-08T22:34:00Z" w16du:dateUtc="2025-11-08T15:34:00Z">
                  <w:rPr>
                    <w:color w:val="000000"/>
                    <w:sz w:val="24"/>
                  </w:rPr>
                </w:rPrChange>
              </w:rPr>
            </w:pPr>
            <w:r w:rsidRPr="001F7DEE">
              <w:rPr>
                <w:color w:val="000000"/>
                <w:szCs w:val="28"/>
                <w:rPrChange w:id="359" w:author="Anh Pham" w:date="2025-11-08T22:34:00Z" w16du:dateUtc="2025-11-08T15:34:00Z">
                  <w:rPr>
                    <w:color w:val="000000"/>
                    <w:sz w:val="24"/>
                  </w:rPr>
                </w:rPrChange>
              </w:rPr>
              <w:t>Khí tự nhiên</w:t>
            </w:r>
          </w:p>
        </w:tc>
        <w:tc>
          <w:tcPr>
            <w:tcW w:w="1297" w:type="pct"/>
            <w:vAlign w:val="center"/>
            <w:hideMark/>
          </w:tcPr>
          <w:p w14:paraId="7B9235F9" w14:textId="77777777" w:rsidR="00865289" w:rsidRPr="001F7DEE" w:rsidRDefault="00865289" w:rsidP="00844C62">
            <w:pPr>
              <w:adjustRightInd w:val="0"/>
              <w:snapToGrid w:val="0"/>
              <w:spacing w:before="60" w:after="60" w:line="288" w:lineRule="auto"/>
              <w:jc w:val="center"/>
              <w:rPr>
                <w:color w:val="000000"/>
                <w:szCs w:val="28"/>
                <w:rPrChange w:id="360" w:author="Anh Pham" w:date="2025-11-08T22:34:00Z" w16du:dateUtc="2025-11-08T15:34:00Z">
                  <w:rPr>
                    <w:color w:val="000000"/>
                    <w:sz w:val="24"/>
                  </w:rPr>
                </w:rPrChange>
              </w:rPr>
            </w:pPr>
            <w:r w:rsidRPr="001F7DEE">
              <w:rPr>
                <w:color w:val="000000"/>
                <w:szCs w:val="28"/>
                <w:rPrChange w:id="361" w:author="Anh Pham" w:date="2025-11-08T22:34:00Z" w16du:dateUtc="2025-11-08T15:34:00Z">
                  <w:rPr>
                    <w:color w:val="000000"/>
                    <w:sz w:val="24"/>
                  </w:rPr>
                </w:rPrChange>
              </w:rPr>
              <w:t>37,5</w:t>
            </w:r>
          </w:p>
        </w:tc>
        <w:tc>
          <w:tcPr>
            <w:tcW w:w="1737" w:type="pct"/>
            <w:vMerge/>
            <w:vAlign w:val="center"/>
            <w:hideMark/>
          </w:tcPr>
          <w:p w14:paraId="332D7A5C" w14:textId="77777777" w:rsidR="00865289" w:rsidRPr="00782362" w:rsidRDefault="00865289" w:rsidP="00844C62">
            <w:pPr>
              <w:adjustRightInd w:val="0"/>
              <w:snapToGrid w:val="0"/>
              <w:spacing w:before="60" w:after="60" w:line="288" w:lineRule="auto"/>
              <w:rPr>
                <w:color w:val="000000"/>
                <w:sz w:val="24"/>
              </w:rPr>
            </w:pPr>
          </w:p>
        </w:tc>
      </w:tr>
    </w:tbl>
    <w:p w14:paraId="2BB20B92" w14:textId="77777777" w:rsidR="00865289" w:rsidRDefault="00865289" w:rsidP="00873F5C">
      <w:pPr>
        <w:pStyle w:val="BangHue"/>
      </w:pPr>
      <w:bookmarkStart w:id="362" w:name="_Toc512522933"/>
    </w:p>
    <w:p w14:paraId="6872ACFD" w14:textId="04BA8465" w:rsidR="00865289" w:rsidRPr="00826D02" w:rsidRDefault="00865289" w:rsidP="00873F5C">
      <w:pPr>
        <w:pStyle w:val="BangHue"/>
      </w:pPr>
      <w:bookmarkStart w:id="363" w:name="_Hlk168961240"/>
      <w:bookmarkStart w:id="364" w:name="_Toc169713685"/>
      <w:bookmarkStart w:id="365" w:name="_Toc213536596"/>
      <w:r>
        <w:t>Bảng 4.</w:t>
      </w:r>
      <w:r>
        <w:fldChar w:fldCharType="begin"/>
      </w:r>
      <w:r>
        <w:instrText xml:space="preserve"> SEQ Bảng_4. \* ARABIC </w:instrText>
      </w:r>
      <w:r>
        <w:fldChar w:fldCharType="separate"/>
      </w:r>
      <w:r w:rsidR="00F56855">
        <w:rPr>
          <w:noProof/>
        </w:rPr>
        <w:t>16</w:t>
      </w:r>
      <w:r>
        <w:rPr>
          <w:noProof/>
        </w:rPr>
        <w:fldChar w:fldCharType="end"/>
      </w:r>
      <w:r>
        <w:t xml:space="preserve">. </w:t>
      </w:r>
      <w:bookmarkEnd w:id="363"/>
      <w:r w:rsidRPr="00782362">
        <w:t xml:space="preserve">Hệ số hàm lượng </w:t>
      </w:r>
      <w:r>
        <w:t>c</w:t>
      </w:r>
      <w:r w:rsidRPr="00782362">
        <w:t>ác-bon trong nhiên liệu</w:t>
      </w:r>
      <w:bookmarkEnd w:id="362"/>
      <w:bookmarkEnd w:id="364"/>
      <w:bookmarkEnd w:id="365"/>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1525"/>
        <w:gridCol w:w="1620"/>
        <w:gridCol w:w="810"/>
        <w:gridCol w:w="2991"/>
      </w:tblGrid>
      <w:tr w:rsidR="00865289" w:rsidRPr="001F7DEE" w14:paraId="4201E4A7" w14:textId="77777777" w:rsidTr="00844C62">
        <w:trPr>
          <w:trHeight w:val="285"/>
          <w:jc w:val="center"/>
        </w:trPr>
        <w:tc>
          <w:tcPr>
            <w:tcW w:w="2093" w:type="dxa"/>
            <w:vMerge w:val="restart"/>
            <w:shd w:val="clear" w:color="auto" w:fill="E2EFD9"/>
            <w:vAlign w:val="center"/>
            <w:hideMark/>
          </w:tcPr>
          <w:p w14:paraId="126354A8" w14:textId="77777777" w:rsidR="00865289" w:rsidRPr="001F7DEE" w:rsidRDefault="00865289" w:rsidP="00844C62">
            <w:pPr>
              <w:adjustRightInd w:val="0"/>
              <w:snapToGrid w:val="0"/>
              <w:spacing w:before="60" w:after="60" w:line="288" w:lineRule="auto"/>
              <w:jc w:val="center"/>
              <w:rPr>
                <w:b/>
                <w:bCs/>
                <w:color w:val="000000"/>
                <w:szCs w:val="28"/>
                <w:rPrChange w:id="366" w:author="Anh Pham" w:date="2025-11-08T22:34:00Z" w16du:dateUtc="2025-11-08T15:34:00Z">
                  <w:rPr>
                    <w:b/>
                    <w:bCs/>
                    <w:color w:val="000000"/>
                    <w:sz w:val="24"/>
                  </w:rPr>
                </w:rPrChange>
              </w:rPr>
            </w:pPr>
            <w:r w:rsidRPr="001F7DEE">
              <w:rPr>
                <w:b/>
                <w:bCs/>
                <w:color w:val="000000"/>
                <w:szCs w:val="28"/>
                <w:rPrChange w:id="367" w:author="Anh Pham" w:date="2025-11-08T22:34:00Z" w16du:dateUtc="2025-11-08T15:34:00Z">
                  <w:rPr>
                    <w:b/>
                    <w:bCs/>
                    <w:color w:val="000000"/>
                    <w:sz w:val="24"/>
                  </w:rPr>
                </w:rPrChange>
              </w:rPr>
              <w:t>Công nghệ</w:t>
            </w:r>
          </w:p>
        </w:tc>
        <w:tc>
          <w:tcPr>
            <w:tcW w:w="1525" w:type="dxa"/>
            <w:vMerge w:val="restart"/>
            <w:shd w:val="clear" w:color="auto" w:fill="E2EFD9"/>
            <w:vAlign w:val="center"/>
            <w:hideMark/>
          </w:tcPr>
          <w:p w14:paraId="07B37658" w14:textId="77777777" w:rsidR="00865289" w:rsidRPr="001F7DEE" w:rsidRDefault="00865289" w:rsidP="00844C62">
            <w:pPr>
              <w:adjustRightInd w:val="0"/>
              <w:snapToGrid w:val="0"/>
              <w:spacing w:before="60" w:after="60" w:line="288" w:lineRule="auto"/>
              <w:jc w:val="center"/>
              <w:rPr>
                <w:b/>
                <w:bCs/>
                <w:color w:val="000000"/>
                <w:szCs w:val="28"/>
                <w:rPrChange w:id="368" w:author="Anh Pham" w:date="2025-11-08T22:34:00Z" w16du:dateUtc="2025-11-08T15:34:00Z">
                  <w:rPr>
                    <w:b/>
                    <w:bCs/>
                    <w:color w:val="000000"/>
                    <w:sz w:val="24"/>
                  </w:rPr>
                </w:rPrChange>
              </w:rPr>
            </w:pPr>
            <w:r w:rsidRPr="001F7DEE">
              <w:rPr>
                <w:b/>
                <w:bCs/>
                <w:color w:val="000000"/>
                <w:szCs w:val="28"/>
                <w:rPrChange w:id="369" w:author="Anh Pham" w:date="2025-11-08T22:34:00Z" w16du:dateUtc="2025-11-08T15:34:00Z">
                  <w:rPr>
                    <w:b/>
                    <w:bCs/>
                    <w:color w:val="000000"/>
                    <w:sz w:val="24"/>
                  </w:rPr>
                </w:rPrChange>
              </w:rPr>
              <w:t>Loại nhiên liệu</w:t>
            </w:r>
          </w:p>
        </w:tc>
        <w:tc>
          <w:tcPr>
            <w:tcW w:w="1620" w:type="dxa"/>
            <w:shd w:val="clear" w:color="auto" w:fill="E2EFD9"/>
            <w:vAlign w:val="center"/>
            <w:hideMark/>
          </w:tcPr>
          <w:p w14:paraId="0ACFC21F" w14:textId="77777777" w:rsidR="00865289" w:rsidRPr="001F7DEE" w:rsidRDefault="00865289" w:rsidP="00844C62">
            <w:pPr>
              <w:adjustRightInd w:val="0"/>
              <w:snapToGrid w:val="0"/>
              <w:spacing w:before="60" w:after="60" w:line="288" w:lineRule="auto"/>
              <w:jc w:val="center"/>
              <w:rPr>
                <w:b/>
                <w:bCs/>
                <w:color w:val="000000"/>
                <w:szCs w:val="28"/>
                <w:rPrChange w:id="370" w:author="Anh Pham" w:date="2025-11-08T22:34:00Z" w16du:dateUtc="2025-11-08T15:34:00Z">
                  <w:rPr>
                    <w:b/>
                    <w:bCs/>
                    <w:color w:val="000000"/>
                    <w:sz w:val="24"/>
                  </w:rPr>
                </w:rPrChange>
              </w:rPr>
            </w:pPr>
            <w:r w:rsidRPr="001F7DEE">
              <w:rPr>
                <w:b/>
                <w:bCs/>
                <w:color w:val="000000"/>
                <w:szCs w:val="28"/>
                <w:rPrChange w:id="371" w:author="Anh Pham" w:date="2025-11-08T22:34:00Z" w16du:dateUtc="2025-11-08T15:34:00Z">
                  <w:rPr>
                    <w:b/>
                    <w:bCs/>
                    <w:color w:val="000000"/>
                    <w:sz w:val="24"/>
                  </w:rPr>
                </w:rPrChange>
              </w:rPr>
              <w:t>CCF</w:t>
            </w:r>
          </w:p>
        </w:tc>
        <w:tc>
          <w:tcPr>
            <w:tcW w:w="810" w:type="dxa"/>
            <w:vMerge w:val="restart"/>
            <w:shd w:val="clear" w:color="auto" w:fill="E2EFD9"/>
          </w:tcPr>
          <w:p w14:paraId="5F56E2EC" w14:textId="77777777" w:rsidR="00865289" w:rsidRPr="001F7DEE" w:rsidRDefault="00865289" w:rsidP="00844C62">
            <w:pPr>
              <w:adjustRightInd w:val="0"/>
              <w:snapToGrid w:val="0"/>
              <w:spacing w:before="60" w:after="60" w:line="288" w:lineRule="auto"/>
              <w:jc w:val="center"/>
              <w:rPr>
                <w:b/>
                <w:bCs/>
                <w:color w:val="000000"/>
                <w:szCs w:val="28"/>
                <w:rPrChange w:id="372" w:author="Anh Pham" w:date="2025-11-08T22:34:00Z" w16du:dateUtc="2025-11-08T15:34:00Z">
                  <w:rPr>
                    <w:b/>
                    <w:bCs/>
                    <w:color w:val="000000"/>
                    <w:sz w:val="24"/>
                  </w:rPr>
                </w:rPrChange>
              </w:rPr>
            </w:pPr>
            <w:r w:rsidRPr="001F7DEE">
              <w:rPr>
                <w:b/>
                <w:bCs/>
                <w:color w:val="000000"/>
                <w:szCs w:val="28"/>
                <w:rPrChange w:id="373" w:author="Anh Pham" w:date="2025-11-08T22:34:00Z" w16du:dateUtc="2025-11-08T15:34:00Z">
                  <w:rPr>
                    <w:b/>
                    <w:bCs/>
                    <w:color w:val="000000"/>
                    <w:sz w:val="24"/>
                  </w:rPr>
                </w:rPrChange>
              </w:rPr>
              <w:t>COF</w:t>
            </w:r>
          </w:p>
        </w:tc>
        <w:tc>
          <w:tcPr>
            <w:tcW w:w="2991" w:type="dxa"/>
            <w:vMerge w:val="restart"/>
            <w:shd w:val="clear" w:color="auto" w:fill="E2EFD9"/>
            <w:vAlign w:val="center"/>
            <w:hideMark/>
          </w:tcPr>
          <w:p w14:paraId="234C5266" w14:textId="77777777" w:rsidR="00865289" w:rsidRPr="001F7DEE" w:rsidRDefault="00865289" w:rsidP="00844C62">
            <w:pPr>
              <w:adjustRightInd w:val="0"/>
              <w:snapToGrid w:val="0"/>
              <w:spacing w:before="60" w:after="60" w:line="288" w:lineRule="auto"/>
              <w:jc w:val="center"/>
              <w:rPr>
                <w:b/>
                <w:bCs/>
                <w:color w:val="000000"/>
                <w:szCs w:val="28"/>
                <w:rPrChange w:id="374" w:author="Anh Pham" w:date="2025-11-08T22:34:00Z" w16du:dateUtc="2025-11-08T15:34:00Z">
                  <w:rPr>
                    <w:b/>
                    <w:bCs/>
                    <w:color w:val="000000"/>
                    <w:sz w:val="24"/>
                  </w:rPr>
                </w:rPrChange>
              </w:rPr>
            </w:pPr>
            <w:r w:rsidRPr="001F7DEE">
              <w:rPr>
                <w:b/>
                <w:bCs/>
                <w:color w:val="000000"/>
                <w:szCs w:val="28"/>
                <w:rPrChange w:id="375" w:author="Anh Pham" w:date="2025-11-08T22:34:00Z" w16du:dateUtc="2025-11-08T15:34:00Z">
                  <w:rPr>
                    <w:b/>
                    <w:bCs/>
                    <w:color w:val="000000"/>
                    <w:sz w:val="24"/>
                  </w:rPr>
                </w:rPrChange>
              </w:rPr>
              <w:t>Nguồn</w:t>
            </w:r>
          </w:p>
        </w:tc>
      </w:tr>
      <w:tr w:rsidR="00865289" w:rsidRPr="001F7DEE" w14:paraId="37187D8D" w14:textId="77777777" w:rsidTr="00844C62">
        <w:trPr>
          <w:trHeight w:val="285"/>
          <w:jc w:val="center"/>
        </w:trPr>
        <w:tc>
          <w:tcPr>
            <w:tcW w:w="2093" w:type="dxa"/>
            <w:vMerge/>
            <w:shd w:val="clear" w:color="auto" w:fill="E2EFD9"/>
            <w:vAlign w:val="center"/>
          </w:tcPr>
          <w:p w14:paraId="5DADAD16" w14:textId="77777777" w:rsidR="00865289" w:rsidRPr="001F7DEE" w:rsidRDefault="00865289" w:rsidP="00844C62">
            <w:pPr>
              <w:adjustRightInd w:val="0"/>
              <w:snapToGrid w:val="0"/>
              <w:spacing w:before="60" w:after="60" w:line="288" w:lineRule="auto"/>
              <w:jc w:val="center"/>
              <w:rPr>
                <w:color w:val="000000"/>
                <w:szCs w:val="28"/>
                <w:rPrChange w:id="376" w:author="Anh Pham" w:date="2025-11-08T22:34:00Z" w16du:dateUtc="2025-11-08T15:34:00Z">
                  <w:rPr>
                    <w:color w:val="000000"/>
                    <w:sz w:val="24"/>
                  </w:rPr>
                </w:rPrChange>
              </w:rPr>
            </w:pPr>
          </w:p>
        </w:tc>
        <w:tc>
          <w:tcPr>
            <w:tcW w:w="1525" w:type="dxa"/>
            <w:vMerge/>
            <w:shd w:val="clear" w:color="auto" w:fill="E2EFD9"/>
            <w:vAlign w:val="center"/>
          </w:tcPr>
          <w:p w14:paraId="6AD61DB3" w14:textId="77777777" w:rsidR="00865289" w:rsidRPr="001F7DEE" w:rsidRDefault="00865289" w:rsidP="00844C62">
            <w:pPr>
              <w:adjustRightInd w:val="0"/>
              <w:snapToGrid w:val="0"/>
              <w:spacing w:before="60" w:after="60" w:line="288" w:lineRule="auto"/>
              <w:jc w:val="center"/>
              <w:rPr>
                <w:color w:val="000000"/>
                <w:szCs w:val="28"/>
                <w:rPrChange w:id="377" w:author="Anh Pham" w:date="2025-11-08T22:34:00Z" w16du:dateUtc="2025-11-08T15:34:00Z">
                  <w:rPr>
                    <w:color w:val="000000"/>
                    <w:sz w:val="24"/>
                  </w:rPr>
                </w:rPrChange>
              </w:rPr>
            </w:pPr>
          </w:p>
        </w:tc>
        <w:tc>
          <w:tcPr>
            <w:tcW w:w="1620" w:type="dxa"/>
            <w:shd w:val="clear" w:color="auto" w:fill="E2EFD9"/>
            <w:vAlign w:val="center"/>
          </w:tcPr>
          <w:p w14:paraId="333E4DC5" w14:textId="77777777" w:rsidR="00865289" w:rsidRPr="001F7DEE" w:rsidRDefault="00865289" w:rsidP="00844C62">
            <w:pPr>
              <w:adjustRightInd w:val="0"/>
              <w:snapToGrid w:val="0"/>
              <w:spacing w:before="60" w:after="60" w:line="288" w:lineRule="auto"/>
              <w:jc w:val="center"/>
              <w:rPr>
                <w:i/>
                <w:iCs/>
                <w:color w:val="000000"/>
                <w:szCs w:val="28"/>
                <w:rPrChange w:id="378" w:author="Anh Pham" w:date="2025-11-08T22:34:00Z" w16du:dateUtc="2025-11-08T15:34:00Z">
                  <w:rPr>
                    <w:i/>
                    <w:iCs/>
                    <w:color w:val="000000"/>
                    <w:sz w:val="24"/>
                  </w:rPr>
                </w:rPrChange>
              </w:rPr>
            </w:pPr>
            <w:r w:rsidRPr="001F7DEE">
              <w:rPr>
                <w:i/>
                <w:iCs/>
                <w:color w:val="000000"/>
                <w:szCs w:val="28"/>
                <w:rPrChange w:id="379" w:author="Anh Pham" w:date="2025-11-08T22:34:00Z" w16du:dateUtc="2025-11-08T15:34:00Z">
                  <w:rPr>
                    <w:i/>
                    <w:iCs/>
                    <w:color w:val="000000"/>
                    <w:sz w:val="24"/>
                  </w:rPr>
                </w:rPrChange>
              </w:rPr>
              <w:t>kg C/GJ</w:t>
            </w:r>
          </w:p>
        </w:tc>
        <w:tc>
          <w:tcPr>
            <w:tcW w:w="810" w:type="dxa"/>
            <w:vMerge/>
            <w:shd w:val="clear" w:color="auto" w:fill="E2EFD9"/>
          </w:tcPr>
          <w:p w14:paraId="783A4E36" w14:textId="77777777" w:rsidR="00865289" w:rsidRPr="001F7DEE" w:rsidRDefault="00865289" w:rsidP="00844C62">
            <w:pPr>
              <w:adjustRightInd w:val="0"/>
              <w:snapToGrid w:val="0"/>
              <w:spacing w:before="60" w:after="60" w:line="288" w:lineRule="auto"/>
              <w:jc w:val="center"/>
              <w:rPr>
                <w:color w:val="000000"/>
                <w:szCs w:val="28"/>
                <w:rPrChange w:id="380" w:author="Anh Pham" w:date="2025-11-08T22:34:00Z" w16du:dateUtc="2025-11-08T15:34:00Z">
                  <w:rPr>
                    <w:color w:val="000000"/>
                    <w:sz w:val="24"/>
                  </w:rPr>
                </w:rPrChange>
              </w:rPr>
            </w:pPr>
          </w:p>
        </w:tc>
        <w:tc>
          <w:tcPr>
            <w:tcW w:w="2991" w:type="dxa"/>
            <w:vMerge/>
            <w:shd w:val="clear" w:color="auto" w:fill="E2EFD9"/>
            <w:vAlign w:val="center"/>
          </w:tcPr>
          <w:p w14:paraId="6FD7710A" w14:textId="77777777" w:rsidR="00865289" w:rsidRPr="001F7DEE" w:rsidRDefault="00865289" w:rsidP="00844C62">
            <w:pPr>
              <w:adjustRightInd w:val="0"/>
              <w:snapToGrid w:val="0"/>
              <w:spacing w:before="60" w:after="60" w:line="288" w:lineRule="auto"/>
              <w:jc w:val="center"/>
              <w:rPr>
                <w:color w:val="000000"/>
                <w:szCs w:val="28"/>
                <w:rPrChange w:id="381" w:author="Anh Pham" w:date="2025-11-08T22:34:00Z" w16du:dateUtc="2025-11-08T15:34:00Z">
                  <w:rPr>
                    <w:color w:val="000000"/>
                    <w:sz w:val="24"/>
                  </w:rPr>
                </w:rPrChange>
              </w:rPr>
            </w:pPr>
          </w:p>
        </w:tc>
      </w:tr>
      <w:tr w:rsidR="00865289" w:rsidRPr="001F7DEE" w14:paraId="66B1D801" w14:textId="77777777" w:rsidTr="00844C62">
        <w:trPr>
          <w:trHeight w:val="285"/>
          <w:jc w:val="center"/>
        </w:trPr>
        <w:tc>
          <w:tcPr>
            <w:tcW w:w="2093" w:type="dxa"/>
            <w:vAlign w:val="center"/>
            <w:hideMark/>
          </w:tcPr>
          <w:p w14:paraId="419559DF" w14:textId="77777777" w:rsidR="00865289" w:rsidRPr="001F7DEE" w:rsidRDefault="00865289" w:rsidP="00844C62">
            <w:pPr>
              <w:adjustRightInd w:val="0"/>
              <w:snapToGrid w:val="0"/>
              <w:spacing w:before="60" w:after="60" w:line="288" w:lineRule="auto"/>
              <w:rPr>
                <w:color w:val="000000"/>
                <w:szCs w:val="28"/>
                <w:rPrChange w:id="382" w:author="Anh Pham" w:date="2025-11-08T22:34:00Z" w16du:dateUtc="2025-11-08T15:34:00Z">
                  <w:rPr>
                    <w:color w:val="000000"/>
                    <w:sz w:val="24"/>
                  </w:rPr>
                </w:rPrChange>
              </w:rPr>
            </w:pPr>
            <w:r w:rsidRPr="001F7DEE">
              <w:rPr>
                <w:color w:val="000000"/>
                <w:szCs w:val="28"/>
                <w:rPrChange w:id="383" w:author="Anh Pham" w:date="2025-11-08T22:34:00Z" w16du:dateUtc="2025-11-08T15:34:00Z">
                  <w:rPr>
                    <w:color w:val="000000"/>
                    <w:sz w:val="24"/>
                  </w:rPr>
                </w:rPrChange>
              </w:rPr>
              <w:t>Ôxy hóa một phần</w:t>
            </w:r>
          </w:p>
        </w:tc>
        <w:tc>
          <w:tcPr>
            <w:tcW w:w="1525" w:type="dxa"/>
            <w:vAlign w:val="center"/>
            <w:hideMark/>
          </w:tcPr>
          <w:p w14:paraId="19A59D13" w14:textId="77777777" w:rsidR="00865289" w:rsidRPr="001F7DEE" w:rsidRDefault="00865289" w:rsidP="00844C62">
            <w:pPr>
              <w:adjustRightInd w:val="0"/>
              <w:snapToGrid w:val="0"/>
              <w:spacing w:before="60" w:after="60" w:line="288" w:lineRule="auto"/>
              <w:rPr>
                <w:color w:val="000000"/>
                <w:szCs w:val="28"/>
                <w:rPrChange w:id="384" w:author="Anh Pham" w:date="2025-11-08T22:34:00Z" w16du:dateUtc="2025-11-08T15:34:00Z">
                  <w:rPr>
                    <w:color w:val="000000"/>
                    <w:sz w:val="24"/>
                  </w:rPr>
                </w:rPrChange>
              </w:rPr>
            </w:pPr>
            <w:r w:rsidRPr="001F7DEE">
              <w:rPr>
                <w:color w:val="000000"/>
                <w:szCs w:val="28"/>
                <w:rPrChange w:id="385" w:author="Anh Pham" w:date="2025-11-08T22:34:00Z" w16du:dateUtc="2025-11-08T15:34:00Z">
                  <w:rPr>
                    <w:color w:val="000000"/>
                    <w:sz w:val="24"/>
                  </w:rPr>
                </w:rPrChange>
              </w:rPr>
              <w:t>Than</w:t>
            </w:r>
          </w:p>
        </w:tc>
        <w:tc>
          <w:tcPr>
            <w:tcW w:w="1620" w:type="dxa"/>
            <w:vAlign w:val="center"/>
            <w:hideMark/>
          </w:tcPr>
          <w:p w14:paraId="0187AC4F" w14:textId="77777777" w:rsidR="00865289" w:rsidRPr="001F7DEE" w:rsidRDefault="00865289" w:rsidP="00844C62">
            <w:pPr>
              <w:adjustRightInd w:val="0"/>
              <w:snapToGrid w:val="0"/>
              <w:spacing w:before="60" w:after="60" w:line="288" w:lineRule="auto"/>
              <w:jc w:val="center"/>
              <w:rPr>
                <w:color w:val="000000"/>
                <w:szCs w:val="28"/>
                <w:rPrChange w:id="386" w:author="Anh Pham" w:date="2025-11-08T22:34:00Z" w16du:dateUtc="2025-11-08T15:34:00Z">
                  <w:rPr>
                    <w:color w:val="000000"/>
                    <w:sz w:val="24"/>
                  </w:rPr>
                </w:rPrChange>
              </w:rPr>
            </w:pPr>
            <w:r w:rsidRPr="001F7DEE">
              <w:rPr>
                <w:color w:val="000000"/>
                <w:szCs w:val="28"/>
                <w:rPrChange w:id="387" w:author="Anh Pham" w:date="2025-11-08T22:34:00Z" w16du:dateUtc="2025-11-08T15:34:00Z">
                  <w:rPr>
                    <w:color w:val="000000"/>
                    <w:sz w:val="24"/>
                  </w:rPr>
                </w:rPrChange>
              </w:rPr>
              <w:t>21</w:t>
            </w:r>
          </w:p>
        </w:tc>
        <w:tc>
          <w:tcPr>
            <w:tcW w:w="810" w:type="dxa"/>
            <w:vAlign w:val="center"/>
          </w:tcPr>
          <w:p w14:paraId="4CEA1456" w14:textId="77777777" w:rsidR="00865289" w:rsidRPr="001F7DEE" w:rsidRDefault="00865289" w:rsidP="00844C62">
            <w:pPr>
              <w:adjustRightInd w:val="0"/>
              <w:snapToGrid w:val="0"/>
              <w:spacing w:before="60" w:after="60" w:line="288" w:lineRule="auto"/>
              <w:jc w:val="center"/>
              <w:rPr>
                <w:color w:val="000000"/>
                <w:szCs w:val="28"/>
                <w:rPrChange w:id="388" w:author="Anh Pham" w:date="2025-11-08T22:34:00Z" w16du:dateUtc="2025-11-08T15:34:00Z">
                  <w:rPr>
                    <w:color w:val="000000"/>
                    <w:sz w:val="24"/>
                  </w:rPr>
                </w:rPrChange>
              </w:rPr>
            </w:pPr>
            <w:r w:rsidRPr="001F7DEE">
              <w:rPr>
                <w:color w:val="000000"/>
                <w:szCs w:val="28"/>
                <w:rPrChange w:id="389" w:author="Anh Pham" w:date="2025-11-08T22:34:00Z" w16du:dateUtc="2025-11-08T15:34:00Z">
                  <w:rPr>
                    <w:color w:val="000000"/>
                    <w:sz w:val="24"/>
                  </w:rPr>
                </w:rPrChange>
              </w:rPr>
              <w:t>1</w:t>
            </w:r>
          </w:p>
        </w:tc>
        <w:tc>
          <w:tcPr>
            <w:tcW w:w="2991" w:type="dxa"/>
            <w:vMerge w:val="restart"/>
            <w:vAlign w:val="center"/>
            <w:hideMark/>
          </w:tcPr>
          <w:p w14:paraId="4B1B0594" w14:textId="77777777" w:rsidR="00865289" w:rsidRPr="001F7DEE" w:rsidRDefault="00865289" w:rsidP="00844C62">
            <w:pPr>
              <w:adjustRightInd w:val="0"/>
              <w:snapToGrid w:val="0"/>
              <w:spacing w:before="60" w:after="60" w:line="288" w:lineRule="auto"/>
              <w:jc w:val="both"/>
              <w:rPr>
                <w:color w:val="000000"/>
                <w:szCs w:val="28"/>
                <w:rPrChange w:id="390" w:author="Anh Pham" w:date="2025-11-08T22:34:00Z" w16du:dateUtc="2025-11-08T15:34:00Z">
                  <w:rPr>
                    <w:color w:val="000000"/>
                    <w:sz w:val="24"/>
                  </w:rPr>
                </w:rPrChange>
              </w:rPr>
            </w:pPr>
            <w:r w:rsidRPr="001F7DEE">
              <w:rPr>
                <w:color w:val="000000"/>
                <w:szCs w:val="28"/>
                <w:rPrChange w:id="391" w:author="Anh Pham" w:date="2025-11-08T22:34:00Z" w16du:dateUtc="2025-11-08T15:34:00Z">
                  <w:rPr>
                    <w:color w:val="000000"/>
                    <w:sz w:val="24"/>
                  </w:rPr>
                </w:rPrChange>
              </w:rPr>
              <w:t>Bảng 1.3, trang 1.21-22 và Bảng 1.4, trang 1.23-24, Chương 1, Phần 2, IPCC 2006</w:t>
            </w:r>
          </w:p>
        </w:tc>
      </w:tr>
      <w:tr w:rsidR="00865289" w:rsidRPr="001F7DEE" w14:paraId="6712FE04" w14:textId="77777777" w:rsidTr="00844C62">
        <w:trPr>
          <w:trHeight w:val="285"/>
          <w:jc w:val="center"/>
        </w:trPr>
        <w:tc>
          <w:tcPr>
            <w:tcW w:w="2093" w:type="dxa"/>
            <w:vAlign w:val="center"/>
            <w:hideMark/>
          </w:tcPr>
          <w:p w14:paraId="4FB88504" w14:textId="77777777" w:rsidR="00865289" w:rsidRPr="001F7DEE" w:rsidRDefault="00865289" w:rsidP="00844C62">
            <w:pPr>
              <w:adjustRightInd w:val="0"/>
              <w:snapToGrid w:val="0"/>
              <w:spacing w:before="60" w:after="60" w:line="288" w:lineRule="auto"/>
              <w:rPr>
                <w:color w:val="000000"/>
                <w:szCs w:val="28"/>
                <w:rPrChange w:id="392" w:author="Anh Pham" w:date="2025-11-08T22:34:00Z" w16du:dateUtc="2025-11-08T15:34:00Z">
                  <w:rPr>
                    <w:color w:val="000000"/>
                    <w:sz w:val="24"/>
                  </w:rPr>
                </w:rPrChange>
              </w:rPr>
            </w:pPr>
            <w:r w:rsidRPr="001F7DEE">
              <w:rPr>
                <w:color w:val="000000"/>
                <w:szCs w:val="28"/>
                <w:rPrChange w:id="393" w:author="Anh Pham" w:date="2025-11-08T22:34:00Z" w16du:dateUtc="2025-11-08T15:34:00Z">
                  <w:rPr>
                    <w:color w:val="000000"/>
                    <w:sz w:val="24"/>
                  </w:rPr>
                </w:rPrChange>
              </w:rPr>
              <w:t>Chế biến khí</w:t>
            </w:r>
          </w:p>
        </w:tc>
        <w:tc>
          <w:tcPr>
            <w:tcW w:w="1525" w:type="dxa"/>
            <w:vAlign w:val="center"/>
            <w:hideMark/>
          </w:tcPr>
          <w:p w14:paraId="74D3BE72" w14:textId="77777777" w:rsidR="00865289" w:rsidRPr="001F7DEE" w:rsidRDefault="00865289" w:rsidP="00844C62">
            <w:pPr>
              <w:adjustRightInd w:val="0"/>
              <w:snapToGrid w:val="0"/>
              <w:spacing w:before="60" w:after="60" w:line="288" w:lineRule="auto"/>
              <w:rPr>
                <w:color w:val="000000"/>
                <w:szCs w:val="28"/>
                <w:rPrChange w:id="394" w:author="Anh Pham" w:date="2025-11-08T22:34:00Z" w16du:dateUtc="2025-11-08T15:34:00Z">
                  <w:rPr>
                    <w:color w:val="000000"/>
                    <w:sz w:val="24"/>
                  </w:rPr>
                </w:rPrChange>
              </w:rPr>
            </w:pPr>
            <w:r w:rsidRPr="001F7DEE">
              <w:rPr>
                <w:color w:val="000000"/>
                <w:szCs w:val="28"/>
                <w:rPrChange w:id="395" w:author="Anh Pham" w:date="2025-11-08T22:34:00Z" w16du:dateUtc="2025-11-08T15:34:00Z">
                  <w:rPr>
                    <w:color w:val="000000"/>
                    <w:sz w:val="24"/>
                  </w:rPr>
                </w:rPrChange>
              </w:rPr>
              <w:t>Khí tự nhiên</w:t>
            </w:r>
          </w:p>
        </w:tc>
        <w:tc>
          <w:tcPr>
            <w:tcW w:w="1620" w:type="dxa"/>
            <w:vAlign w:val="center"/>
            <w:hideMark/>
          </w:tcPr>
          <w:p w14:paraId="7A3E0D01" w14:textId="77777777" w:rsidR="00865289" w:rsidRPr="001F7DEE" w:rsidRDefault="00865289" w:rsidP="00844C62">
            <w:pPr>
              <w:adjustRightInd w:val="0"/>
              <w:snapToGrid w:val="0"/>
              <w:spacing w:before="60" w:after="60" w:line="288" w:lineRule="auto"/>
              <w:jc w:val="center"/>
              <w:rPr>
                <w:color w:val="000000"/>
                <w:szCs w:val="28"/>
                <w:rPrChange w:id="396" w:author="Anh Pham" w:date="2025-11-08T22:34:00Z" w16du:dateUtc="2025-11-08T15:34:00Z">
                  <w:rPr>
                    <w:color w:val="000000"/>
                    <w:sz w:val="24"/>
                  </w:rPr>
                </w:rPrChange>
              </w:rPr>
            </w:pPr>
            <w:r w:rsidRPr="001F7DEE">
              <w:rPr>
                <w:color w:val="000000"/>
                <w:szCs w:val="28"/>
                <w:rPrChange w:id="397" w:author="Anh Pham" w:date="2025-11-08T22:34:00Z" w16du:dateUtc="2025-11-08T15:34:00Z">
                  <w:rPr>
                    <w:color w:val="000000"/>
                    <w:sz w:val="24"/>
                  </w:rPr>
                </w:rPrChange>
              </w:rPr>
              <w:t>15,3</w:t>
            </w:r>
          </w:p>
        </w:tc>
        <w:tc>
          <w:tcPr>
            <w:tcW w:w="810" w:type="dxa"/>
            <w:vAlign w:val="center"/>
          </w:tcPr>
          <w:p w14:paraId="3985C74A" w14:textId="77777777" w:rsidR="00865289" w:rsidRPr="001F7DEE" w:rsidRDefault="00865289" w:rsidP="00844C62">
            <w:pPr>
              <w:adjustRightInd w:val="0"/>
              <w:snapToGrid w:val="0"/>
              <w:spacing w:before="60" w:after="60" w:line="288" w:lineRule="auto"/>
              <w:jc w:val="center"/>
              <w:rPr>
                <w:color w:val="000000"/>
                <w:szCs w:val="28"/>
                <w:rPrChange w:id="398" w:author="Anh Pham" w:date="2025-11-08T22:34:00Z" w16du:dateUtc="2025-11-08T15:34:00Z">
                  <w:rPr>
                    <w:color w:val="000000"/>
                    <w:sz w:val="24"/>
                  </w:rPr>
                </w:rPrChange>
              </w:rPr>
            </w:pPr>
            <w:r w:rsidRPr="001F7DEE">
              <w:rPr>
                <w:color w:val="000000"/>
                <w:szCs w:val="28"/>
                <w:rPrChange w:id="399" w:author="Anh Pham" w:date="2025-11-08T22:34:00Z" w16du:dateUtc="2025-11-08T15:34:00Z">
                  <w:rPr>
                    <w:color w:val="000000"/>
                    <w:sz w:val="24"/>
                  </w:rPr>
                </w:rPrChange>
              </w:rPr>
              <w:t>1</w:t>
            </w:r>
          </w:p>
        </w:tc>
        <w:tc>
          <w:tcPr>
            <w:tcW w:w="2991" w:type="dxa"/>
            <w:vMerge/>
            <w:vAlign w:val="center"/>
            <w:hideMark/>
          </w:tcPr>
          <w:p w14:paraId="5C3B3953" w14:textId="77777777" w:rsidR="00865289" w:rsidRPr="001F7DEE" w:rsidRDefault="00865289" w:rsidP="00844C62">
            <w:pPr>
              <w:adjustRightInd w:val="0"/>
              <w:snapToGrid w:val="0"/>
              <w:spacing w:before="60" w:after="60" w:line="288" w:lineRule="auto"/>
              <w:rPr>
                <w:color w:val="000000"/>
                <w:szCs w:val="28"/>
                <w:rPrChange w:id="400" w:author="Anh Pham" w:date="2025-11-08T22:34:00Z" w16du:dateUtc="2025-11-08T15:34:00Z">
                  <w:rPr>
                    <w:color w:val="000000"/>
                    <w:sz w:val="24"/>
                  </w:rPr>
                </w:rPrChange>
              </w:rPr>
            </w:pPr>
          </w:p>
        </w:tc>
      </w:tr>
    </w:tbl>
    <w:p w14:paraId="5EA7C9A0" w14:textId="77777777" w:rsidR="00865289" w:rsidRDefault="00865289" w:rsidP="00873F5C">
      <w:pPr>
        <w:pStyle w:val="BangHue"/>
      </w:pPr>
    </w:p>
    <w:p w14:paraId="65EEE7B9" w14:textId="63C83B60" w:rsidR="00865289" w:rsidRPr="00826D02" w:rsidRDefault="00865289" w:rsidP="00873F5C">
      <w:pPr>
        <w:pStyle w:val="BangHue"/>
      </w:pPr>
      <w:bookmarkStart w:id="401" w:name="_Toc169713686"/>
      <w:bookmarkStart w:id="402" w:name="_Toc213536597"/>
      <w:r>
        <w:t>Bảng 4.</w:t>
      </w:r>
      <w:r>
        <w:fldChar w:fldCharType="begin"/>
      </w:r>
      <w:r>
        <w:instrText xml:space="preserve"> SEQ Bảng_4. \* ARABIC </w:instrText>
      </w:r>
      <w:r>
        <w:fldChar w:fldCharType="separate"/>
      </w:r>
      <w:r w:rsidR="00F56855">
        <w:rPr>
          <w:noProof/>
        </w:rPr>
        <w:t>17</w:t>
      </w:r>
      <w:r>
        <w:rPr>
          <w:noProof/>
        </w:rPr>
        <w:fldChar w:fldCharType="end"/>
      </w:r>
      <w:r>
        <w:t xml:space="preserve">. </w:t>
      </w:r>
      <w:r w:rsidRPr="00782362">
        <w:t>Hệ số phát thải các tiền khí nhà kính từ hoạt động sản xuất NH</w:t>
      </w:r>
      <w:r w:rsidRPr="00782362">
        <w:rPr>
          <w:vertAlign w:val="subscript"/>
        </w:rPr>
        <w:t>3</w:t>
      </w:r>
      <w:bookmarkEnd w:id="401"/>
      <w:bookmarkEnd w:id="40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6"/>
        <w:gridCol w:w="1305"/>
        <w:gridCol w:w="972"/>
        <w:gridCol w:w="985"/>
        <w:gridCol w:w="4811"/>
      </w:tblGrid>
      <w:tr w:rsidR="00865289" w:rsidRPr="001F7DEE" w14:paraId="73B9C6CB" w14:textId="77777777" w:rsidTr="00844C62">
        <w:trPr>
          <w:jc w:val="center"/>
        </w:trPr>
        <w:tc>
          <w:tcPr>
            <w:tcW w:w="1146" w:type="dxa"/>
            <w:vMerge w:val="restart"/>
            <w:shd w:val="clear" w:color="auto" w:fill="E2EFD9"/>
            <w:vAlign w:val="center"/>
          </w:tcPr>
          <w:p w14:paraId="193C93EE" w14:textId="77777777" w:rsidR="00865289" w:rsidRPr="001F7DEE" w:rsidRDefault="00865289" w:rsidP="00844C62">
            <w:pPr>
              <w:adjustRightInd w:val="0"/>
              <w:snapToGrid w:val="0"/>
              <w:spacing w:before="60" w:after="60" w:line="288" w:lineRule="auto"/>
              <w:jc w:val="center"/>
              <w:rPr>
                <w:b/>
                <w:color w:val="000000"/>
                <w:szCs w:val="28"/>
                <w:rPrChange w:id="403" w:author="Anh Pham" w:date="2025-11-08T22:34:00Z" w16du:dateUtc="2025-11-08T15:34:00Z">
                  <w:rPr>
                    <w:b/>
                    <w:color w:val="000000"/>
                    <w:sz w:val="24"/>
                  </w:rPr>
                </w:rPrChange>
              </w:rPr>
            </w:pPr>
          </w:p>
        </w:tc>
        <w:tc>
          <w:tcPr>
            <w:tcW w:w="1150" w:type="dxa"/>
            <w:shd w:val="clear" w:color="auto" w:fill="E2EFD9"/>
            <w:vAlign w:val="center"/>
          </w:tcPr>
          <w:p w14:paraId="4403BE45" w14:textId="77777777" w:rsidR="00865289" w:rsidRPr="001F7DEE" w:rsidRDefault="00865289" w:rsidP="00844C62">
            <w:pPr>
              <w:adjustRightInd w:val="0"/>
              <w:snapToGrid w:val="0"/>
              <w:spacing w:before="60" w:after="60" w:line="288" w:lineRule="auto"/>
              <w:jc w:val="center"/>
              <w:rPr>
                <w:b/>
                <w:color w:val="000000"/>
                <w:szCs w:val="28"/>
                <w:rPrChange w:id="404" w:author="Anh Pham" w:date="2025-11-08T22:34:00Z" w16du:dateUtc="2025-11-08T15:34:00Z">
                  <w:rPr>
                    <w:b/>
                    <w:color w:val="000000"/>
                    <w:sz w:val="24"/>
                  </w:rPr>
                </w:rPrChange>
              </w:rPr>
            </w:pPr>
            <w:r w:rsidRPr="001F7DEE">
              <w:rPr>
                <w:b/>
                <w:color w:val="000000"/>
                <w:szCs w:val="28"/>
                <w:rPrChange w:id="405" w:author="Anh Pham" w:date="2025-11-08T22:34:00Z" w16du:dateUtc="2025-11-08T15:34:00Z">
                  <w:rPr>
                    <w:b/>
                    <w:color w:val="000000"/>
                    <w:sz w:val="24"/>
                  </w:rPr>
                </w:rPrChange>
              </w:rPr>
              <w:t>NMVOC</w:t>
            </w:r>
          </w:p>
        </w:tc>
        <w:tc>
          <w:tcPr>
            <w:tcW w:w="972" w:type="dxa"/>
            <w:shd w:val="clear" w:color="auto" w:fill="E2EFD9"/>
            <w:vAlign w:val="center"/>
          </w:tcPr>
          <w:p w14:paraId="5EA7285E" w14:textId="77777777" w:rsidR="00865289" w:rsidRPr="001F7DEE" w:rsidRDefault="00865289" w:rsidP="00844C62">
            <w:pPr>
              <w:adjustRightInd w:val="0"/>
              <w:snapToGrid w:val="0"/>
              <w:spacing w:before="60" w:after="60" w:line="288" w:lineRule="auto"/>
              <w:jc w:val="center"/>
              <w:rPr>
                <w:b/>
                <w:color w:val="000000"/>
                <w:szCs w:val="28"/>
                <w:rPrChange w:id="406" w:author="Anh Pham" w:date="2025-11-08T22:34:00Z" w16du:dateUtc="2025-11-08T15:34:00Z">
                  <w:rPr>
                    <w:b/>
                    <w:color w:val="000000"/>
                    <w:sz w:val="24"/>
                  </w:rPr>
                </w:rPrChange>
              </w:rPr>
            </w:pPr>
            <w:r w:rsidRPr="001F7DEE">
              <w:rPr>
                <w:b/>
                <w:color w:val="000000"/>
                <w:szCs w:val="28"/>
                <w:rPrChange w:id="407" w:author="Anh Pham" w:date="2025-11-08T22:34:00Z" w16du:dateUtc="2025-11-08T15:34:00Z">
                  <w:rPr>
                    <w:b/>
                    <w:color w:val="000000"/>
                    <w:sz w:val="24"/>
                  </w:rPr>
                </w:rPrChange>
              </w:rPr>
              <w:t>CO</w:t>
            </w:r>
          </w:p>
        </w:tc>
        <w:tc>
          <w:tcPr>
            <w:tcW w:w="985" w:type="dxa"/>
            <w:shd w:val="clear" w:color="auto" w:fill="E2EFD9"/>
            <w:vAlign w:val="center"/>
          </w:tcPr>
          <w:p w14:paraId="4DC48D0B" w14:textId="77777777" w:rsidR="00865289" w:rsidRPr="001F7DEE" w:rsidRDefault="00865289" w:rsidP="00844C62">
            <w:pPr>
              <w:adjustRightInd w:val="0"/>
              <w:snapToGrid w:val="0"/>
              <w:spacing w:before="60" w:after="60" w:line="288" w:lineRule="auto"/>
              <w:jc w:val="center"/>
              <w:rPr>
                <w:b/>
                <w:color w:val="000000"/>
                <w:szCs w:val="28"/>
                <w:rPrChange w:id="408" w:author="Anh Pham" w:date="2025-11-08T22:34:00Z" w16du:dateUtc="2025-11-08T15:34:00Z">
                  <w:rPr>
                    <w:b/>
                    <w:color w:val="000000"/>
                    <w:sz w:val="24"/>
                  </w:rPr>
                </w:rPrChange>
              </w:rPr>
            </w:pPr>
            <w:r w:rsidRPr="001F7DEE">
              <w:rPr>
                <w:b/>
                <w:color w:val="000000"/>
                <w:szCs w:val="28"/>
                <w:rPrChange w:id="409" w:author="Anh Pham" w:date="2025-11-08T22:34:00Z" w16du:dateUtc="2025-11-08T15:34:00Z">
                  <w:rPr>
                    <w:b/>
                    <w:color w:val="000000"/>
                    <w:sz w:val="24"/>
                  </w:rPr>
                </w:rPrChange>
              </w:rPr>
              <w:t>SO</w:t>
            </w:r>
            <w:r w:rsidRPr="001F7DEE">
              <w:rPr>
                <w:b/>
                <w:color w:val="000000"/>
                <w:szCs w:val="28"/>
                <w:vertAlign w:val="subscript"/>
                <w:rPrChange w:id="410" w:author="Anh Pham" w:date="2025-11-08T22:34:00Z" w16du:dateUtc="2025-11-08T15:34:00Z">
                  <w:rPr>
                    <w:b/>
                    <w:color w:val="000000"/>
                    <w:sz w:val="24"/>
                    <w:vertAlign w:val="subscript"/>
                  </w:rPr>
                </w:rPrChange>
              </w:rPr>
              <w:t>2</w:t>
            </w:r>
          </w:p>
        </w:tc>
        <w:tc>
          <w:tcPr>
            <w:tcW w:w="4811" w:type="dxa"/>
            <w:vMerge w:val="restart"/>
            <w:shd w:val="clear" w:color="auto" w:fill="E2EFD9"/>
          </w:tcPr>
          <w:p w14:paraId="0863B23F" w14:textId="77777777" w:rsidR="00865289" w:rsidRPr="001F7DEE" w:rsidRDefault="00865289" w:rsidP="00844C62">
            <w:pPr>
              <w:adjustRightInd w:val="0"/>
              <w:snapToGrid w:val="0"/>
              <w:spacing w:before="60" w:after="60" w:line="288" w:lineRule="auto"/>
              <w:jc w:val="center"/>
              <w:rPr>
                <w:b/>
                <w:color w:val="000000"/>
                <w:szCs w:val="28"/>
                <w:rPrChange w:id="411" w:author="Anh Pham" w:date="2025-11-08T22:34:00Z" w16du:dateUtc="2025-11-08T15:34:00Z">
                  <w:rPr>
                    <w:b/>
                    <w:color w:val="000000"/>
                    <w:sz w:val="24"/>
                  </w:rPr>
                </w:rPrChange>
              </w:rPr>
            </w:pPr>
            <w:r w:rsidRPr="001F7DEE">
              <w:rPr>
                <w:b/>
                <w:color w:val="000000"/>
                <w:szCs w:val="28"/>
                <w:rPrChange w:id="412" w:author="Anh Pham" w:date="2025-11-08T22:34:00Z" w16du:dateUtc="2025-11-08T15:34:00Z">
                  <w:rPr>
                    <w:b/>
                    <w:color w:val="000000"/>
                    <w:sz w:val="24"/>
                  </w:rPr>
                </w:rPrChange>
              </w:rPr>
              <w:t>Nguồn</w:t>
            </w:r>
          </w:p>
        </w:tc>
      </w:tr>
      <w:tr w:rsidR="00865289" w:rsidRPr="001F7DEE" w14:paraId="5FFEA53E" w14:textId="77777777" w:rsidTr="00844C62">
        <w:trPr>
          <w:jc w:val="center"/>
        </w:trPr>
        <w:tc>
          <w:tcPr>
            <w:tcW w:w="1146" w:type="dxa"/>
            <w:vMerge/>
            <w:shd w:val="clear" w:color="auto" w:fill="E2EFD9"/>
          </w:tcPr>
          <w:p w14:paraId="390C4485" w14:textId="77777777" w:rsidR="00865289" w:rsidRPr="001F7DEE" w:rsidRDefault="00865289" w:rsidP="00844C62">
            <w:pPr>
              <w:adjustRightInd w:val="0"/>
              <w:snapToGrid w:val="0"/>
              <w:spacing w:before="60" w:after="60" w:line="288" w:lineRule="auto"/>
              <w:jc w:val="center"/>
              <w:rPr>
                <w:rFonts w:eastAsia="MS Mincho"/>
                <w:i/>
                <w:color w:val="000000"/>
                <w:szCs w:val="28"/>
                <w:lang w:val="nl-NL" w:eastAsia="x-none"/>
                <w:rPrChange w:id="413" w:author="Anh Pham" w:date="2025-11-08T22:34:00Z" w16du:dateUtc="2025-11-08T15:34:00Z">
                  <w:rPr>
                    <w:rFonts w:eastAsia="MS Mincho"/>
                    <w:i/>
                    <w:color w:val="000000"/>
                    <w:sz w:val="24"/>
                    <w:lang w:val="nl-NL" w:eastAsia="x-none"/>
                  </w:rPr>
                </w:rPrChange>
              </w:rPr>
            </w:pPr>
          </w:p>
        </w:tc>
        <w:tc>
          <w:tcPr>
            <w:tcW w:w="3107" w:type="dxa"/>
            <w:gridSpan w:val="3"/>
            <w:shd w:val="clear" w:color="auto" w:fill="E2EFD9"/>
            <w:vAlign w:val="center"/>
          </w:tcPr>
          <w:p w14:paraId="26AD7603" w14:textId="77777777" w:rsidR="00865289" w:rsidRPr="001F7DEE" w:rsidRDefault="00865289" w:rsidP="00844C62">
            <w:pPr>
              <w:adjustRightInd w:val="0"/>
              <w:snapToGrid w:val="0"/>
              <w:spacing w:before="60" w:after="60" w:line="288" w:lineRule="auto"/>
              <w:jc w:val="center"/>
              <w:rPr>
                <w:i/>
                <w:color w:val="000000"/>
                <w:szCs w:val="28"/>
                <w:rPrChange w:id="414" w:author="Anh Pham" w:date="2025-11-08T22:34:00Z" w16du:dateUtc="2025-11-08T15:34:00Z">
                  <w:rPr>
                    <w:i/>
                    <w:color w:val="000000"/>
                    <w:sz w:val="24"/>
                  </w:rPr>
                </w:rPrChange>
              </w:rPr>
            </w:pPr>
            <w:r w:rsidRPr="001F7DEE">
              <w:rPr>
                <w:rFonts w:eastAsia="MS Mincho"/>
                <w:i/>
                <w:color w:val="000000"/>
                <w:szCs w:val="28"/>
                <w:lang w:val="nl-NL" w:eastAsia="x-none"/>
                <w:rPrChange w:id="415" w:author="Anh Pham" w:date="2025-11-08T22:34:00Z" w16du:dateUtc="2025-11-08T15:34:00Z">
                  <w:rPr>
                    <w:rFonts w:eastAsia="MS Mincho"/>
                    <w:i/>
                    <w:color w:val="000000"/>
                    <w:sz w:val="24"/>
                    <w:lang w:val="nl-NL" w:eastAsia="x-none"/>
                  </w:rPr>
                </w:rPrChange>
              </w:rPr>
              <w:t>kg/tấn sản phẩm</w:t>
            </w:r>
          </w:p>
        </w:tc>
        <w:tc>
          <w:tcPr>
            <w:tcW w:w="4811" w:type="dxa"/>
            <w:vMerge/>
            <w:shd w:val="clear" w:color="auto" w:fill="E2EFD9"/>
          </w:tcPr>
          <w:p w14:paraId="679526CE" w14:textId="77777777" w:rsidR="00865289" w:rsidRPr="001F7DEE" w:rsidRDefault="00865289" w:rsidP="00844C62">
            <w:pPr>
              <w:adjustRightInd w:val="0"/>
              <w:snapToGrid w:val="0"/>
              <w:spacing w:before="60" w:after="60" w:line="288" w:lineRule="auto"/>
              <w:jc w:val="center"/>
              <w:rPr>
                <w:rFonts w:eastAsia="MS Mincho"/>
                <w:b/>
                <w:bCs/>
                <w:i/>
                <w:color w:val="000000"/>
                <w:szCs w:val="28"/>
                <w:lang w:val="nl-NL" w:eastAsia="x-none"/>
                <w:rPrChange w:id="416" w:author="Anh Pham" w:date="2025-11-08T22:34:00Z" w16du:dateUtc="2025-11-08T15:34:00Z">
                  <w:rPr>
                    <w:rFonts w:eastAsia="MS Mincho"/>
                    <w:b/>
                    <w:bCs/>
                    <w:i/>
                    <w:color w:val="000000"/>
                    <w:sz w:val="24"/>
                    <w:lang w:val="nl-NL" w:eastAsia="x-none"/>
                  </w:rPr>
                </w:rPrChange>
              </w:rPr>
            </w:pPr>
          </w:p>
        </w:tc>
      </w:tr>
      <w:tr w:rsidR="00865289" w:rsidRPr="001F7DEE" w14:paraId="5610DE07" w14:textId="77777777" w:rsidTr="00844C62">
        <w:trPr>
          <w:jc w:val="center"/>
        </w:trPr>
        <w:tc>
          <w:tcPr>
            <w:tcW w:w="1146" w:type="dxa"/>
            <w:vAlign w:val="center"/>
          </w:tcPr>
          <w:p w14:paraId="471637C1" w14:textId="77777777" w:rsidR="00865289" w:rsidRPr="001F7DEE" w:rsidRDefault="00865289" w:rsidP="00844C62">
            <w:pPr>
              <w:adjustRightInd w:val="0"/>
              <w:snapToGrid w:val="0"/>
              <w:spacing w:before="60" w:after="60" w:line="288" w:lineRule="auto"/>
              <w:jc w:val="center"/>
              <w:rPr>
                <w:color w:val="000000"/>
                <w:szCs w:val="28"/>
                <w:rPrChange w:id="417" w:author="Anh Pham" w:date="2025-11-08T22:34:00Z" w16du:dateUtc="2025-11-08T15:34:00Z">
                  <w:rPr>
                    <w:color w:val="000000"/>
                    <w:sz w:val="24"/>
                  </w:rPr>
                </w:rPrChange>
              </w:rPr>
            </w:pPr>
            <w:r w:rsidRPr="001F7DEE">
              <w:rPr>
                <w:color w:val="000000"/>
                <w:szCs w:val="28"/>
                <w:rPrChange w:id="418" w:author="Anh Pham" w:date="2025-11-08T22:34:00Z" w16du:dateUtc="2025-11-08T15:34:00Z">
                  <w:rPr>
                    <w:color w:val="000000"/>
                    <w:sz w:val="24"/>
                  </w:rPr>
                </w:rPrChange>
              </w:rPr>
              <w:t>HSPT</w:t>
            </w:r>
          </w:p>
        </w:tc>
        <w:tc>
          <w:tcPr>
            <w:tcW w:w="1150" w:type="dxa"/>
            <w:vAlign w:val="center"/>
          </w:tcPr>
          <w:p w14:paraId="3A65C719" w14:textId="77777777" w:rsidR="00865289" w:rsidRPr="001F7DEE" w:rsidRDefault="00865289" w:rsidP="00844C62">
            <w:pPr>
              <w:adjustRightInd w:val="0"/>
              <w:snapToGrid w:val="0"/>
              <w:spacing w:before="60" w:after="60" w:line="288" w:lineRule="auto"/>
              <w:jc w:val="center"/>
              <w:rPr>
                <w:color w:val="000000"/>
                <w:szCs w:val="28"/>
                <w:rPrChange w:id="419" w:author="Anh Pham" w:date="2025-11-08T22:34:00Z" w16du:dateUtc="2025-11-08T15:34:00Z">
                  <w:rPr>
                    <w:color w:val="000000"/>
                    <w:sz w:val="24"/>
                  </w:rPr>
                </w:rPrChange>
              </w:rPr>
            </w:pPr>
            <w:r w:rsidRPr="001F7DEE">
              <w:rPr>
                <w:color w:val="000000"/>
                <w:szCs w:val="28"/>
                <w:rPrChange w:id="420" w:author="Anh Pham" w:date="2025-11-08T22:34:00Z" w16du:dateUtc="2025-11-08T15:34:00Z">
                  <w:rPr>
                    <w:color w:val="000000"/>
                    <w:sz w:val="24"/>
                  </w:rPr>
                </w:rPrChange>
              </w:rPr>
              <w:t>4,7</w:t>
            </w:r>
          </w:p>
        </w:tc>
        <w:tc>
          <w:tcPr>
            <w:tcW w:w="972" w:type="dxa"/>
            <w:vAlign w:val="center"/>
          </w:tcPr>
          <w:p w14:paraId="6D93D7B5" w14:textId="77777777" w:rsidR="00865289" w:rsidRPr="001F7DEE" w:rsidRDefault="00865289" w:rsidP="00844C62">
            <w:pPr>
              <w:adjustRightInd w:val="0"/>
              <w:snapToGrid w:val="0"/>
              <w:spacing w:before="60" w:after="60" w:line="288" w:lineRule="auto"/>
              <w:jc w:val="center"/>
              <w:rPr>
                <w:color w:val="000000"/>
                <w:szCs w:val="28"/>
                <w:rPrChange w:id="421" w:author="Anh Pham" w:date="2025-11-08T22:34:00Z" w16du:dateUtc="2025-11-08T15:34:00Z">
                  <w:rPr>
                    <w:color w:val="000000"/>
                    <w:sz w:val="24"/>
                  </w:rPr>
                </w:rPrChange>
              </w:rPr>
            </w:pPr>
            <w:r w:rsidRPr="001F7DEE">
              <w:rPr>
                <w:color w:val="000000"/>
                <w:szCs w:val="28"/>
                <w:rPrChange w:id="422" w:author="Anh Pham" w:date="2025-11-08T22:34:00Z" w16du:dateUtc="2025-11-08T15:34:00Z">
                  <w:rPr>
                    <w:color w:val="000000"/>
                    <w:sz w:val="24"/>
                  </w:rPr>
                </w:rPrChange>
              </w:rPr>
              <w:t>7,9</w:t>
            </w:r>
          </w:p>
        </w:tc>
        <w:tc>
          <w:tcPr>
            <w:tcW w:w="985" w:type="dxa"/>
            <w:vAlign w:val="center"/>
          </w:tcPr>
          <w:p w14:paraId="5BC71B7C" w14:textId="77777777" w:rsidR="00865289" w:rsidRPr="001F7DEE" w:rsidRDefault="00865289" w:rsidP="00844C62">
            <w:pPr>
              <w:adjustRightInd w:val="0"/>
              <w:snapToGrid w:val="0"/>
              <w:spacing w:before="60" w:after="60" w:line="288" w:lineRule="auto"/>
              <w:jc w:val="center"/>
              <w:rPr>
                <w:color w:val="000000"/>
                <w:szCs w:val="28"/>
                <w:rPrChange w:id="423" w:author="Anh Pham" w:date="2025-11-08T22:34:00Z" w16du:dateUtc="2025-11-08T15:34:00Z">
                  <w:rPr>
                    <w:color w:val="000000"/>
                    <w:sz w:val="24"/>
                  </w:rPr>
                </w:rPrChange>
              </w:rPr>
            </w:pPr>
            <w:r w:rsidRPr="001F7DEE">
              <w:rPr>
                <w:color w:val="000000"/>
                <w:szCs w:val="28"/>
                <w:rPrChange w:id="424" w:author="Anh Pham" w:date="2025-11-08T22:34:00Z" w16du:dateUtc="2025-11-08T15:34:00Z">
                  <w:rPr>
                    <w:color w:val="000000"/>
                    <w:sz w:val="24"/>
                  </w:rPr>
                </w:rPrChange>
              </w:rPr>
              <w:t>0,03</w:t>
            </w:r>
          </w:p>
        </w:tc>
        <w:tc>
          <w:tcPr>
            <w:tcW w:w="4811" w:type="dxa"/>
          </w:tcPr>
          <w:p w14:paraId="00765112" w14:textId="77777777" w:rsidR="00865289" w:rsidRPr="001F7DEE" w:rsidRDefault="00865289" w:rsidP="00844C62">
            <w:pPr>
              <w:adjustRightInd w:val="0"/>
              <w:snapToGrid w:val="0"/>
              <w:spacing w:before="60" w:after="60" w:line="288" w:lineRule="auto"/>
              <w:rPr>
                <w:color w:val="000000"/>
                <w:szCs w:val="28"/>
                <w:rPrChange w:id="425" w:author="Anh Pham" w:date="2025-11-08T22:34:00Z" w16du:dateUtc="2025-11-08T15:34:00Z">
                  <w:rPr>
                    <w:color w:val="000000"/>
                    <w:sz w:val="24"/>
                  </w:rPr>
                </w:rPrChange>
              </w:rPr>
            </w:pPr>
            <w:r w:rsidRPr="001F7DEE">
              <w:rPr>
                <w:color w:val="000000"/>
                <w:szCs w:val="28"/>
                <w:rPrChange w:id="426" w:author="Anh Pham" w:date="2025-11-08T22:34:00Z" w16du:dateUtc="2025-11-08T15:34:00Z">
                  <w:rPr>
                    <w:color w:val="000000"/>
                    <w:sz w:val="24"/>
                  </w:rPr>
                </w:rPrChange>
              </w:rPr>
              <w:t>Bảng 2-6, trang 2.17, Chương 2, Phần 3, IPCC 1996 sửa đổi</w:t>
            </w:r>
          </w:p>
        </w:tc>
      </w:tr>
    </w:tbl>
    <w:p w14:paraId="60229F1D" w14:textId="77777777" w:rsidR="00865289" w:rsidRDefault="00865289" w:rsidP="00865289">
      <w:pPr>
        <w:pStyle w:val="abcd"/>
      </w:pPr>
      <w:r>
        <w:t>d. Kết quả phát thải</w:t>
      </w:r>
    </w:p>
    <w:p w14:paraId="2B3F0868" w14:textId="77777777" w:rsidR="00865289" w:rsidRDefault="00865289" w:rsidP="00865289">
      <w:pPr>
        <w:adjustRightInd w:val="0"/>
        <w:snapToGrid w:val="0"/>
        <w:spacing w:before="120" w:after="120" w:line="264" w:lineRule="auto"/>
        <w:ind w:firstLine="709"/>
        <w:jc w:val="both"/>
        <w:rPr>
          <w:color w:val="000000"/>
          <w:szCs w:val="28"/>
        </w:rPr>
      </w:pPr>
      <w:r w:rsidRPr="00DF25E0">
        <w:rPr>
          <w:color w:val="000000"/>
          <w:szCs w:val="28"/>
        </w:rPr>
        <w:t>Dựa vào các số liệu hoạt động và hệ số phát thải, lượng CO</w:t>
      </w:r>
      <w:r w:rsidRPr="00DF25E0">
        <w:rPr>
          <w:color w:val="000000"/>
          <w:szCs w:val="28"/>
          <w:vertAlign w:val="subscript"/>
        </w:rPr>
        <w:t>2</w:t>
      </w:r>
      <w:r w:rsidRPr="00DF25E0">
        <w:rPr>
          <w:color w:val="000000"/>
          <w:szCs w:val="28"/>
        </w:rPr>
        <w:t xml:space="preserve"> phát sinh trong quá trình sản xuất Amoniac được ước tính như sau.</w:t>
      </w:r>
    </w:p>
    <w:p w14:paraId="2C3254B3" w14:textId="77777777" w:rsidR="00865289" w:rsidRDefault="00865289" w:rsidP="00865289">
      <w:pPr>
        <w:adjustRightInd w:val="0"/>
        <w:snapToGrid w:val="0"/>
        <w:spacing w:before="120" w:after="120" w:line="264" w:lineRule="auto"/>
        <w:ind w:firstLine="709"/>
        <w:jc w:val="both"/>
        <w:rPr>
          <w:color w:val="000000"/>
          <w:szCs w:val="28"/>
        </w:rPr>
      </w:pPr>
    </w:p>
    <w:p w14:paraId="21E8257B" w14:textId="1015D323" w:rsidR="00865289" w:rsidRPr="00826D02" w:rsidRDefault="00865289" w:rsidP="00873F5C">
      <w:pPr>
        <w:pStyle w:val="BangHue"/>
      </w:pPr>
      <w:bookmarkStart w:id="427" w:name="_Toc169713687"/>
      <w:bookmarkStart w:id="428" w:name="_Toc213536598"/>
      <w:r>
        <w:t>Bảng 4.</w:t>
      </w:r>
      <w:r>
        <w:fldChar w:fldCharType="begin"/>
      </w:r>
      <w:r>
        <w:instrText xml:space="preserve"> SEQ Bảng_4. \* ARABIC </w:instrText>
      </w:r>
      <w:r>
        <w:fldChar w:fldCharType="separate"/>
      </w:r>
      <w:r w:rsidR="00F56855">
        <w:rPr>
          <w:noProof/>
        </w:rPr>
        <w:t>18</w:t>
      </w:r>
      <w:r>
        <w:rPr>
          <w:noProof/>
        </w:rPr>
        <w:fldChar w:fldCharType="end"/>
      </w:r>
      <w:r>
        <w:t xml:space="preserve">. </w:t>
      </w:r>
      <w:r w:rsidRPr="00D97841">
        <w:t>Lượng CO</w:t>
      </w:r>
      <w:r w:rsidRPr="00D97841">
        <w:rPr>
          <w:vertAlign w:val="subscript"/>
        </w:rPr>
        <w:t>2</w:t>
      </w:r>
      <w:r w:rsidRPr="00D97841">
        <w:t xml:space="preserve"> phát sinh từ sản xuất Amoniac năm 20</w:t>
      </w:r>
      <w:r w:rsidR="00890815">
        <w:t>21</w:t>
      </w:r>
      <w:r w:rsidRPr="00D97841">
        <w:t xml:space="preserve"> và 202</w:t>
      </w:r>
      <w:bookmarkEnd w:id="427"/>
      <w:r w:rsidR="00890815">
        <w:t>2</w:t>
      </w:r>
      <w:bookmarkEnd w:id="428"/>
    </w:p>
    <w:tbl>
      <w:tblPr>
        <w:tblW w:w="9149" w:type="dxa"/>
        <w:tblLook w:val="04A0" w:firstRow="1" w:lastRow="0" w:firstColumn="1" w:lastColumn="0" w:noHBand="0" w:noVBand="1"/>
      </w:tblPr>
      <w:tblGrid>
        <w:gridCol w:w="846"/>
        <w:gridCol w:w="1336"/>
        <w:gridCol w:w="1701"/>
        <w:gridCol w:w="1559"/>
        <w:gridCol w:w="1499"/>
        <w:gridCol w:w="2208"/>
      </w:tblGrid>
      <w:tr w:rsidR="00865289" w:rsidRPr="00CB6166" w14:paraId="34C2054E" w14:textId="77777777" w:rsidTr="00844C62">
        <w:trPr>
          <w:trHeight w:val="1006"/>
        </w:trPr>
        <w:tc>
          <w:tcPr>
            <w:tcW w:w="846"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61F299FA" w14:textId="77777777" w:rsidR="00865289" w:rsidRPr="00CB6166" w:rsidRDefault="00865289" w:rsidP="00844C62">
            <w:pPr>
              <w:jc w:val="center"/>
              <w:rPr>
                <w:b/>
                <w:bCs/>
                <w:color w:val="000000"/>
                <w:szCs w:val="28"/>
                <w:rPrChange w:id="429" w:author="Anh Pham" w:date="2025-11-08T22:35:00Z" w16du:dateUtc="2025-11-08T15:35:00Z">
                  <w:rPr>
                    <w:b/>
                    <w:bCs/>
                    <w:color w:val="000000"/>
                    <w:sz w:val="24"/>
                  </w:rPr>
                </w:rPrChange>
              </w:rPr>
            </w:pPr>
            <w:r w:rsidRPr="00CB6166">
              <w:rPr>
                <w:b/>
                <w:bCs/>
                <w:color w:val="000000"/>
                <w:szCs w:val="28"/>
                <w:rPrChange w:id="430" w:author="Anh Pham" w:date="2025-11-08T22:35:00Z" w16du:dateUtc="2025-11-08T15:35:00Z">
                  <w:rPr>
                    <w:b/>
                    <w:bCs/>
                    <w:color w:val="000000"/>
                    <w:sz w:val="24"/>
                  </w:rPr>
                </w:rPrChange>
              </w:rPr>
              <w:t>Năm</w:t>
            </w:r>
          </w:p>
        </w:tc>
        <w:tc>
          <w:tcPr>
            <w:tcW w:w="1336" w:type="dxa"/>
            <w:tcBorders>
              <w:top w:val="single" w:sz="4" w:space="0" w:color="auto"/>
              <w:left w:val="nil"/>
              <w:bottom w:val="single" w:sz="4" w:space="0" w:color="auto"/>
              <w:right w:val="single" w:sz="4" w:space="0" w:color="auto"/>
            </w:tcBorders>
            <w:shd w:val="clear" w:color="auto" w:fill="E2EFD9"/>
            <w:vAlign w:val="center"/>
            <w:hideMark/>
          </w:tcPr>
          <w:p w14:paraId="3309F1CD" w14:textId="77777777" w:rsidR="00865289" w:rsidRPr="00CB6166" w:rsidRDefault="00865289" w:rsidP="00844C62">
            <w:pPr>
              <w:jc w:val="center"/>
              <w:rPr>
                <w:b/>
                <w:bCs/>
                <w:color w:val="000000"/>
                <w:szCs w:val="28"/>
                <w:rPrChange w:id="431" w:author="Anh Pham" w:date="2025-11-08T22:35:00Z" w16du:dateUtc="2025-11-08T15:35:00Z">
                  <w:rPr>
                    <w:b/>
                    <w:bCs/>
                    <w:color w:val="000000"/>
                    <w:sz w:val="24"/>
                  </w:rPr>
                </w:rPrChange>
              </w:rPr>
            </w:pPr>
            <w:r w:rsidRPr="00CB6166">
              <w:rPr>
                <w:b/>
                <w:bCs/>
                <w:color w:val="000000"/>
                <w:szCs w:val="28"/>
                <w:rPrChange w:id="432" w:author="Anh Pham" w:date="2025-11-08T22:35:00Z" w16du:dateUtc="2025-11-08T15:35:00Z">
                  <w:rPr>
                    <w:b/>
                    <w:bCs/>
                    <w:color w:val="000000"/>
                    <w:sz w:val="24"/>
                  </w:rPr>
                </w:rPrChange>
              </w:rPr>
              <w:t>Sản lượng Amoniac (A)</w:t>
            </w:r>
          </w:p>
        </w:tc>
        <w:tc>
          <w:tcPr>
            <w:tcW w:w="1701" w:type="dxa"/>
            <w:tcBorders>
              <w:top w:val="single" w:sz="4" w:space="0" w:color="auto"/>
              <w:left w:val="nil"/>
              <w:bottom w:val="single" w:sz="4" w:space="0" w:color="auto"/>
              <w:right w:val="single" w:sz="4" w:space="0" w:color="auto"/>
            </w:tcBorders>
            <w:shd w:val="clear" w:color="auto" w:fill="E2EFD9"/>
            <w:vAlign w:val="center"/>
            <w:hideMark/>
          </w:tcPr>
          <w:p w14:paraId="1F8E011E" w14:textId="77777777" w:rsidR="00865289" w:rsidRPr="00CB6166" w:rsidRDefault="00865289" w:rsidP="00844C62">
            <w:pPr>
              <w:jc w:val="center"/>
              <w:rPr>
                <w:b/>
                <w:bCs/>
                <w:color w:val="000000"/>
                <w:szCs w:val="28"/>
                <w:rPrChange w:id="433" w:author="Anh Pham" w:date="2025-11-08T22:35:00Z" w16du:dateUtc="2025-11-08T15:35:00Z">
                  <w:rPr>
                    <w:b/>
                    <w:bCs/>
                    <w:color w:val="000000"/>
                    <w:sz w:val="24"/>
                  </w:rPr>
                </w:rPrChange>
              </w:rPr>
            </w:pPr>
            <w:r w:rsidRPr="00CB6166">
              <w:rPr>
                <w:b/>
                <w:bCs/>
                <w:color w:val="000000"/>
                <w:szCs w:val="28"/>
                <w:rPrChange w:id="434" w:author="Anh Pham" w:date="2025-11-08T22:35:00Z" w16du:dateUtc="2025-11-08T15:35:00Z">
                  <w:rPr>
                    <w:b/>
                    <w:bCs/>
                    <w:color w:val="000000"/>
                    <w:sz w:val="24"/>
                  </w:rPr>
                </w:rPrChange>
              </w:rPr>
              <w:t>Nhiên liệu tiêu thụ cho sản xuất Amoniac (B)</w:t>
            </w:r>
          </w:p>
        </w:tc>
        <w:tc>
          <w:tcPr>
            <w:tcW w:w="1559" w:type="dxa"/>
            <w:tcBorders>
              <w:top w:val="single" w:sz="4" w:space="0" w:color="auto"/>
              <w:left w:val="nil"/>
              <w:bottom w:val="single" w:sz="4" w:space="0" w:color="auto"/>
              <w:right w:val="single" w:sz="4" w:space="0" w:color="auto"/>
            </w:tcBorders>
            <w:shd w:val="clear" w:color="auto" w:fill="E2EFD9"/>
            <w:vAlign w:val="center"/>
            <w:hideMark/>
          </w:tcPr>
          <w:p w14:paraId="25CDA5DB" w14:textId="77777777" w:rsidR="00865289" w:rsidRPr="00CB6166" w:rsidRDefault="00865289" w:rsidP="00844C62">
            <w:pPr>
              <w:jc w:val="center"/>
              <w:rPr>
                <w:b/>
                <w:bCs/>
                <w:color w:val="000000"/>
                <w:szCs w:val="28"/>
                <w:rPrChange w:id="435" w:author="Anh Pham" w:date="2025-11-08T22:35:00Z" w16du:dateUtc="2025-11-08T15:35:00Z">
                  <w:rPr>
                    <w:b/>
                    <w:bCs/>
                    <w:color w:val="000000"/>
                    <w:sz w:val="24"/>
                  </w:rPr>
                </w:rPrChange>
              </w:rPr>
            </w:pPr>
            <w:r w:rsidRPr="00CB6166">
              <w:rPr>
                <w:b/>
                <w:bCs/>
                <w:color w:val="000000"/>
                <w:szCs w:val="28"/>
                <w:rPrChange w:id="436" w:author="Anh Pham" w:date="2025-11-08T22:35:00Z" w16du:dateUtc="2025-11-08T15:35:00Z">
                  <w:rPr>
                    <w:b/>
                    <w:bCs/>
                    <w:color w:val="000000"/>
                    <w:sz w:val="24"/>
                  </w:rPr>
                </w:rPrChange>
              </w:rPr>
              <w:t>Hàm lượng các-bon trong nhiên liệu (C)</w:t>
            </w:r>
          </w:p>
        </w:tc>
        <w:tc>
          <w:tcPr>
            <w:tcW w:w="1499" w:type="dxa"/>
            <w:tcBorders>
              <w:top w:val="single" w:sz="4" w:space="0" w:color="auto"/>
              <w:left w:val="nil"/>
              <w:bottom w:val="single" w:sz="4" w:space="0" w:color="auto"/>
              <w:right w:val="single" w:sz="4" w:space="0" w:color="auto"/>
            </w:tcBorders>
            <w:shd w:val="clear" w:color="auto" w:fill="E2EFD9"/>
            <w:vAlign w:val="center"/>
            <w:hideMark/>
          </w:tcPr>
          <w:p w14:paraId="5D6080BF" w14:textId="77777777" w:rsidR="00865289" w:rsidRPr="00CB6166" w:rsidRDefault="00865289" w:rsidP="00844C62">
            <w:pPr>
              <w:jc w:val="center"/>
              <w:rPr>
                <w:b/>
                <w:bCs/>
                <w:color w:val="000000"/>
                <w:szCs w:val="28"/>
                <w:rPrChange w:id="437" w:author="Anh Pham" w:date="2025-11-08T22:35:00Z" w16du:dateUtc="2025-11-08T15:35:00Z">
                  <w:rPr>
                    <w:b/>
                    <w:bCs/>
                    <w:color w:val="000000"/>
                    <w:sz w:val="24"/>
                  </w:rPr>
                </w:rPrChange>
              </w:rPr>
            </w:pPr>
            <w:r w:rsidRPr="00CB6166">
              <w:rPr>
                <w:b/>
                <w:bCs/>
                <w:color w:val="000000"/>
                <w:szCs w:val="28"/>
                <w:rPrChange w:id="438" w:author="Anh Pham" w:date="2025-11-08T22:35:00Z" w16du:dateUtc="2025-11-08T15:35:00Z">
                  <w:rPr>
                    <w:b/>
                    <w:bCs/>
                    <w:color w:val="000000"/>
                    <w:sz w:val="24"/>
                  </w:rPr>
                </w:rPrChange>
              </w:rPr>
              <w:t>Hệ số ô-xi hóa các-bon trong nhiên liệu (D)</w:t>
            </w:r>
          </w:p>
        </w:tc>
        <w:tc>
          <w:tcPr>
            <w:tcW w:w="2208" w:type="dxa"/>
            <w:tcBorders>
              <w:top w:val="single" w:sz="4" w:space="0" w:color="auto"/>
              <w:left w:val="nil"/>
              <w:bottom w:val="single" w:sz="4" w:space="0" w:color="auto"/>
              <w:right w:val="single" w:sz="4" w:space="0" w:color="auto"/>
            </w:tcBorders>
            <w:shd w:val="clear" w:color="auto" w:fill="E2EFD9"/>
            <w:vAlign w:val="center"/>
            <w:hideMark/>
          </w:tcPr>
          <w:p w14:paraId="5A381672" w14:textId="77777777" w:rsidR="00865289" w:rsidRPr="00CB6166" w:rsidRDefault="00865289" w:rsidP="00844C62">
            <w:pPr>
              <w:jc w:val="center"/>
              <w:rPr>
                <w:b/>
                <w:bCs/>
                <w:color w:val="000000"/>
                <w:szCs w:val="28"/>
                <w:rPrChange w:id="439" w:author="Anh Pham" w:date="2025-11-08T22:35:00Z" w16du:dateUtc="2025-11-08T15:35:00Z">
                  <w:rPr>
                    <w:b/>
                    <w:bCs/>
                    <w:color w:val="000000"/>
                    <w:sz w:val="24"/>
                  </w:rPr>
                </w:rPrChange>
              </w:rPr>
            </w:pPr>
            <w:r w:rsidRPr="00CB6166">
              <w:rPr>
                <w:b/>
                <w:bCs/>
                <w:color w:val="000000"/>
                <w:szCs w:val="28"/>
                <w:rPrChange w:id="440" w:author="Anh Pham" w:date="2025-11-08T22:35:00Z" w16du:dateUtc="2025-11-08T15:35:00Z">
                  <w:rPr>
                    <w:b/>
                    <w:bCs/>
                    <w:color w:val="000000"/>
                    <w:sz w:val="24"/>
                  </w:rPr>
                </w:rPrChange>
              </w:rPr>
              <w:t>CO</w:t>
            </w:r>
            <w:r w:rsidRPr="00CB6166">
              <w:rPr>
                <w:b/>
                <w:bCs/>
                <w:color w:val="000000"/>
                <w:szCs w:val="28"/>
                <w:vertAlign w:val="subscript"/>
                <w:rPrChange w:id="441" w:author="Anh Pham" w:date="2025-11-08T22:35:00Z" w16du:dateUtc="2025-11-08T15:35:00Z">
                  <w:rPr>
                    <w:b/>
                    <w:bCs/>
                    <w:color w:val="000000"/>
                    <w:sz w:val="24"/>
                    <w:vertAlign w:val="subscript"/>
                  </w:rPr>
                </w:rPrChange>
              </w:rPr>
              <w:t>2</w:t>
            </w:r>
            <w:r w:rsidRPr="00CB6166">
              <w:rPr>
                <w:b/>
                <w:bCs/>
                <w:color w:val="000000"/>
                <w:szCs w:val="28"/>
                <w:rPrChange w:id="442" w:author="Anh Pham" w:date="2025-11-08T22:35:00Z" w16du:dateUtc="2025-11-08T15:35:00Z">
                  <w:rPr>
                    <w:b/>
                    <w:bCs/>
                    <w:color w:val="000000"/>
                    <w:sz w:val="24"/>
                  </w:rPr>
                </w:rPrChange>
              </w:rPr>
              <w:t xml:space="preserve"> phát sinh (E)</w:t>
            </w:r>
          </w:p>
        </w:tc>
      </w:tr>
      <w:tr w:rsidR="00865289" w:rsidRPr="00CB6166" w14:paraId="3183D742" w14:textId="77777777" w:rsidTr="00844C62">
        <w:trPr>
          <w:trHeight w:val="260"/>
        </w:trPr>
        <w:tc>
          <w:tcPr>
            <w:tcW w:w="846" w:type="dxa"/>
            <w:tcBorders>
              <w:top w:val="nil"/>
              <w:left w:val="single" w:sz="4" w:space="0" w:color="auto"/>
              <w:bottom w:val="single" w:sz="4" w:space="0" w:color="auto"/>
              <w:right w:val="single" w:sz="4" w:space="0" w:color="auto"/>
            </w:tcBorders>
            <w:shd w:val="clear" w:color="auto" w:fill="E2EFD9"/>
            <w:vAlign w:val="center"/>
            <w:hideMark/>
          </w:tcPr>
          <w:p w14:paraId="12525EC6" w14:textId="77777777" w:rsidR="00865289" w:rsidRPr="00CB6166" w:rsidRDefault="00865289" w:rsidP="00844C62">
            <w:pPr>
              <w:jc w:val="center"/>
              <w:rPr>
                <w:b/>
                <w:bCs/>
                <w:color w:val="000000"/>
                <w:szCs w:val="28"/>
                <w:rPrChange w:id="443" w:author="Anh Pham" w:date="2025-11-08T22:35:00Z" w16du:dateUtc="2025-11-08T15:35:00Z">
                  <w:rPr>
                    <w:b/>
                    <w:bCs/>
                    <w:color w:val="000000"/>
                    <w:sz w:val="24"/>
                  </w:rPr>
                </w:rPrChange>
              </w:rPr>
            </w:pPr>
            <w:r w:rsidRPr="00CB6166">
              <w:rPr>
                <w:b/>
                <w:bCs/>
                <w:color w:val="000000"/>
                <w:szCs w:val="28"/>
                <w:rPrChange w:id="444" w:author="Anh Pham" w:date="2025-11-08T22:35:00Z" w16du:dateUtc="2025-11-08T15:35:00Z">
                  <w:rPr>
                    <w:b/>
                    <w:bCs/>
                    <w:color w:val="000000"/>
                    <w:sz w:val="24"/>
                  </w:rPr>
                </w:rPrChange>
              </w:rPr>
              <w:t> </w:t>
            </w:r>
          </w:p>
        </w:tc>
        <w:tc>
          <w:tcPr>
            <w:tcW w:w="1336" w:type="dxa"/>
            <w:tcBorders>
              <w:top w:val="nil"/>
              <w:left w:val="nil"/>
              <w:bottom w:val="single" w:sz="4" w:space="0" w:color="auto"/>
              <w:right w:val="single" w:sz="4" w:space="0" w:color="auto"/>
            </w:tcBorders>
            <w:shd w:val="clear" w:color="auto" w:fill="E2EFD9"/>
            <w:vAlign w:val="center"/>
            <w:hideMark/>
          </w:tcPr>
          <w:p w14:paraId="7D0A98CF" w14:textId="77777777" w:rsidR="00865289" w:rsidRPr="00CB6166" w:rsidRDefault="00865289" w:rsidP="00844C62">
            <w:pPr>
              <w:jc w:val="center"/>
              <w:rPr>
                <w:color w:val="000000"/>
                <w:szCs w:val="28"/>
                <w:rPrChange w:id="445" w:author="Anh Pham" w:date="2025-11-08T22:35:00Z" w16du:dateUtc="2025-11-08T15:35:00Z">
                  <w:rPr>
                    <w:color w:val="000000"/>
                    <w:sz w:val="24"/>
                  </w:rPr>
                </w:rPrChange>
              </w:rPr>
            </w:pPr>
            <w:r w:rsidRPr="00CB6166">
              <w:rPr>
                <w:color w:val="000000"/>
                <w:szCs w:val="28"/>
                <w:rPrChange w:id="446" w:author="Anh Pham" w:date="2025-11-08T22:35:00Z" w16du:dateUtc="2025-11-08T15:35:00Z">
                  <w:rPr>
                    <w:color w:val="000000"/>
                    <w:sz w:val="24"/>
                  </w:rPr>
                </w:rPrChange>
              </w:rPr>
              <w:t>(tấn)</w:t>
            </w:r>
          </w:p>
        </w:tc>
        <w:tc>
          <w:tcPr>
            <w:tcW w:w="1701" w:type="dxa"/>
            <w:tcBorders>
              <w:top w:val="nil"/>
              <w:left w:val="nil"/>
              <w:bottom w:val="single" w:sz="4" w:space="0" w:color="auto"/>
              <w:right w:val="single" w:sz="4" w:space="0" w:color="auto"/>
            </w:tcBorders>
            <w:shd w:val="clear" w:color="auto" w:fill="E2EFD9"/>
            <w:vAlign w:val="center"/>
            <w:hideMark/>
          </w:tcPr>
          <w:p w14:paraId="1A9536F6" w14:textId="77777777" w:rsidR="00865289" w:rsidRPr="00CB6166" w:rsidRDefault="00865289" w:rsidP="00844C62">
            <w:pPr>
              <w:jc w:val="center"/>
              <w:rPr>
                <w:color w:val="000000"/>
                <w:szCs w:val="28"/>
                <w:rPrChange w:id="447" w:author="Anh Pham" w:date="2025-11-08T22:35:00Z" w16du:dateUtc="2025-11-08T15:35:00Z">
                  <w:rPr>
                    <w:color w:val="000000"/>
                    <w:sz w:val="24"/>
                  </w:rPr>
                </w:rPrChange>
              </w:rPr>
            </w:pPr>
            <w:r w:rsidRPr="00CB6166">
              <w:rPr>
                <w:color w:val="000000"/>
                <w:szCs w:val="28"/>
                <w:rPrChange w:id="448" w:author="Anh Pham" w:date="2025-11-08T22:35:00Z" w16du:dateUtc="2025-11-08T15:35:00Z">
                  <w:rPr>
                    <w:color w:val="000000"/>
                    <w:sz w:val="24"/>
                  </w:rPr>
                </w:rPrChange>
              </w:rPr>
              <w:t>(GJ/tấn)</w:t>
            </w:r>
          </w:p>
        </w:tc>
        <w:tc>
          <w:tcPr>
            <w:tcW w:w="1559" w:type="dxa"/>
            <w:tcBorders>
              <w:top w:val="nil"/>
              <w:left w:val="nil"/>
              <w:bottom w:val="single" w:sz="4" w:space="0" w:color="auto"/>
              <w:right w:val="single" w:sz="4" w:space="0" w:color="auto"/>
            </w:tcBorders>
            <w:shd w:val="clear" w:color="auto" w:fill="E2EFD9"/>
            <w:vAlign w:val="center"/>
            <w:hideMark/>
          </w:tcPr>
          <w:p w14:paraId="696A3549" w14:textId="77777777" w:rsidR="00865289" w:rsidRPr="00CB6166" w:rsidRDefault="00865289" w:rsidP="00844C62">
            <w:pPr>
              <w:jc w:val="center"/>
              <w:rPr>
                <w:color w:val="000000"/>
                <w:szCs w:val="28"/>
                <w:rPrChange w:id="449" w:author="Anh Pham" w:date="2025-11-08T22:35:00Z" w16du:dateUtc="2025-11-08T15:35:00Z">
                  <w:rPr>
                    <w:color w:val="000000"/>
                    <w:sz w:val="24"/>
                  </w:rPr>
                </w:rPrChange>
              </w:rPr>
            </w:pPr>
            <w:r w:rsidRPr="00CB6166">
              <w:rPr>
                <w:color w:val="000000"/>
                <w:szCs w:val="28"/>
                <w:rPrChange w:id="450" w:author="Anh Pham" w:date="2025-11-08T22:35:00Z" w16du:dateUtc="2025-11-08T15:35:00Z">
                  <w:rPr>
                    <w:color w:val="000000"/>
                    <w:sz w:val="24"/>
                  </w:rPr>
                </w:rPrChange>
              </w:rPr>
              <w:t>(kg C/GJ)</w:t>
            </w:r>
          </w:p>
        </w:tc>
        <w:tc>
          <w:tcPr>
            <w:tcW w:w="1499" w:type="dxa"/>
            <w:tcBorders>
              <w:top w:val="nil"/>
              <w:left w:val="nil"/>
              <w:bottom w:val="single" w:sz="4" w:space="0" w:color="auto"/>
              <w:right w:val="single" w:sz="4" w:space="0" w:color="auto"/>
            </w:tcBorders>
            <w:shd w:val="clear" w:color="auto" w:fill="E2EFD9"/>
            <w:vAlign w:val="center"/>
            <w:hideMark/>
          </w:tcPr>
          <w:p w14:paraId="2A8B1B05" w14:textId="77777777" w:rsidR="00865289" w:rsidRPr="00CB6166" w:rsidRDefault="00865289" w:rsidP="00844C62">
            <w:pPr>
              <w:jc w:val="center"/>
              <w:rPr>
                <w:color w:val="000000"/>
                <w:szCs w:val="28"/>
                <w:rPrChange w:id="451" w:author="Anh Pham" w:date="2025-11-08T22:35:00Z" w16du:dateUtc="2025-11-08T15:35:00Z">
                  <w:rPr>
                    <w:color w:val="000000"/>
                    <w:sz w:val="24"/>
                  </w:rPr>
                </w:rPrChange>
              </w:rPr>
            </w:pPr>
            <w:r w:rsidRPr="00CB6166">
              <w:rPr>
                <w:color w:val="000000"/>
                <w:szCs w:val="28"/>
                <w:rPrChange w:id="452" w:author="Anh Pham" w:date="2025-11-08T22:35:00Z" w16du:dateUtc="2025-11-08T15:35:00Z">
                  <w:rPr>
                    <w:color w:val="000000"/>
                    <w:sz w:val="24"/>
                  </w:rPr>
                </w:rPrChange>
              </w:rPr>
              <w:t>(%)</w:t>
            </w:r>
          </w:p>
        </w:tc>
        <w:tc>
          <w:tcPr>
            <w:tcW w:w="2208" w:type="dxa"/>
            <w:tcBorders>
              <w:top w:val="nil"/>
              <w:left w:val="nil"/>
              <w:bottom w:val="single" w:sz="4" w:space="0" w:color="auto"/>
              <w:right w:val="single" w:sz="4" w:space="0" w:color="auto"/>
            </w:tcBorders>
            <w:shd w:val="clear" w:color="auto" w:fill="E2EFD9"/>
            <w:vAlign w:val="center"/>
            <w:hideMark/>
          </w:tcPr>
          <w:p w14:paraId="35985F11" w14:textId="77777777" w:rsidR="00865289" w:rsidRPr="00CB6166" w:rsidRDefault="00865289" w:rsidP="00844C62">
            <w:pPr>
              <w:jc w:val="center"/>
              <w:rPr>
                <w:color w:val="000000"/>
                <w:szCs w:val="28"/>
                <w:rPrChange w:id="453" w:author="Anh Pham" w:date="2025-11-08T22:35:00Z" w16du:dateUtc="2025-11-08T15:35:00Z">
                  <w:rPr>
                    <w:color w:val="000000"/>
                    <w:sz w:val="24"/>
                  </w:rPr>
                </w:rPrChange>
              </w:rPr>
            </w:pPr>
            <w:r w:rsidRPr="00CB6166">
              <w:rPr>
                <w:color w:val="000000"/>
                <w:szCs w:val="28"/>
                <w:rPrChange w:id="454" w:author="Anh Pham" w:date="2025-11-08T22:35:00Z" w16du:dateUtc="2025-11-08T15:35:00Z">
                  <w:rPr>
                    <w:color w:val="000000"/>
                    <w:sz w:val="24"/>
                  </w:rPr>
                </w:rPrChange>
              </w:rPr>
              <w:t>(nghìn tấn CO</w:t>
            </w:r>
            <w:r w:rsidRPr="00CB6166">
              <w:rPr>
                <w:color w:val="000000"/>
                <w:szCs w:val="28"/>
                <w:vertAlign w:val="subscript"/>
                <w:rPrChange w:id="455" w:author="Anh Pham" w:date="2025-11-08T22:35:00Z" w16du:dateUtc="2025-11-08T15:35:00Z">
                  <w:rPr>
                    <w:color w:val="000000"/>
                    <w:sz w:val="24"/>
                    <w:vertAlign w:val="subscript"/>
                  </w:rPr>
                </w:rPrChange>
              </w:rPr>
              <w:t>2</w:t>
            </w:r>
            <w:r w:rsidRPr="00CB6166">
              <w:rPr>
                <w:color w:val="000000"/>
                <w:szCs w:val="28"/>
                <w:rPrChange w:id="456" w:author="Anh Pham" w:date="2025-11-08T22:35:00Z" w16du:dateUtc="2025-11-08T15:35:00Z">
                  <w:rPr>
                    <w:color w:val="000000"/>
                    <w:sz w:val="24"/>
                  </w:rPr>
                </w:rPrChange>
              </w:rPr>
              <w:t>)</w:t>
            </w:r>
          </w:p>
        </w:tc>
      </w:tr>
      <w:tr w:rsidR="00865289" w:rsidRPr="00CB6166" w14:paraId="0C71A8A0" w14:textId="77777777" w:rsidTr="00844C62">
        <w:trPr>
          <w:trHeight w:val="503"/>
        </w:trPr>
        <w:tc>
          <w:tcPr>
            <w:tcW w:w="6941" w:type="dxa"/>
            <w:gridSpan w:val="5"/>
            <w:tcBorders>
              <w:top w:val="single" w:sz="4" w:space="0" w:color="auto"/>
              <w:left w:val="single" w:sz="4" w:space="0" w:color="auto"/>
              <w:bottom w:val="single" w:sz="4" w:space="0" w:color="auto"/>
              <w:right w:val="single" w:sz="4" w:space="0" w:color="000000"/>
            </w:tcBorders>
            <w:vAlign w:val="center"/>
            <w:hideMark/>
          </w:tcPr>
          <w:p w14:paraId="29E5CEC7" w14:textId="77777777" w:rsidR="00865289" w:rsidRPr="00CB6166" w:rsidRDefault="00865289" w:rsidP="00844C62">
            <w:pPr>
              <w:jc w:val="center"/>
              <w:rPr>
                <w:b/>
                <w:bCs/>
                <w:color w:val="000000"/>
                <w:szCs w:val="28"/>
                <w:rPrChange w:id="457" w:author="Anh Pham" w:date="2025-11-08T22:35:00Z" w16du:dateUtc="2025-11-08T15:35:00Z">
                  <w:rPr>
                    <w:b/>
                    <w:bCs/>
                    <w:color w:val="000000"/>
                    <w:sz w:val="24"/>
                  </w:rPr>
                </w:rPrChange>
              </w:rPr>
            </w:pPr>
            <w:r w:rsidRPr="00CB6166">
              <w:rPr>
                <w:b/>
                <w:bCs/>
                <w:color w:val="000000"/>
                <w:szCs w:val="28"/>
                <w:rPrChange w:id="458" w:author="Anh Pham" w:date="2025-11-08T22:35:00Z" w16du:dateUtc="2025-11-08T15:35:00Z">
                  <w:rPr>
                    <w:b/>
                    <w:bCs/>
                    <w:color w:val="000000"/>
                    <w:sz w:val="24"/>
                  </w:rPr>
                </w:rPrChange>
              </w:rPr>
              <w:t>Amoniac sản xuất từ than (partial oxidation)</w:t>
            </w:r>
          </w:p>
        </w:tc>
        <w:tc>
          <w:tcPr>
            <w:tcW w:w="2208" w:type="dxa"/>
            <w:tcBorders>
              <w:top w:val="nil"/>
              <w:left w:val="nil"/>
              <w:bottom w:val="single" w:sz="4" w:space="0" w:color="auto"/>
              <w:right w:val="single" w:sz="4" w:space="0" w:color="auto"/>
            </w:tcBorders>
            <w:vAlign w:val="center"/>
            <w:hideMark/>
          </w:tcPr>
          <w:p w14:paraId="703A6CED" w14:textId="77777777" w:rsidR="00865289" w:rsidRPr="00CB6166" w:rsidRDefault="00865289" w:rsidP="00844C62">
            <w:pPr>
              <w:jc w:val="center"/>
              <w:rPr>
                <w:b/>
                <w:bCs/>
                <w:color w:val="000000"/>
                <w:szCs w:val="28"/>
                <w:rPrChange w:id="459" w:author="Anh Pham" w:date="2025-11-08T22:35:00Z" w16du:dateUtc="2025-11-08T15:35:00Z">
                  <w:rPr>
                    <w:b/>
                    <w:bCs/>
                    <w:color w:val="000000"/>
                    <w:sz w:val="24"/>
                  </w:rPr>
                </w:rPrChange>
              </w:rPr>
            </w:pPr>
            <w:r w:rsidRPr="00CB6166">
              <w:rPr>
                <w:b/>
                <w:bCs/>
                <w:color w:val="000000"/>
                <w:szCs w:val="28"/>
                <w:rPrChange w:id="460" w:author="Anh Pham" w:date="2025-11-08T22:35:00Z" w16du:dateUtc="2025-11-08T15:35:00Z">
                  <w:rPr>
                    <w:b/>
                    <w:bCs/>
                    <w:color w:val="000000"/>
                    <w:sz w:val="24"/>
                  </w:rPr>
                </w:rPrChange>
              </w:rPr>
              <w:t>E = A * B * C * D * 44/12/10^6</w:t>
            </w:r>
          </w:p>
        </w:tc>
      </w:tr>
      <w:tr w:rsidR="00CB6166" w:rsidRPr="00CB6166" w14:paraId="5966021E" w14:textId="77777777" w:rsidTr="00844C62">
        <w:trPr>
          <w:trHeight w:val="260"/>
        </w:trPr>
        <w:tc>
          <w:tcPr>
            <w:tcW w:w="846" w:type="dxa"/>
            <w:tcBorders>
              <w:top w:val="nil"/>
              <w:left w:val="single" w:sz="4" w:space="0" w:color="auto"/>
              <w:bottom w:val="single" w:sz="4" w:space="0" w:color="auto"/>
              <w:right w:val="single" w:sz="4" w:space="0" w:color="auto"/>
            </w:tcBorders>
            <w:noWrap/>
            <w:hideMark/>
          </w:tcPr>
          <w:p w14:paraId="7F5EC495" w14:textId="01CBB28A" w:rsidR="00CB6166" w:rsidRPr="00CB6166" w:rsidRDefault="00CB6166" w:rsidP="00CB6166">
            <w:pPr>
              <w:jc w:val="center"/>
              <w:rPr>
                <w:color w:val="000000"/>
                <w:szCs w:val="28"/>
                <w:rPrChange w:id="461" w:author="Anh Pham" w:date="2025-11-08T22:35:00Z" w16du:dateUtc="2025-11-08T15:35:00Z">
                  <w:rPr>
                    <w:color w:val="000000"/>
                    <w:sz w:val="24"/>
                  </w:rPr>
                </w:rPrChange>
              </w:rPr>
            </w:pPr>
            <w:r w:rsidRPr="00CB6166">
              <w:rPr>
                <w:color w:val="000000"/>
                <w:szCs w:val="28"/>
                <w:rPrChange w:id="462" w:author="Anh Pham" w:date="2025-11-08T22:35:00Z" w16du:dateUtc="2025-11-08T15:35:00Z">
                  <w:rPr>
                    <w:color w:val="000000"/>
                    <w:sz w:val="24"/>
                  </w:rPr>
                </w:rPrChange>
              </w:rPr>
              <w:t>2021</w:t>
            </w:r>
          </w:p>
        </w:tc>
        <w:tc>
          <w:tcPr>
            <w:tcW w:w="1336" w:type="dxa"/>
            <w:tcBorders>
              <w:top w:val="nil"/>
              <w:left w:val="nil"/>
              <w:bottom w:val="single" w:sz="4" w:space="0" w:color="auto"/>
              <w:right w:val="single" w:sz="4" w:space="0" w:color="auto"/>
            </w:tcBorders>
            <w:noWrap/>
            <w:hideMark/>
          </w:tcPr>
          <w:p w14:paraId="71A88CC0" w14:textId="6C980E12" w:rsidR="00CB6166" w:rsidRPr="00CB6166" w:rsidRDefault="00CB6166" w:rsidP="00CB6166">
            <w:pPr>
              <w:jc w:val="center"/>
              <w:rPr>
                <w:color w:val="000000"/>
                <w:szCs w:val="28"/>
                <w:rPrChange w:id="463" w:author="Anh Pham" w:date="2025-11-08T22:35:00Z" w16du:dateUtc="2025-11-08T15:35:00Z">
                  <w:rPr>
                    <w:color w:val="000000"/>
                    <w:sz w:val="24"/>
                  </w:rPr>
                </w:rPrChange>
              </w:rPr>
            </w:pPr>
            <w:ins w:id="464" w:author="Anh Pham" w:date="2025-11-08T22:35:00Z" w16du:dateUtc="2025-11-08T15:35:00Z">
              <w:r w:rsidRPr="00CB6166">
                <w:rPr>
                  <w:szCs w:val="28"/>
                </w:rPr>
                <w:t>507.466</w:t>
              </w:r>
            </w:ins>
            <w:del w:id="465" w:author="Anh Pham" w:date="2025-11-08T22:35:00Z" w16du:dateUtc="2025-11-08T15:35:00Z">
              <w:r w:rsidRPr="00CB6166" w:rsidDel="00492219">
                <w:rPr>
                  <w:color w:val="000000"/>
                  <w:szCs w:val="28"/>
                  <w:rPrChange w:id="466" w:author="Anh Pham" w:date="2025-11-08T22:35:00Z" w16du:dateUtc="2025-11-08T15:35:00Z">
                    <w:rPr>
                      <w:color w:val="000000"/>
                      <w:sz w:val="24"/>
                    </w:rPr>
                  </w:rPrChange>
                </w:rPr>
                <w:delText xml:space="preserve"> 486.583 </w:delText>
              </w:r>
            </w:del>
          </w:p>
        </w:tc>
        <w:tc>
          <w:tcPr>
            <w:tcW w:w="1701" w:type="dxa"/>
            <w:vMerge w:val="restart"/>
            <w:tcBorders>
              <w:top w:val="nil"/>
              <w:left w:val="single" w:sz="4" w:space="0" w:color="auto"/>
              <w:bottom w:val="single" w:sz="4" w:space="0" w:color="000000"/>
              <w:right w:val="single" w:sz="4" w:space="0" w:color="auto"/>
            </w:tcBorders>
            <w:noWrap/>
            <w:vAlign w:val="center"/>
            <w:hideMark/>
          </w:tcPr>
          <w:p w14:paraId="6A2C8F11" w14:textId="77777777" w:rsidR="00CB6166" w:rsidRPr="00CB6166" w:rsidRDefault="00CB6166" w:rsidP="00CB6166">
            <w:pPr>
              <w:jc w:val="center"/>
              <w:rPr>
                <w:color w:val="000000"/>
                <w:szCs w:val="28"/>
                <w:rPrChange w:id="467" w:author="Anh Pham" w:date="2025-11-08T22:35:00Z" w16du:dateUtc="2025-11-08T15:35:00Z">
                  <w:rPr>
                    <w:color w:val="000000"/>
                    <w:sz w:val="24"/>
                  </w:rPr>
                </w:rPrChange>
              </w:rPr>
            </w:pPr>
            <w:r w:rsidRPr="00CB6166">
              <w:rPr>
                <w:color w:val="000000"/>
                <w:szCs w:val="28"/>
                <w:rPrChange w:id="468" w:author="Anh Pham" w:date="2025-11-08T22:35:00Z" w16du:dateUtc="2025-11-08T15:35:00Z">
                  <w:rPr>
                    <w:color w:val="000000"/>
                    <w:sz w:val="24"/>
                  </w:rPr>
                </w:rPrChange>
              </w:rPr>
              <w:t>42,5</w:t>
            </w:r>
          </w:p>
        </w:tc>
        <w:tc>
          <w:tcPr>
            <w:tcW w:w="1559" w:type="dxa"/>
            <w:vMerge w:val="restart"/>
            <w:tcBorders>
              <w:top w:val="nil"/>
              <w:left w:val="single" w:sz="4" w:space="0" w:color="auto"/>
              <w:bottom w:val="single" w:sz="4" w:space="0" w:color="000000"/>
              <w:right w:val="single" w:sz="4" w:space="0" w:color="auto"/>
            </w:tcBorders>
            <w:noWrap/>
            <w:vAlign w:val="center"/>
            <w:hideMark/>
          </w:tcPr>
          <w:p w14:paraId="4A797FFA" w14:textId="77777777" w:rsidR="00CB6166" w:rsidRPr="00CB6166" w:rsidRDefault="00CB6166" w:rsidP="00CB6166">
            <w:pPr>
              <w:jc w:val="center"/>
              <w:rPr>
                <w:color w:val="000000"/>
                <w:szCs w:val="28"/>
                <w:rPrChange w:id="469" w:author="Anh Pham" w:date="2025-11-08T22:35:00Z" w16du:dateUtc="2025-11-08T15:35:00Z">
                  <w:rPr>
                    <w:color w:val="000000"/>
                    <w:sz w:val="24"/>
                  </w:rPr>
                </w:rPrChange>
              </w:rPr>
            </w:pPr>
            <w:r w:rsidRPr="00CB6166">
              <w:rPr>
                <w:color w:val="000000"/>
                <w:szCs w:val="28"/>
                <w:rPrChange w:id="470" w:author="Anh Pham" w:date="2025-11-08T22:35:00Z" w16du:dateUtc="2025-11-08T15:35:00Z">
                  <w:rPr>
                    <w:color w:val="000000"/>
                    <w:sz w:val="24"/>
                  </w:rPr>
                </w:rPrChange>
              </w:rPr>
              <w:t>21</w:t>
            </w:r>
          </w:p>
        </w:tc>
        <w:tc>
          <w:tcPr>
            <w:tcW w:w="1499" w:type="dxa"/>
            <w:vMerge w:val="restart"/>
            <w:tcBorders>
              <w:top w:val="nil"/>
              <w:left w:val="single" w:sz="4" w:space="0" w:color="auto"/>
              <w:bottom w:val="single" w:sz="4" w:space="0" w:color="000000"/>
              <w:right w:val="single" w:sz="4" w:space="0" w:color="auto"/>
            </w:tcBorders>
            <w:noWrap/>
            <w:vAlign w:val="center"/>
            <w:hideMark/>
          </w:tcPr>
          <w:p w14:paraId="322F7CE0" w14:textId="77777777" w:rsidR="00CB6166" w:rsidRPr="00CB6166" w:rsidRDefault="00CB6166" w:rsidP="00CB6166">
            <w:pPr>
              <w:jc w:val="center"/>
              <w:rPr>
                <w:color w:val="000000"/>
                <w:szCs w:val="28"/>
                <w:rPrChange w:id="471" w:author="Anh Pham" w:date="2025-11-08T22:35:00Z" w16du:dateUtc="2025-11-08T15:35:00Z">
                  <w:rPr>
                    <w:color w:val="000000"/>
                    <w:sz w:val="24"/>
                  </w:rPr>
                </w:rPrChange>
              </w:rPr>
            </w:pPr>
            <w:r w:rsidRPr="00CB6166">
              <w:rPr>
                <w:color w:val="000000"/>
                <w:szCs w:val="28"/>
                <w:rPrChange w:id="472" w:author="Anh Pham" w:date="2025-11-08T22:35:00Z" w16du:dateUtc="2025-11-08T15:35:00Z">
                  <w:rPr>
                    <w:color w:val="000000"/>
                    <w:sz w:val="24"/>
                  </w:rPr>
                </w:rPrChange>
              </w:rPr>
              <w:t>1</w:t>
            </w:r>
          </w:p>
        </w:tc>
        <w:tc>
          <w:tcPr>
            <w:tcW w:w="2208" w:type="dxa"/>
            <w:tcBorders>
              <w:top w:val="nil"/>
              <w:left w:val="nil"/>
              <w:bottom w:val="single" w:sz="4" w:space="0" w:color="auto"/>
              <w:right w:val="single" w:sz="4" w:space="0" w:color="auto"/>
            </w:tcBorders>
            <w:noWrap/>
            <w:hideMark/>
          </w:tcPr>
          <w:p w14:paraId="62D67C28" w14:textId="305F523B" w:rsidR="00CB6166" w:rsidRPr="00CB6166" w:rsidRDefault="00CB6166" w:rsidP="00CB6166">
            <w:pPr>
              <w:jc w:val="center"/>
              <w:rPr>
                <w:color w:val="000000"/>
                <w:szCs w:val="28"/>
                <w:rPrChange w:id="473" w:author="Anh Pham" w:date="2025-11-08T22:35:00Z" w16du:dateUtc="2025-11-08T15:35:00Z">
                  <w:rPr>
                    <w:color w:val="000000"/>
                    <w:sz w:val="24"/>
                  </w:rPr>
                </w:rPrChange>
              </w:rPr>
            </w:pPr>
            <w:ins w:id="474" w:author="Anh Pham" w:date="2025-11-08T22:36:00Z" w16du:dateUtc="2025-11-08T15:36:00Z">
              <w:r w:rsidRPr="00CB6166">
                <w:rPr>
                  <w:color w:val="000000"/>
                  <w:szCs w:val="28"/>
                </w:rPr>
                <w:t>1</w:t>
              </w:r>
              <w:r>
                <w:rPr>
                  <w:color w:val="000000"/>
                  <w:szCs w:val="28"/>
                </w:rPr>
                <w:t>.</w:t>
              </w:r>
              <w:r w:rsidRPr="00CB6166">
                <w:rPr>
                  <w:color w:val="000000"/>
                  <w:szCs w:val="28"/>
                </w:rPr>
                <w:t>660,68</w:t>
              </w:r>
            </w:ins>
            <w:del w:id="475" w:author="Anh Pham" w:date="2025-11-08T22:36:00Z" w16du:dateUtc="2025-11-08T15:36:00Z">
              <w:r w:rsidRPr="00CB6166" w:rsidDel="00CB6166">
                <w:rPr>
                  <w:color w:val="000000"/>
                  <w:szCs w:val="28"/>
                  <w:rPrChange w:id="476" w:author="Anh Pham" w:date="2025-11-08T22:35:00Z" w16du:dateUtc="2025-11-08T15:35:00Z">
                    <w:rPr>
                      <w:color w:val="000000"/>
                      <w:sz w:val="24"/>
                    </w:rPr>
                  </w:rPrChange>
                </w:rPr>
                <w:delText xml:space="preserve"> 1.592,34 </w:delText>
              </w:r>
            </w:del>
          </w:p>
        </w:tc>
      </w:tr>
      <w:tr w:rsidR="00CB6166" w:rsidRPr="00CB6166" w14:paraId="44F017D5" w14:textId="77777777" w:rsidTr="00844C62">
        <w:trPr>
          <w:trHeight w:val="260"/>
        </w:trPr>
        <w:tc>
          <w:tcPr>
            <w:tcW w:w="846" w:type="dxa"/>
            <w:tcBorders>
              <w:top w:val="nil"/>
              <w:left w:val="single" w:sz="4" w:space="0" w:color="auto"/>
              <w:bottom w:val="single" w:sz="4" w:space="0" w:color="auto"/>
              <w:right w:val="single" w:sz="4" w:space="0" w:color="auto"/>
            </w:tcBorders>
            <w:noWrap/>
            <w:hideMark/>
          </w:tcPr>
          <w:p w14:paraId="396C0ED8" w14:textId="0131B1D0" w:rsidR="00CB6166" w:rsidRPr="00CB6166" w:rsidRDefault="00CB6166" w:rsidP="00CB6166">
            <w:pPr>
              <w:jc w:val="center"/>
              <w:rPr>
                <w:color w:val="000000"/>
                <w:szCs w:val="28"/>
                <w:rPrChange w:id="477" w:author="Anh Pham" w:date="2025-11-08T22:35:00Z" w16du:dateUtc="2025-11-08T15:35:00Z">
                  <w:rPr>
                    <w:color w:val="000000"/>
                    <w:sz w:val="24"/>
                  </w:rPr>
                </w:rPrChange>
              </w:rPr>
            </w:pPr>
            <w:r w:rsidRPr="00CB6166">
              <w:rPr>
                <w:color w:val="000000"/>
                <w:szCs w:val="28"/>
                <w:rPrChange w:id="478" w:author="Anh Pham" w:date="2025-11-08T22:35:00Z" w16du:dateUtc="2025-11-08T15:35:00Z">
                  <w:rPr>
                    <w:color w:val="000000"/>
                    <w:sz w:val="24"/>
                  </w:rPr>
                </w:rPrChange>
              </w:rPr>
              <w:t>2022</w:t>
            </w:r>
          </w:p>
        </w:tc>
        <w:tc>
          <w:tcPr>
            <w:tcW w:w="1336" w:type="dxa"/>
            <w:tcBorders>
              <w:top w:val="nil"/>
              <w:left w:val="nil"/>
              <w:bottom w:val="single" w:sz="4" w:space="0" w:color="auto"/>
              <w:right w:val="single" w:sz="4" w:space="0" w:color="auto"/>
            </w:tcBorders>
            <w:noWrap/>
            <w:hideMark/>
          </w:tcPr>
          <w:p w14:paraId="01823510" w14:textId="05E9B070" w:rsidR="00CB6166" w:rsidRPr="00CB6166" w:rsidRDefault="00CB6166" w:rsidP="00CB6166">
            <w:pPr>
              <w:jc w:val="center"/>
              <w:rPr>
                <w:color w:val="000000"/>
                <w:szCs w:val="28"/>
                <w:rPrChange w:id="479" w:author="Anh Pham" w:date="2025-11-08T22:35:00Z" w16du:dateUtc="2025-11-08T15:35:00Z">
                  <w:rPr>
                    <w:color w:val="000000"/>
                    <w:sz w:val="24"/>
                  </w:rPr>
                </w:rPrChange>
              </w:rPr>
            </w:pPr>
            <w:ins w:id="480" w:author="Anh Pham" w:date="2025-11-08T22:35:00Z" w16du:dateUtc="2025-11-08T15:35:00Z">
              <w:r w:rsidRPr="00CB6166">
                <w:rPr>
                  <w:szCs w:val="28"/>
                </w:rPr>
                <w:t>507.835</w:t>
              </w:r>
            </w:ins>
            <w:del w:id="481" w:author="Anh Pham" w:date="2025-11-08T22:35:00Z" w16du:dateUtc="2025-11-08T15:35:00Z">
              <w:r w:rsidRPr="00CB6166" w:rsidDel="00492219">
                <w:rPr>
                  <w:color w:val="000000"/>
                  <w:szCs w:val="28"/>
                  <w:rPrChange w:id="482" w:author="Anh Pham" w:date="2025-11-08T22:35:00Z" w16du:dateUtc="2025-11-08T15:35:00Z">
                    <w:rPr>
                      <w:color w:val="000000"/>
                      <w:sz w:val="24"/>
                    </w:rPr>
                  </w:rPrChange>
                </w:rPr>
                <w:delText xml:space="preserve"> 467.221 </w:delText>
              </w:r>
            </w:del>
          </w:p>
        </w:tc>
        <w:tc>
          <w:tcPr>
            <w:tcW w:w="1701" w:type="dxa"/>
            <w:vMerge/>
            <w:tcBorders>
              <w:top w:val="nil"/>
              <w:left w:val="single" w:sz="4" w:space="0" w:color="auto"/>
              <w:bottom w:val="single" w:sz="4" w:space="0" w:color="000000"/>
              <w:right w:val="single" w:sz="4" w:space="0" w:color="auto"/>
            </w:tcBorders>
            <w:hideMark/>
          </w:tcPr>
          <w:p w14:paraId="7B3A49F3" w14:textId="77777777" w:rsidR="00CB6166" w:rsidRPr="00CB6166" w:rsidRDefault="00CB6166" w:rsidP="00CB6166">
            <w:pPr>
              <w:jc w:val="center"/>
              <w:rPr>
                <w:color w:val="000000"/>
                <w:szCs w:val="28"/>
                <w:rPrChange w:id="483" w:author="Anh Pham" w:date="2025-11-08T22:35:00Z" w16du:dateUtc="2025-11-08T15:35:00Z">
                  <w:rPr>
                    <w:color w:val="000000"/>
                    <w:sz w:val="24"/>
                  </w:rPr>
                </w:rPrChange>
              </w:rPr>
            </w:pPr>
          </w:p>
        </w:tc>
        <w:tc>
          <w:tcPr>
            <w:tcW w:w="1559" w:type="dxa"/>
            <w:vMerge/>
            <w:tcBorders>
              <w:top w:val="nil"/>
              <w:left w:val="single" w:sz="4" w:space="0" w:color="auto"/>
              <w:bottom w:val="single" w:sz="4" w:space="0" w:color="000000"/>
              <w:right w:val="single" w:sz="4" w:space="0" w:color="auto"/>
            </w:tcBorders>
            <w:hideMark/>
          </w:tcPr>
          <w:p w14:paraId="0633F6C1" w14:textId="77777777" w:rsidR="00CB6166" w:rsidRPr="00CB6166" w:rsidRDefault="00CB6166" w:rsidP="00CB6166">
            <w:pPr>
              <w:jc w:val="center"/>
              <w:rPr>
                <w:color w:val="000000"/>
                <w:szCs w:val="28"/>
                <w:rPrChange w:id="484" w:author="Anh Pham" w:date="2025-11-08T22:35:00Z" w16du:dateUtc="2025-11-08T15:35:00Z">
                  <w:rPr>
                    <w:color w:val="000000"/>
                    <w:sz w:val="24"/>
                  </w:rPr>
                </w:rPrChange>
              </w:rPr>
            </w:pPr>
          </w:p>
        </w:tc>
        <w:tc>
          <w:tcPr>
            <w:tcW w:w="1499" w:type="dxa"/>
            <w:vMerge/>
            <w:tcBorders>
              <w:top w:val="nil"/>
              <w:left w:val="single" w:sz="4" w:space="0" w:color="auto"/>
              <w:bottom w:val="single" w:sz="4" w:space="0" w:color="000000"/>
              <w:right w:val="single" w:sz="4" w:space="0" w:color="auto"/>
            </w:tcBorders>
            <w:hideMark/>
          </w:tcPr>
          <w:p w14:paraId="128DF25A" w14:textId="77777777" w:rsidR="00CB6166" w:rsidRPr="00CB6166" w:rsidRDefault="00CB6166" w:rsidP="00CB6166">
            <w:pPr>
              <w:jc w:val="center"/>
              <w:rPr>
                <w:color w:val="000000"/>
                <w:szCs w:val="28"/>
                <w:rPrChange w:id="485" w:author="Anh Pham" w:date="2025-11-08T22:35:00Z" w16du:dateUtc="2025-11-08T15:35:00Z">
                  <w:rPr>
                    <w:color w:val="000000"/>
                    <w:sz w:val="24"/>
                  </w:rPr>
                </w:rPrChange>
              </w:rPr>
            </w:pPr>
          </w:p>
        </w:tc>
        <w:tc>
          <w:tcPr>
            <w:tcW w:w="2208" w:type="dxa"/>
            <w:tcBorders>
              <w:top w:val="single" w:sz="4" w:space="0" w:color="auto"/>
              <w:left w:val="nil"/>
              <w:bottom w:val="single" w:sz="4" w:space="0" w:color="auto"/>
              <w:right w:val="single" w:sz="4" w:space="0" w:color="auto"/>
            </w:tcBorders>
            <w:noWrap/>
            <w:hideMark/>
          </w:tcPr>
          <w:p w14:paraId="6A972EED" w14:textId="559EDBEB" w:rsidR="00CB6166" w:rsidRPr="00CB6166" w:rsidRDefault="00CB6166" w:rsidP="00CB6166">
            <w:pPr>
              <w:jc w:val="center"/>
              <w:rPr>
                <w:color w:val="000000"/>
                <w:szCs w:val="28"/>
                <w:rPrChange w:id="486" w:author="Anh Pham" w:date="2025-11-08T22:35:00Z" w16du:dateUtc="2025-11-08T15:35:00Z">
                  <w:rPr>
                    <w:color w:val="000000"/>
                    <w:sz w:val="24"/>
                  </w:rPr>
                </w:rPrChange>
              </w:rPr>
            </w:pPr>
            <w:ins w:id="487" w:author="Anh Pham" w:date="2025-11-08T22:36:00Z" w16du:dateUtc="2025-11-08T15:36:00Z">
              <w:r w:rsidRPr="00CB6166">
                <w:rPr>
                  <w:color w:val="000000"/>
                  <w:szCs w:val="28"/>
                </w:rPr>
                <w:t>1</w:t>
              </w:r>
              <w:r>
                <w:rPr>
                  <w:color w:val="000000"/>
                  <w:szCs w:val="28"/>
                </w:rPr>
                <w:t>.</w:t>
              </w:r>
              <w:r w:rsidRPr="00CB6166">
                <w:rPr>
                  <w:color w:val="000000"/>
                  <w:szCs w:val="28"/>
                </w:rPr>
                <w:t>661,8</w:t>
              </w:r>
              <w:r>
                <w:rPr>
                  <w:color w:val="000000"/>
                  <w:szCs w:val="28"/>
                </w:rPr>
                <w:t>9</w:t>
              </w:r>
            </w:ins>
            <w:del w:id="488" w:author="Anh Pham" w:date="2025-11-08T22:36:00Z" w16du:dateUtc="2025-11-08T15:36:00Z">
              <w:r w:rsidRPr="00CB6166" w:rsidDel="00CB6166">
                <w:rPr>
                  <w:color w:val="000000"/>
                  <w:szCs w:val="28"/>
                  <w:rPrChange w:id="489" w:author="Anh Pham" w:date="2025-11-08T22:35:00Z" w16du:dateUtc="2025-11-08T15:35:00Z">
                    <w:rPr>
                      <w:color w:val="000000"/>
                      <w:sz w:val="24"/>
                    </w:rPr>
                  </w:rPrChange>
                </w:rPr>
                <w:delText xml:space="preserve"> 1.528,98 </w:delText>
              </w:r>
            </w:del>
          </w:p>
        </w:tc>
      </w:tr>
      <w:tr w:rsidR="00865289" w:rsidRPr="00CB6166" w14:paraId="18C169D6" w14:textId="77777777" w:rsidTr="00844C62">
        <w:trPr>
          <w:trHeight w:val="260"/>
        </w:trPr>
        <w:tc>
          <w:tcPr>
            <w:tcW w:w="6941" w:type="dxa"/>
            <w:gridSpan w:val="5"/>
            <w:tcBorders>
              <w:top w:val="single" w:sz="4" w:space="0" w:color="auto"/>
              <w:left w:val="single" w:sz="4" w:space="0" w:color="auto"/>
              <w:bottom w:val="single" w:sz="4" w:space="0" w:color="auto"/>
              <w:right w:val="single" w:sz="4" w:space="0" w:color="auto"/>
            </w:tcBorders>
            <w:hideMark/>
          </w:tcPr>
          <w:p w14:paraId="49CF2922" w14:textId="77777777" w:rsidR="00865289" w:rsidRPr="00CB6166" w:rsidRDefault="00865289" w:rsidP="00844C62">
            <w:pPr>
              <w:jc w:val="center"/>
              <w:rPr>
                <w:b/>
                <w:bCs/>
                <w:color w:val="000000"/>
                <w:szCs w:val="28"/>
                <w:rPrChange w:id="490" w:author="Anh Pham" w:date="2025-11-08T22:35:00Z" w16du:dateUtc="2025-11-08T15:35:00Z">
                  <w:rPr>
                    <w:b/>
                    <w:bCs/>
                    <w:color w:val="000000"/>
                    <w:sz w:val="24"/>
                  </w:rPr>
                </w:rPrChange>
              </w:rPr>
            </w:pPr>
            <w:r w:rsidRPr="00CB6166">
              <w:rPr>
                <w:b/>
                <w:bCs/>
                <w:color w:val="000000"/>
                <w:szCs w:val="28"/>
                <w:rPrChange w:id="491" w:author="Anh Pham" w:date="2025-11-08T22:35:00Z" w16du:dateUtc="2025-11-08T15:35:00Z">
                  <w:rPr>
                    <w:b/>
                    <w:bCs/>
                    <w:color w:val="000000"/>
                    <w:sz w:val="24"/>
                  </w:rPr>
                </w:rPrChange>
              </w:rPr>
              <w:t>Amoniac sản xuất từ khí (steam reforming)</w:t>
            </w:r>
          </w:p>
        </w:tc>
        <w:tc>
          <w:tcPr>
            <w:tcW w:w="2208" w:type="dxa"/>
            <w:tcBorders>
              <w:top w:val="single" w:sz="4" w:space="0" w:color="auto"/>
              <w:left w:val="single" w:sz="4" w:space="0" w:color="auto"/>
              <w:bottom w:val="single" w:sz="4" w:space="0" w:color="auto"/>
              <w:right w:val="single" w:sz="4" w:space="0" w:color="auto"/>
            </w:tcBorders>
            <w:noWrap/>
            <w:hideMark/>
          </w:tcPr>
          <w:p w14:paraId="2B69E6A1" w14:textId="77777777" w:rsidR="00865289" w:rsidRPr="00CB6166" w:rsidRDefault="00865289" w:rsidP="00844C62">
            <w:pPr>
              <w:jc w:val="center"/>
              <w:rPr>
                <w:color w:val="000000"/>
                <w:szCs w:val="28"/>
                <w:rPrChange w:id="492" w:author="Anh Pham" w:date="2025-11-08T22:35:00Z" w16du:dateUtc="2025-11-08T15:35:00Z">
                  <w:rPr>
                    <w:color w:val="000000"/>
                    <w:sz w:val="24"/>
                  </w:rPr>
                </w:rPrChange>
              </w:rPr>
            </w:pPr>
            <w:r w:rsidRPr="00CB6166">
              <w:rPr>
                <w:color w:val="000000"/>
                <w:szCs w:val="28"/>
                <w:rPrChange w:id="493" w:author="Anh Pham" w:date="2025-11-08T22:35:00Z" w16du:dateUtc="2025-11-08T15:35:00Z">
                  <w:rPr>
                    <w:color w:val="000000"/>
                    <w:sz w:val="24"/>
                  </w:rPr>
                </w:rPrChange>
              </w:rPr>
              <w:t>-</w:t>
            </w:r>
          </w:p>
        </w:tc>
      </w:tr>
      <w:tr w:rsidR="00CB6166" w:rsidRPr="00CB6166" w14:paraId="62F65C97" w14:textId="77777777" w:rsidTr="00844C62">
        <w:trPr>
          <w:trHeight w:val="260"/>
        </w:trPr>
        <w:tc>
          <w:tcPr>
            <w:tcW w:w="846" w:type="dxa"/>
            <w:tcBorders>
              <w:top w:val="nil"/>
              <w:left w:val="single" w:sz="4" w:space="0" w:color="auto"/>
              <w:bottom w:val="single" w:sz="4" w:space="0" w:color="auto"/>
              <w:right w:val="single" w:sz="4" w:space="0" w:color="auto"/>
            </w:tcBorders>
            <w:noWrap/>
            <w:hideMark/>
          </w:tcPr>
          <w:p w14:paraId="4F05E4D3" w14:textId="1476A560" w:rsidR="00CB6166" w:rsidRPr="00CB6166" w:rsidRDefault="00CB6166" w:rsidP="00CB6166">
            <w:pPr>
              <w:jc w:val="center"/>
              <w:rPr>
                <w:color w:val="000000"/>
                <w:szCs w:val="28"/>
                <w:rPrChange w:id="494" w:author="Anh Pham" w:date="2025-11-08T22:35:00Z" w16du:dateUtc="2025-11-08T15:35:00Z">
                  <w:rPr>
                    <w:color w:val="000000"/>
                    <w:sz w:val="24"/>
                  </w:rPr>
                </w:rPrChange>
              </w:rPr>
            </w:pPr>
            <w:r w:rsidRPr="00CB6166">
              <w:rPr>
                <w:color w:val="000000"/>
                <w:szCs w:val="28"/>
                <w:rPrChange w:id="495" w:author="Anh Pham" w:date="2025-11-08T22:35:00Z" w16du:dateUtc="2025-11-08T15:35:00Z">
                  <w:rPr>
                    <w:color w:val="000000"/>
                    <w:sz w:val="24"/>
                  </w:rPr>
                </w:rPrChange>
              </w:rPr>
              <w:lastRenderedPageBreak/>
              <w:t>2021</w:t>
            </w:r>
          </w:p>
        </w:tc>
        <w:tc>
          <w:tcPr>
            <w:tcW w:w="1336" w:type="dxa"/>
            <w:tcBorders>
              <w:top w:val="nil"/>
              <w:left w:val="nil"/>
              <w:bottom w:val="single" w:sz="4" w:space="0" w:color="auto"/>
              <w:right w:val="single" w:sz="4" w:space="0" w:color="auto"/>
            </w:tcBorders>
            <w:noWrap/>
            <w:hideMark/>
          </w:tcPr>
          <w:p w14:paraId="30284154" w14:textId="43D5BE91" w:rsidR="00CB6166" w:rsidRPr="00CB6166" w:rsidRDefault="00CB6166" w:rsidP="00CB6166">
            <w:pPr>
              <w:jc w:val="center"/>
              <w:rPr>
                <w:color w:val="000000"/>
                <w:szCs w:val="28"/>
                <w:rPrChange w:id="496" w:author="Anh Pham" w:date="2025-11-08T22:35:00Z" w16du:dateUtc="2025-11-08T15:35:00Z">
                  <w:rPr>
                    <w:color w:val="000000"/>
                    <w:sz w:val="24"/>
                  </w:rPr>
                </w:rPrChange>
              </w:rPr>
            </w:pPr>
            <w:ins w:id="497" w:author="Anh Pham" w:date="2025-11-08T22:35:00Z" w16du:dateUtc="2025-11-08T15:35:00Z">
              <w:r w:rsidRPr="00021A0B">
                <w:rPr>
                  <w:color w:val="000000"/>
                  <w:szCs w:val="28"/>
                </w:rPr>
                <w:t>1</w:t>
              </w:r>
              <w:r>
                <w:rPr>
                  <w:color w:val="000000"/>
                  <w:szCs w:val="28"/>
                </w:rPr>
                <w:t>.</w:t>
              </w:r>
              <w:r w:rsidRPr="00021A0B">
                <w:rPr>
                  <w:color w:val="000000"/>
                  <w:szCs w:val="28"/>
                </w:rPr>
                <w:t>029</w:t>
              </w:r>
              <w:r>
                <w:rPr>
                  <w:color w:val="000000"/>
                  <w:szCs w:val="28"/>
                </w:rPr>
                <w:t>.</w:t>
              </w:r>
              <w:r w:rsidRPr="00021A0B">
                <w:rPr>
                  <w:color w:val="000000"/>
                  <w:szCs w:val="28"/>
                </w:rPr>
                <w:t>817</w:t>
              </w:r>
            </w:ins>
            <w:del w:id="498" w:author="Anh Pham" w:date="2025-11-08T22:35:00Z" w16du:dateUtc="2025-11-08T15:35:00Z">
              <w:r w:rsidRPr="00CB6166" w:rsidDel="00A53751">
                <w:rPr>
                  <w:color w:val="000000"/>
                  <w:szCs w:val="28"/>
                  <w:rPrChange w:id="499" w:author="Anh Pham" w:date="2025-11-08T22:35:00Z" w16du:dateUtc="2025-11-08T15:35:00Z">
                    <w:rPr>
                      <w:color w:val="000000"/>
                      <w:sz w:val="24"/>
                    </w:rPr>
                  </w:rPrChange>
                </w:rPr>
                <w:delText xml:space="preserve"> 1.029.817 </w:delText>
              </w:r>
            </w:del>
          </w:p>
        </w:tc>
        <w:tc>
          <w:tcPr>
            <w:tcW w:w="1701" w:type="dxa"/>
            <w:vMerge w:val="restart"/>
            <w:tcBorders>
              <w:top w:val="nil"/>
              <w:left w:val="single" w:sz="4" w:space="0" w:color="auto"/>
              <w:bottom w:val="single" w:sz="4" w:space="0" w:color="000000"/>
              <w:right w:val="single" w:sz="4" w:space="0" w:color="auto"/>
            </w:tcBorders>
            <w:noWrap/>
            <w:vAlign w:val="center"/>
            <w:hideMark/>
          </w:tcPr>
          <w:p w14:paraId="135F02B8" w14:textId="77777777" w:rsidR="00CB6166" w:rsidRPr="00CB6166" w:rsidRDefault="00CB6166" w:rsidP="00CB6166">
            <w:pPr>
              <w:jc w:val="center"/>
              <w:rPr>
                <w:color w:val="000000"/>
                <w:szCs w:val="28"/>
                <w:rPrChange w:id="500" w:author="Anh Pham" w:date="2025-11-08T22:35:00Z" w16du:dateUtc="2025-11-08T15:35:00Z">
                  <w:rPr>
                    <w:color w:val="000000"/>
                    <w:sz w:val="24"/>
                  </w:rPr>
                </w:rPrChange>
              </w:rPr>
            </w:pPr>
            <w:r w:rsidRPr="00CB6166">
              <w:rPr>
                <w:color w:val="000000"/>
                <w:szCs w:val="28"/>
                <w:rPrChange w:id="501" w:author="Anh Pham" w:date="2025-11-08T22:35:00Z" w16du:dateUtc="2025-11-08T15:35:00Z">
                  <w:rPr>
                    <w:color w:val="000000"/>
                    <w:sz w:val="24"/>
                  </w:rPr>
                </w:rPrChange>
              </w:rPr>
              <w:t>37,5</w:t>
            </w:r>
          </w:p>
        </w:tc>
        <w:tc>
          <w:tcPr>
            <w:tcW w:w="1559" w:type="dxa"/>
            <w:vMerge w:val="restart"/>
            <w:tcBorders>
              <w:top w:val="nil"/>
              <w:left w:val="single" w:sz="4" w:space="0" w:color="auto"/>
              <w:bottom w:val="single" w:sz="4" w:space="0" w:color="000000"/>
              <w:right w:val="single" w:sz="4" w:space="0" w:color="auto"/>
            </w:tcBorders>
            <w:noWrap/>
            <w:vAlign w:val="center"/>
            <w:hideMark/>
          </w:tcPr>
          <w:p w14:paraId="3EF80018" w14:textId="77777777" w:rsidR="00CB6166" w:rsidRPr="00CB6166" w:rsidRDefault="00CB6166" w:rsidP="00CB6166">
            <w:pPr>
              <w:jc w:val="center"/>
              <w:rPr>
                <w:color w:val="000000"/>
                <w:szCs w:val="28"/>
                <w:rPrChange w:id="502" w:author="Anh Pham" w:date="2025-11-08T22:35:00Z" w16du:dateUtc="2025-11-08T15:35:00Z">
                  <w:rPr>
                    <w:color w:val="000000"/>
                    <w:sz w:val="24"/>
                  </w:rPr>
                </w:rPrChange>
              </w:rPr>
            </w:pPr>
            <w:r w:rsidRPr="00CB6166">
              <w:rPr>
                <w:color w:val="000000"/>
                <w:szCs w:val="28"/>
                <w:rPrChange w:id="503" w:author="Anh Pham" w:date="2025-11-08T22:35:00Z" w16du:dateUtc="2025-11-08T15:35:00Z">
                  <w:rPr>
                    <w:color w:val="000000"/>
                    <w:sz w:val="24"/>
                  </w:rPr>
                </w:rPrChange>
              </w:rPr>
              <w:t>15,3</w:t>
            </w:r>
          </w:p>
        </w:tc>
        <w:tc>
          <w:tcPr>
            <w:tcW w:w="1499" w:type="dxa"/>
            <w:vMerge w:val="restart"/>
            <w:tcBorders>
              <w:top w:val="nil"/>
              <w:left w:val="single" w:sz="4" w:space="0" w:color="auto"/>
              <w:bottom w:val="single" w:sz="4" w:space="0" w:color="000000"/>
              <w:right w:val="single" w:sz="4" w:space="0" w:color="auto"/>
            </w:tcBorders>
            <w:noWrap/>
            <w:vAlign w:val="center"/>
            <w:hideMark/>
          </w:tcPr>
          <w:p w14:paraId="4B287BD9" w14:textId="77777777" w:rsidR="00CB6166" w:rsidRPr="00CB6166" w:rsidRDefault="00CB6166" w:rsidP="00CB6166">
            <w:pPr>
              <w:jc w:val="center"/>
              <w:rPr>
                <w:color w:val="000000"/>
                <w:szCs w:val="28"/>
                <w:rPrChange w:id="504" w:author="Anh Pham" w:date="2025-11-08T22:35:00Z" w16du:dateUtc="2025-11-08T15:35:00Z">
                  <w:rPr>
                    <w:color w:val="000000"/>
                    <w:sz w:val="24"/>
                  </w:rPr>
                </w:rPrChange>
              </w:rPr>
            </w:pPr>
            <w:r w:rsidRPr="00CB6166">
              <w:rPr>
                <w:color w:val="000000"/>
                <w:szCs w:val="28"/>
                <w:rPrChange w:id="505" w:author="Anh Pham" w:date="2025-11-08T22:35:00Z" w16du:dateUtc="2025-11-08T15:35:00Z">
                  <w:rPr>
                    <w:color w:val="000000"/>
                    <w:sz w:val="24"/>
                  </w:rPr>
                </w:rPrChange>
              </w:rPr>
              <w:t>1</w:t>
            </w:r>
          </w:p>
        </w:tc>
        <w:tc>
          <w:tcPr>
            <w:tcW w:w="2208" w:type="dxa"/>
            <w:tcBorders>
              <w:top w:val="single" w:sz="4" w:space="0" w:color="auto"/>
              <w:left w:val="nil"/>
              <w:bottom w:val="single" w:sz="4" w:space="0" w:color="auto"/>
              <w:right w:val="single" w:sz="4" w:space="0" w:color="auto"/>
            </w:tcBorders>
            <w:noWrap/>
            <w:hideMark/>
          </w:tcPr>
          <w:p w14:paraId="6B241995" w14:textId="1C2A3132" w:rsidR="00CB6166" w:rsidRPr="00CB6166" w:rsidRDefault="00CB6166" w:rsidP="00CB6166">
            <w:pPr>
              <w:jc w:val="center"/>
              <w:rPr>
                <w:color w:val="000000"/>
                <w:szCs w:val="28"/>
                <w:rPrChange w:id="506" w:author="Anh Pham" w:date="2025-11-08T22:35:00Z" w16du:dateUtc="2025-11-08T15:35:00Z">
                  <w:rPr>
                    <w:color w:val="000000"/>
                    <w:sz w:val="24"/>
                  </w:rPr>
                </w:rPrChange>
              </w:rPr>
            </w:pPr>
            <w:ins w:id="507" w:author="Anh Pham" w:date="2025-11-08T22:36:00Z" w16du:dateUtc="2025-11-08T15:36:00Z">
              <w:r w:rsidRPr="00CB6166">
                <w:rPr>
                  <w:color w:val="000000"/>
                  <w:szCs w:val="28"/>
                </w:rPr>
                <w:t>2</w:t>
              </w:r>
              <w:r>
                <w:rPr>
                  <w:color w:val="000000"/>
                  <w:szCs w:val="28"/>
                </w:rPr>
                <w:t>.</w:t>
              </w:r>
              <w:r w:rsidRPr="00CB6166">
                <w:rPr>
                  <w:color w:val="000000"/>
                  <w:szCs w:val="28"/>
                </w:rPr>
                <w:t>166,4</w:t>
              </w:r>
              <w:r>
                <w:rPr>
                  <w:color w:val="000000"/>
                  <w:szCs w:val="28"/>
                </w:rPr>
                <w:t>8</w:t>
              </w:r>
            </w:ins>
            <w:del w:id="508" w:author="Anh Pham" w:date="2025-11-08T22:36:00Z" w16du:dateUtc="2025-11-08T15:36:00Z">
              <w:r w:rsidRPr="00CB6166" w:rsidDel="00CB6166">
                <w:rPr>
                  <w:color w:val="000000"/>
                  <w:szCs w:val="28"/>
                  <w:rPrChange w:id="509" w:author="Anh Pham" w:date="2025-11-08T22:35:00Z" w16du:dateUtc="2025-11-08T15:35:00Z">
                    <w:rPr>
                      <w:color w:val="000000"/>
                      <w:sz w:val="24"/>
                    </w:rPr>
                  </w:rPrChange>
                </w:rPr>
                <w:delText xml:space="preserve"> 2.166,48 </w:delText>
              </w:r>
            </w:del>
          </w:p>
        </w:tc>
      </w:tr>
      <w:tr w:rsidR="00CB6166" w:rsidRPr="00CB6166" w14:paraId="7026078C" w14:textId="77777777" w:rsidTr="00844C62">
        <w:trPr>
          <w:trHeight w:val="260"/>
        </w:trPr>
        <w:tc>
          <w:tcPr>
            <w:tcW w:w="846" w:type="dxa"/>
            <w:tcBorders>
              <w:top w:val="nil"/>
              <w:left w:val="single" w:sz="4" w:space="0" w:color="auto"/>
              <w:bottom w:val="single" w:sz="4" w:space="0" w:color="auto"/>
              <w:right w:val="single" w:sz="4" w:space="0" w:color="auto"/>
            </w:tcBorders>
            <w:noWrap/>
            <w:hideMark/>
          </w:tcPr>
          <w:p w14:paraId="204B099D" w14:textId="3EF6E4CE" w:rsidR="00CB6166" w:rsidRPr="00CB6166" w:rsidRDefault="00CB6166" w:rsidP="00CB6166">
            <w:pPr>
              <w:jc w:val="center"/>
              <w:rPr>
                <w:color w:val="000000"/>
                <w:szCs w:val="28"/>
                <w:rPrChange w:id="510" w:author="Anh Pham" w:date="2025-11-08T22:35:00Z" w16du:dateUtc="2025-11-08T15:35:00Z">
                  <w:rPr>
                    <w:color w:val="000000"/>
                    <w:sz w:val="24"/>
                  </w:rPr>
                </w:rPrChange>
              </w:rPr>
            </w:pPr>
            <w:r w:rsidRPr="00CB6166">
              <w:rPr>
                <w:color w:val="000000"/>
                <w:szCs w:val="28"/>
                <w:rPrChange w:id="511" w:author="Anh Pham" w:date="2025-11-08T22:35:00Z" w16du:dateUtc="2025-11-08T15:35:00Z">
                  <w:rPr>
                    <w:color w:val="000000"/>
                    <w:sz w:val="24"/>
                  </w:rPr>
                </w:rPrChange>
              </w:rPr>
              <w:t>2022</w:t>
            </w:r>
          </w:p>
        </w:tc>
        <w:tc>
          <w:tcPr>
            <w:tcW w:w="1336" w:type="dxa"/>
            <w:tcBorders>
              <w:top w:val="nil"/>
              <w:left w:val="nil"/>
              <w:bottom w:val="single" w:sz="4" w:space="0" w:color="auto"/>
              <w:right w:val="single" w:sz="4" w:space="0" w:color="auto"/>
            </w:tcBorders>
            <w:noWrap/>
            <w:hideMark/>
          </w:tcPr>
          <w:p w14:paraId="79BC9011" w14:textId="2F26FED0" w:rsidR="00CB6166" w:rsidRPr="00CB6166" w:rsidRDefault="00CB6166" w:rsidP="00CB6166">
            <w:pPr>
              <w:jc w:val="center"/>
              <w:rPr>
                <w:color w:val="000000"/>
                <w:szCs w:val="28"/>
                <w:rPrChange w:id="512" w:author="Anh Pham" w:date="2025-11-08T22:35:00Z" w16du:dateUtc="2025-11-08T15:35:00Z">
                  <w:rPr>
                    <w:color w:val="000000"/>
                    <w:sz w:val="24"/>
                  </w:rPr>
                </w:rPrChange>
              </w:rPr>
            </w:pPr>
            <w:ins w:id="513" w:author="Anh Pham" w:date="2025-11-08T22:35:00Z" w16du:dateUtc="2025-11-08T15:35:00Z">
              <w:r w:rsidRPr="00882BD4">
                <w:rPr>
                  <w:color w:val="000000"/>
                  <w:szCs w:val="28"/>
                </w:rPr>
                <w:t>1</w:t>
              </w:r>
              <w:r>
                <w:rPr>
                  <w:color w:val="000000"/>
                  <w:szCs w:val="28"/>
                </w:rPr>
                <w:t>.</w:t>
              </w:r>
              <w:r w:rsidRPr="00882BD4">
                <w:rPr>
                  <w:color w:val="000000"/>
                  <w:szCs w:val="28"/>
                </w:rPr>
                <w:t>114</w:t>
              </w:r>
              <w:r>
                <w:rPr>
                  <w:color w:val="000000"/>
                  <w:szCs w:val="28"/>
                </w:rPr>
                <w:t>.</w:t>
              </w:r>
              <w:r w:rsidRPr="00882BD4">
                <w:rPr>
                  <w:color w:val="000000"/>
                  <w:szCs w:val="28"/>
                </w:rPr>
                <w:t xml:space="preserve">326 </w:t>
              </w:r>
            </w:ins>
            <w:del w:id="514" w:author="Anh Pham" w:date="2025-11-08T22:35:00Z" w16du:dateUtc="2025-11-08T15:35:00Z">
              <w:r w:rsidRPr="00CB6166" w:rsidDel="00A53751">
                <w:rPr>
                  <w:color w:val="000000"/>
                  <w:szCs w:val="28"/>
                  <w:rPrChange w:id="515" w:author="Anh Pham" w:date="2025-11-08T22:35:00Z" w16du:dateUtc="2025-11-08T15:35:00Z">
                    <w:rPr>
                      <w:color w:val="000000"/>
                      <w:sz w:val="24"/>
                    </w:rPr>
                  </w:rPrChange>
                </w:rPr>
                <w:delText xml:space="preserve"> 1.108.879 </w:delText>
              </w:r>
            </w:del>
          </w:p>
        </w:tc>
        <w:tc>
          <w:tcPr>
            <w:tcW w:w="1701" w:type="dxa"/>
            <w:vMerge/>
            <w:tcBorders>
              <w:top w:val="nil"/>
              <w:left w:val="single" w:sz="4" w:space="0" w:color="auto"/>
              <w:bottom w:val="single" w:sz="4" w:space="0" w:color="000000"/>
              <w:right w:val="single" w:sz="4" w:space="0" w:color="auto"/>
            </w:tcBorders>
            <w:hideMark/>
          </w:tcPr>
          <w:p w14:paraId="51EFD9AE" w14:textId="77777777" w:rsidR="00CB6166" w:rsidRPr="00CB6166" w:rsidRDefault="00CB6166" w:rsidP="00CB6166">
            <w:pPr>
              <w:jc w:val="center"/>
              <w:rPr>
                <w:color w:val="000000"/>
                <w:szCs w:val="28"/>
                <w:rPrChange w:id="516" w:author="Anh Pham" w:date="2025-11-08T22:35:00Z" w16du:dateUtc="2025-11-08T15:35:00Z">
                  <w:rPr>
                    <w:color w:val="000000"/>
                    <w:sz w:val="24"/>
                  </w:rPr>
                </w:rPrChange>
              </w:rPr>
            </w:pPr>
          </w:p>
        </w:tc>
        <w:tc>
          <w:tcPr>
            <w:tcW w:w="1559" w:type="dxa"/>
            <w:vMerge/>
            <w:tcBorders>
              <w:top w:val="nil"/>
              <w:left w:val="single" w:sz="4" w:space="0" w:color="auto"/>
              <w:bottom w:val="single" w:sz="4" w:space="0" w:color="000000"/>
              <w:right w:val="single" w:sz="4" w:space="0" w:color="auto"/>
            </w:tcBorders>
            <w:hideMark/>
          </w:tcPr>
          <w:p w14:paraId="797ECBA3" w14:textId="77777777" w:rsidR="00CB6166" w:rsidRPr="00CB6166" w:rsidRDefault="00CB6166" w:rsidP="00CB6166">
            <w:pPr>
              <w:jc w:val="center"/>
              <w:rPr>
                <w:color w:val="000000"/>
                <w:szCs w:val="28"/>
                <w:rPrChange w:id="517" w:author="Anh Pham" w:date="2025-11-08T22:35:00Z" w16du:dateUtc="2025-11-08T15:35:00Z">
                  <w:rPr>
                    <w:color w:val="000000"/>
                    <w:sz w:val="24"/>
                  </w:rPr>
                </w:rPrChange>
              </w:rPr>
            </w:pPr>
          </w:p>
        </w:tc>
        <w:tc>
          <w:tcPr>
            <w:tcW w:w="1499" w:type="dxa"/>
            <w:vMerge/>
            <w:tcBorders>
              <w:top w:val="nil"/>
              <w:left w:val="single" w:sz="4" w:space="0" w:color="auto"/>
              <w:bottom w:val="single" w:sz="4" w:space="0" w:color="000000"/>
              <w:right w:val="single" w:sz="4" w:space="0" w:color="auto"/>
            </w:tcBorders>
            <w:hideMark/>
          </w:tcPr>
          <w:p w14:paraId="10572DD8" w14:textId="77777777" w:rsidR="00CB6166" w:rsidRPr="00CB6166" w:rsidRDefault="00CB6166" w:rsidP="00CB6166">
            <w:pPr>
              <w:jc w:val="center"/>
              <w:rPr>
                <w:color w:val="000000"/>
                <w:szCs w:val="28"/>
                <w:rPrChange w:id="518" w:author="Anh Pham" w:date="2025-11-08T22:35:00Z" w16du:dateUtc="2025-11-08T15:35:00Z">
                  <w:rPr>
                    <w:color w:val="000000"/>
                    <w:sz w:val="24"/>
                  </w:rPr>
                </w:rPrChange>
              </w:rPr>
            </w:pPr>
          </w:p>
        </w:tc>
        <w:tc>
          <w:tcPr>
            <w:tcW w:w="2208" w:type="dxa"/>
            <w:tcBorders>
              <w:top w:val="single" w:sz="4" w:space="0" w:color="auto"/>
              <w:left w:val="nil"/>
              <w:bottom w:val="single" w:sz="4" w:space="0" w:color="auto"/>
              <w:right w:val="single" w:sz="4" w:space="0" w:color="auto"/>
            </w:tcBorders>
            <w:noWrap/>
            <w:hideMark/>
          </w:tcPr>
          <w:p w14:paraId="7B86743B" w14:textId="33D9867E" w:rsidR="00CB6166" w:rsidRPr="00CB6166" w:rsidRDefault="00CB6166" w:rsidP="00CB6166">
            <w:pPr>
              <w:jc w:val="center"/>
              <w:rPr>
                <w:color w:val="000000"/>
                <w:szCs w:val="28"/>
                <w:rPrChange w:id="519" w:author="Anh Pham" w:date="2025-11-08T22:35:00Z" w16du:dateUtc="2025-11-08T15:35:00Z">
                  <w:rPr>
                    <w:color w:val="000000"/>
                    <w:sz w:val="24"/>
                  </w:rPr>
                </w:rPrChange>
              </w:rPr>
            </w:pPr>
            <w:ins w:id="520" w:author="Anh Pham" w:date="2025-11-08T22:37:00Z" w16du:dateUtc="2025-11-08T15:37:00Z">
              <w:r w:rsidRPr="00CB6166">
                <w:rPr>
                  <w:color w:val="000000"/>
                  <w:szCs w:val="28"/>
                </w:rPr>
                <w:t>2</w:t>
              </w:r>
              <w:r>
                <w:rPr>
                  <w:color w:val="000000"/>
                  <w:szCs w:val="28"/>
                </w:rPr>
                <w:t>.</w:t>
              </w:r>
              <w:r w:rsidRPr="00CB6166">
                <w:rPr>
                  <w:color w:val="000000"/>
                  <w:szCs w:val="28"/>
                </w:rPr>
                <w:t>344,26</w:t>
              </w:r>
            </w:ins>
            <w:del w:id="521" w:author="Anh Pham" w:date="2025-11-08T22:37:00Z" w16du:dateUtc="2025-11-08T15:37:00Z">
              <w:r w:rsidRPr="00CB6166" w:rsidDel="00CB6166">
                <w:rPr>
                  <w:color w:val="000000"/>
                  <w:szCs w:val="28"/>
                  <w:rPrChange w:id="522" w:author="Anh Pham" w:date="2025-11-08T22:35:00Z" w16du:dateUtc="2025-11-08T15:35:00Z">
                    <w:rPr>
                      <w:color w:val="000000"/>
                      <w:sz w:val="24"/>
                    </w:rPr>
                  </w:rPrChange>
                </w:rPr>
                <w:delText xml:space="preserve"> 2.332,80 </w:delText>
              </w:r>
            </w:del>
          </w:p>
        </w:tc>
      </w:tr>
    </w:tbl>
    <w:p w14:paraId="7DFC7978" w14:textId="77777777" w:rsidR="00865289" w:rsidRDefault="00865289" w:rsidP="00873F5C">
      <w:pPr>
        <w:pStyle w:val="BangHue"/>
      </w:pPr>
    </w:p>
    <w:p w14:paraId="59CCFB49" w14:textId="35C5C333" w:rsidR="00865289" w:rsidRPr="00826D02" w:rsidRDefault="00865289" w:rsidP="00873F5C">
      <w:pPr>
        <w:pStyle w:val="BangHue"/>
      </w:pPr>
      <w:bookmarkStart w:id="523" w:name="_Toc169713688"/>
      <w:bookmarkStart w:id="524" w:name="_Toc213536599"/>
      <w:r>
        <w:t>Bảng 4.</w:t>
      </w:r>
      <w:r>
        <w:fldChar w:fldCharType="begin"/>
      </w:r>
      <w:r>
        <w:instrText xml:space="preserve"> SEQ Bảng_4. \* ARABIC </w:instrText>
      </w:r>
      <w:r>
        <w:fldChar w:fldCharType="separate"/>
      </w:r>
      <w:r w:rsidR="00F56855">
        <w:rPr>
          <w:noProof/>
        </w:rPr>
        <w:t>19</w:t>
      </w:r>
      <w:r>
        <w:rPr>
          <w:noProof/>
        </w:rPr>
        <w:fldChar w:fldCharType="end"/>
      </w:r>
      <w:r>
        <w:t xml:space="preserve">. Tổng phát thải từ quá trình sản xuất </w:t>
      </w:r>
      <w:r w:rsidRPr="00D97841">
        <w:t>Amoniac năm 20</w:t>
      </w:r>
      <w:r w:rsidR="00890815">
        <w:t>21</w:t>
      </w:r>
      <w:r w:rsidRPr="00D97841">
        <w:t xml:space="preserve"> và 202</w:t>
      </w:r>
      <w:bookmarkEnd w:id="523"/>
      <w:r w:rsidR="00890815">
        <w:t>2</w:t>
      </w:r>
      <w:bookmarkEnd w:id="524"/>
    </w:p>
    <w:tbl>
      <w:tblPr>
        <w:tblW w:w="9111" w:type="dxa"/>
        <w:jc w:val="center"/>
        <w:tblLook w:val="04A0" w:firstRow="1" w:lastRow="0" w:firstColumn="1" w:lastColumn="0" w:noHBand="0" w:noVBand="1"/>
      </w:tblPr>
      <w:tblGrid>
        <w:gridCol w:w="4759"/>
        <w:gridCol w:w="2176"/>
        <w:gridCol w:w="2176"/>
      </w:tblGrid>
      <w:tr w:rsidR="00865289" w:rsidRPr="00CB6166" w14:paraId="16222023" w14:textId="77777777" w:rsidTr="00844C62">
        <w:trPr>
          <w:trHeight w:val="840"/>
          <w:jc w:val="center"/>
        </w:trPr>
        <w:tc>
          <w:tcPr>
            <w:tcW w:w="6191"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27D101C1" w14:textId="77777777" w:rsidR="00865289" w:rsidRPr="00CB6166" w:rsidRDefault="00865289" w:rsidP="00844C62">
            <w:pPr>
              <w:jc w:val="center"/>
              <w:rPr>
                <w:b/>
                <w:bCs/>
                <w:color w:val="000000"/>
                <w:szCs w:val="28"/>
                <w:rPrChange w:id="525" w:author="Anh Pham" w:date="2025-11-08T22:35:00Z" w16du:dateUtc="2025-11-08T15:35:00Z">
                  <w:rPr>
                    <w:b/>
                    <w:bCs/>
                    <w:color w:val="000000"/>
                    <w:sz w:val="24"/>
                  </w:rPr>
                </w:rPrChange>
              </w:rPr>
            </w:pPr>
            <w:r w:rsidRPr="00CB6166">
              <w:rPr>
                <w:b/>
                <w:bCs/>
                <w:color w:val="000000"/>
                <w:szCs w:val="28"/>
                <w:rPrChange w:id="526" w:author="Anh Pham" w:date="2025-11-08T22:35:00Z" w16du:dateUtc="2025-11-08T15:35:00Z">
                  <w:rPr>
                    <w:b/>
                    <w:bCs/>
                    <w:color w:val="000000"/>
                    <w:sz w:val="24"/>
                  </w:rPr>
                </w:rPrChange>
              </w:rPr>
              <w:t>Tổng phát thải từ quá trình sản xuất amoniac</w:t>
            </w:r>
          </w:p>
          <w:p w14:paraId="183D019D" w14:textId="77777777" w:rsidR="00865289" w:rsidRPr="00CB6166" w:rsidRDefault="00865289" w:rsidP="00844C62">
            <w:pPr>
              <w:jc w:val="center"/>
              <w:rPr>
                <w:b/>
                <w:bCs/>
                <w:color w:val="000000"/>
                <w:szCs w:val="28"/>
                <w:rPrChange w:id="527" w:author="Anh Pham" w:date="2025-11-08T22:35:00Z" w16du:dateUtc="2025-11-08T15:35:00Z">
                  <w:rPr>
                    <w:b/>
                    <w:bCs/>
                    <w:color w:val="000000"/>
                    <w:sz w:val="24"/>
                  </w:rPr>
                </w:rPrChange>
              </w:rPr>
            </w:pPr>
            <w:r w:rsidRPr="00CB6166">
              <w:rPr>
                <w:b/>
                <w:bCs/>
                <w:color w:val="000000"/>
                <w:szCs w:val="28"/>
                <w:rPrChange w:id="528" w:author="Anh Pham" w:date="2025-11-08T22:35:00Z" w16du:dateUtc="2025-11-08T15:35:00Z">
                  <w:rPr>
                    <w:b/>
                    <w:bCs/>
                    <w:color w:val="000000"/>
                    <w:sz w:val="24"/>
                  </w:rPr>
                </w:rPrChange>
              </w:rPr>
              <w:t>(nghìn tấn CO</w:t>
            </w:r>
            <w:r w:rsidRPr="00CB6166">
              <w:rPr>
                <w:b/>
                <w:bCs/>
                <w:color w:val="000000"/>
                <w:szCs w:val="28"/>
                <w:vertAlign w:val="subscript"/>
                <w:rPrChange w:id="529" w:author="Anh Pham" w:date="2025-11-08T22:35:00Z" w16du:dateUtc="2025-11-08T15:35:00Z">
                  <w:rPr>
                    <w:b/>
                    <w:bCs/>
                    <w:color w:val="000000"/>
                    <w:sz w:val="24"/>
                    <w:vertAlign w:val="subscript"/>
                  </w:rPr>
                </w:rPrChange>
              </w:rPr>
              <w:t>2</w:t>
            </w:r>
            <w:r w:rsidRPr="00CB6166">
              <w:rPr>
                <w:b/>
                <w:bCs/>
                <w:color w:val="000000"/>
                <w:szCs w:val="28"/>
                <w:rPrChange w:id="530" w:author="Anh Pham" w:date="2025-11-08T22:35:00Z" w16du:dateUtc="2025-11-08T15:35:00Z">
                  <w:rPr>
                    <w:b/>
                    <w:bCs/>
                    <w:color w:val="000000"/>
                    <w:sz w:val="24"/>
                  </w:rPr>
                </w:rPrChange>
              </w:rPr>
              <w:t>)</w:t>
            </w:r>
          </w:p>
        </w:tc>
        <w:tc>
          <w:tcPr>
            <w:tcW w:w="1440" w:type="dxa"/>
            <w:tcBorders>
              <w:top w:val="single" w:sz="4" w:space="0" w:color="auto"/>
              <w:left w:val="nil"/>
              <w:bottom w:val="single" w:sz="4" w:space="0" w:color="auto"/>
              <w:right w:val="single" w:sz="4" w:space="0" w:color="auto"/>
            </w:tcBorders>
            <w:shd w:val="clear" w:color="auto" w:fill="E2EFD9"/>
            <w:vAlign w:val="center"/>
            <w:hideMark/>
          </w:tcPr>
          <w:p w14:paraId="777395DC" w14:textId="63C75D56" w:rsidR="00865289" w:rsidRPr="00CB6166" w:rsidRDefault="00865289" w:rsidP="00844C62">
            <w:pPr>
              <w:jc w:val="center"/>
              <w:rPr>
                <w:b/>
                <w:bCs/>
                <w:color w:val="000000"/>
                <w:szCs w:val="28"/>
                <w:rPrChange w:id="531" w:author="Anh Pham" w:date="2025-11-08T22:35:00Z" w16du:dateUtc="2025-11-08T15:35:00Z">
                  <w:rPr>
                    <w:b/>
                    <w:bCs/>
                    <w:color w:val="000000"/>
                    <w:sz w:val="24"/>
                  </w:rPr>
                </w:rPrChange>
              </w:rPr>
            </w:pPr>
            <w:r w:rsidRPr="00CB6166">
              <w:rPr>
                <w:b/>
                <w:bCs/>
                <w:color w:val="000000"/>
                <w:szCs w:val="28"/>
                <w:rPrChange w:id="532" w:author="Anh Pham" w:date="2025-11-08T22:35:00Z" w16du:dateUtc="2025-11-08T15:35:00Z">
                  <w:rPr>
                    <w:b/>
                    <w:bCs/>
                    <w:color w:val="000000"/>
                    <w:sz w:val="24"/>
                  </w:rPr>
                </w:rPrChange>
              </w:rPr>
              <w:t>20</w:t>
            </w:r>
            <w:r w:rsidR="00890815" w:rsidRPr="00CB6166">
              <w:rPr>
                <w:b/>
                <w:bCs/>
                <w:color w:val="000000"/>
                <w:szCs w:val="28"/>
                <w:rPrChange w:id="533" w:author="Anh Pham" w:date="2025-11-08T22:35:00Z" w16du:dateUtc="2025-11-08T15:35:00Z">
                  <w:rPr>
                    <w:b/>
                    <w:bCs/>
                    <w:color w:val="000000"/>
                    <w:sz w:val="24"/>
                  </w:rPr>
                </w:rPrChange>
              </w:rPr>
              <w:t>21</w:t>
            </w:r>
          </w:p>
        </w:tc>
        <w:tc>
          <w:tcPr>
            <w:tcW w:w="1480" w:type="dxa"/>
            <w:tcBorders>
              <w:top w:val="single" w:sz="4" w:space="0" w:color="auto"/>
              <w:left w:val="nil"/>
              <w:bottom w:val="single" w:sz="4" w:space="0" w:color="auto"/>
              <w:right w:val="single" w:sz="4" w:space="0" w:color="auto"/>
            </w:tcBorders>
            <w:shd w:val="clear" w:color="auto" w:fill="E2EFD9"/>
            <w:vAlign w:val="center"/>
            <w:hideMark/>
          </w:tcPr>
          <w:p w14:paraId="2849111C" w14:textId="34405068" w:rsidR="00865289" w:rsidRPr="00CB6166" w:rsidRDefault="00865289" w:rsidP="00844C62">
            <w:pPr>
              <w:jc w:val="center"/>
              <w:rPr>
                <w:b/>
                <w:bCs/>
                <w:color w:val="000000"/>
                <w:szCs w:val="28"/>
                <w:rPrChange w:id="534" w:author="Anh Pham" w:date="2025-11-08T22:35:00Z" w16du:dateUtc="2025-11-08T15:35:00Z">
                  <w:rPr>
                    <w:b/>
                    <w:bCs/>
                    <w:color w:val="000000"/>
                    <w:sz w:val="24"/>
                  </w:rPr>
                </w:rPrChange>
              </w:rPr>
            </w:pPr>
            <w:r w:rsidRPr="00CB6166">
              <w:rPr>
                <w:b/>
                <w:bCs/>
                <w:color w:val="000000"/>
                <w:szCs w:val="28"/>
                <w:rPrChange w:id="535" w:author="Anh Pham" w:date="2025-11-08T22:35:00Z" w16du:dateUtc="2025-11-08T15:35:00Z">
                  <w:rPr>
                    <w:b/>
                    <w:bCs/>
                    <w:color w:val="000000"/>
                    <w:sz w:val="24"/>
                  </w:rPr>
                </w:rPrChange>
              </w:rPr>
              <w:t>202</w:t>
            </w:r>
            <w:r w:rsidR="00890815" w:rsidRPr="00CB6166">
              <w:rPr>
                <w:b/>
                <w:bCs/>
                <w:color w:val="000000"/>
                <w:szCs w:val="28"/>
                <w:rPrChange w:id="536" w:author="Anh Pham" w:date="2025-11-08T22:35:00Z" w16du:dateUtc="2025-11-08T15:35:00Z">
                  <w:rPr>
                    <w:b/>
                    <w:bCs/>
                    <w:color w:val="000000"/>
                    <w:sz w:val="24"/>
                  </w:rPr>
                </w:rPrChange>
              </w:rPr>
              <w:t>2</w:t>
            </w:r>
          </w:p>
        </w:tc>
      </w:tr>
      <w:tr w:rsidR="00865289" w:rsidRPr="00CB6166" w14:paraId="487DC0A4" w14:textId="77777777" w:rsidTr="00844C62">
        <w:trPr>
          <w:trHeight w:val="469"/>
          <w:jc w:val="center"/>
        </w:trPr>
        <w:tc>
          <w:tcPr>
            <w:tcW w:w="6191" w:type="dxa"/>
            <w:tcBorders>
              <w:top w:val="nil"/>
              <w:left w:val="single" w:sz="4" w:space="0" w:color="auto"/>
              <w:bottom w:val="single" w:sz="4" w:space="0" w:color="auto"/>
              <w:right w:val="single" w:sz="4" w:space="0" w:color="auto"/>
            </w:tcBorders>
            <w:vAlign w:val="bottom"/>
            <w:hideMark/>
          </w:tcPr>
          <w:p w14:paraId="3637A4B3" w14:textId="77777777" w:rsidR="00865289" w:rsidRPr="00CB6166" w:rsidRDefault="00865289" w:rsidP="00844C62">
            <w:pPr>
              <w:jc w:val="center"/>
              <w:rPr>
                <w:color w:val="000000"/>
                <w:szCs w:val="28"/>
                <w:rPrChange w:id="537" w:author="Anh Pham" w:date="2025-11-08T22:35:00Z" w16du:dateUtc="2025-11-08T15:35:00Z">
                  <w:rPr>
                    <w:color w:val="000000"/>
                    <w:sz w:val="24"/>
                  </w:rPr>
                </w:rPrChange>
              </w:rPr>
            </w:pPr>
            <w:r w:rsidRPr="00CB6166">
              <w:rPr>
                <w:color w:val="000000"/>
                <w:szCs w:val="28"/>
                <w:rPrChange w:id="538" w:author="Anh Pham" w:date="2025-11-08T22:35:00Z" w16du:dateUtc="2025-11-08T15:35:00Z">
                  <w:rPr>
                    <w:color w:val="000000"/>
                    <w:sz w:val="24"/>
                  </w:rPr>
                </w:rPrChange>
              </w:rPr>
              <w:t>Amoniac sản xuất từ than (partial oxidation)</w:t>
            </w:r>
          </w:p>
        </w:tc>
        <w:tc>
          <w:tcPr>
            <w:tcW w:w="1440" w:type="dxa"/>
            <w:tcBorders>
              <w:top w:val="nil"/>
              <w:left w:val="nil"/>
              <w:bottom w:val="single" w:sz="4" w:space="0" w:color="auto"/>
              <w:right w:val="single" w:sz="4" w:space="0" w:color="auto"/>
            </w:tcBorders>
            <w:noWrap/>
            <w:vAlign w:val="bottom"/>
            <w:hideMark/>
          </w:tcPr>
          <w:p w14:paraId="0FB63388" w14:textId="4559409A" w:rsidR="00865289" w:rsidRPr="00CB6166" w:rsidRDefault="00670B08" w:rsidP="00844C62">
            <w:pPr>
              <w:jc w:val="center"/>
              <w:rPr>
                <w:color w:val="000000"/>
                <w:szCs w:val="28"/>
                <w:rPrChange w:id="539" w:author="Anh Pham" w:date="2025-11-08T22:35:00Z" w16du:dateUtc="2025-11-08T15:35:00Z">
                  <w:rPr>
                    <w:color w:val="000000"/>
                    <w:sz w:val="24"/>
                  </w:rPr>
                </w:rPrChange>
              </w:rPr>
            </w:pPr>
            <w:ins w:id="540" w:author="Anh Pham" w:date="2025-11-08T22:37:00Z" w16du:dateUtc="2025-11-08T15:37:00Z">
              <w:r w:rsidRPr="00CB6166">
                <w:rPr>
                  <w:color w:val="000000"/>
                  <w:szCs w:val="28"/>
                </w:rPr>
                <w:t>1</w:t>
              </w:r>
              <w:r>
                <w:rPr>
                  <w:color w:val="000000"/>
                  <w:szCs w:val="28"/>
                </w:rPr>
                <w:t>.</w:t>
              </w:r>
              <w:r w:rsidRPr="00CB6166">
                <w:rPr>
                  <w:color w:val="000000"/>
                  <w:szCs w:val="28"/>
                </w:rPr>
                <w:t>660,68</w:t>
              </w:r>
            </w:ins>
            <w:del w:id="541" w:author="Anh Pham" w:date="2025-11-08T22:37:00Z" w16du:dateUtc="2025-11-08T15:37:00Z">
              <w:r w:rsidR="00890815" w:rsidRPr="00CB6166" w:rsidDel="00670B08">
                <w:rPr>
                  <w:color w:val="000000"/>
                  <w:szCs w:val="28"/>
                  <w:rPrChange w:id="542" w:author="Anh Pham" w:date="2025-11-08T22:35:00Z" w16du:dateUtc="2025-11-08T15:35:00Z">
                    <w:rPr>
                      <w:color w:val="000000"/>
                      <w:sz w:val="24"/>
                    </w:rPr>
                  </w:rPrChange>
                </w:rPr>
                <w:delText>1.592,34</w:delText>
              </w:r>
            </w:del>
          </w:p>
        </w:tc>
        <w:tc>
          <w:tcPr>
            <w:tcW w:w="1480" w:type="dxa"/>
            <w:tcBorders>
              <w:top w:val="nil"/>
              <w:left w:val="nil"/>
              <w:bottom w:val="single" w:sz="4" w:space="0" w:color="auto"/>
              <w:right w:val="single" w:sz="4" w:space="0" w:color="auto"/>
            </w:tcBorders>
            <w:noWrap/>
            <w:vAlign w:val="bottom"/>
            <w:hideMark/>
          </w:tcPr>
          <w:p w14:paraId="5BE3AD57" w14:textId="469B0050" w:rsidR="00865289" w:rsidRPr="00CB6166" w:rsidRDefault="00670B08" w:rsidP="00844C62">
            <w:pPr>
              <w:jc w:val="center"/>
              <w:rPr>
                <w:color w:val="000000"/>
                <w:szCs w:val="28"/>
                <w:rPrChange w:id="543" w:author="Anh Pham" w:date="2025-11-08T22:35:00Z" w16du:dateUtc="2025-11-08T15:35:00Z">
                  <w:rPr>
                    <w:color w:val="000000"/>
                    <w:sz w:val="24"/>
                  </w:rPr>
                </w:rPrChange>
              </w:rPr>
            </w:pPr>
            <w:ins w:id="544" w:author="Anh Pham" w:date="2025-11-08T22:37:00Z" w16du:dateUtc="2025-11-08T15:37:00Z">
              <w:r w:rsidRPr="00CB6166">
                <w:rPr>
                  <w:color w:val="000000"/>
                  <w:szCs w:val="28"/>
                </w:rPr>
                <w:t>1</w:t>
              </w:r>
              <w:r>
                <w:rPr>
                  <w:color w:val="000000"/>
                  <w:szCs w:val="28"/>
                </w:rPr>
                <w:t>.</w:t>
              </w:r>
              <w:r w:rsidRPr="00CB6166">
                <w:rPr>
                  <w:color w:val="000000"/>
                  <w:szCs w:val="28"/>
                </w:rPr>
                <w:t>661,8</w:t>
              </w:r>
              <w:r>
                <w:rPr>
                  <w:color w:val="000000"/>
                  <w:szCs w:val="28"/>
                </w:rPr>
                <w:t>9</w:t>
              </w:r>
            </w:ins>
            <w:del w:id="545" w:author="Anh Pham" w:date="2025-11-08T22:37:00Z" w16du:dateUtc="2025-11-08T15:37:00Z">
              <w:r w:rsidR="00890815" w:rsidRPr="00CB6166" w:rsidDel="00670B08">
                <w:rPr>
                  <w:color w:val="000000"/>
                  <w:szCs w:val="28"/>
                  <w:rPrChange w:id="546" w:author="Anh Pham" w:date="2025-11-08T22:35:00Z" w16du:dateUtc="2025-11-08T15:35:00Z">
                    <w:rPr>
                      <w:color w:val="000000"/>
                      <w:sz w:val="24"/>
                    </w:rPr>
                  </w:rPrChange>
                </w:rPr>
                <w:delText>1.528,98</w:delText>
              </w:r>
            </w:del>
          </w:p>
        </w:tc>
      </w:tr>
      <w:tr w:rsidR="00865289" w:rsidRPr="00CB6166" w14:paraId="503C226E" w14:textId="77777777" w:rsidTr="00844C62">
        <w:trPr>
          <w:trHeight w:val="420"/>
          <w:jc w:val="center"/>
        </w:trPr>
        <w:tc>
          <w:tcPr>
            <w:tcW w:w="6191" w:type="dxa"/>
            <w:tcBorders>
              <w:top w:val="nil"/>
              <w:left w:val="single" w:sz="4" w:space="0" w:color="auto"/>
              <w:bottom w:val="single" w:sz="4" w:space="0" w:color="auto"/>
              <w:right w:val="single" w:sz="4" w:space="0" w:color="auto"/>
            </w:tcBorders>
            <w:vAlign w:val="bottom"/>
            <w:hideMark/>
          </w:tcPr>
          <w:p w14:paraId="1B542BD9" w14:textId="77777777" w:rsidR="00865289" w:rsidRPr="00CB6166" w:rsidRDefault="00865289" w:rsidP="00844C62">
            <w:pPr>
              <w:jc w:val="center"/>
              <w:rPr>
                <w:color w:val="000000"/>
                <w:szCs w:val="28"/>
                <w:rPrChange w:id="547" w:author="Anh Pham" w:date="2025-11-08T22:35:00Z" w16du:dateUtc="2025-11-08T15:35:00Z">
                  <w:rPr>
                    <w:color w:val="000000"/>
                    <w:sz w:val="24"/>
                  </w:rPr>
                </w:rPrChange>
              </w:rPr>
            </w:pPr>
            <w:r w:rsidRPr="00CB6166">
              <w:rPr>
                <w:color w:val="000000"/>
                <w:szCs w:val="28"/>
                <w:rPrChange w:id="548" w:author="Anh Pham" w:date="2025-11-08T22:35:00Z" w16du:dateUtc="2025-11-08T15:35:00Z">
                  <w:rPr>
                    <w:color w:val="000000"/>
                    <w:sz w:val="24"/>
                  </w:rPr>
                </w:rPrChange>
              </w:rPr>
              <w:t>Amoniac sản xuất từ khí (steam reforming)</w:t>
            </w:r>
          </w:p>
        </w:tc>
        <w:tc>
          <w:tcPr>
            <w:tcW w:w="1440" w:type="dxa"/>
            <w:tcBorders>
              <w:top w:val="nil"/>
              <w:left w:val="nil"/>
              <w:bottom w:val="single" w:sz="4" w:space="0" w:color="auto"/>
              <w:right w:val="single" w:sz="4" w:space="0" w:color="auto"/>
            </w:tcBorders>
            <w:noWrap/>
            <w:vAlign w:val="bottom"/>
            <w:hideMark/>
          </w:tcPr>
          <w:p w14:paraId="0722D643" w14:textId="78133720" w:rsidR="00865289" w:rsidRPr="00CB6166" w:rsidRDefault="00670B08" w:rsidP="00844C62">
            <w:pPr>
              <w:jc w:val="center"/>
              <w:rPr>
                <w:color w:val="000000"/>
                <w:szCs w:val="28"/>
                <w:rPrChange w:id="549" w:author="Anh Pham" w:date="2025-11-08T22:35:00Z" w16du:dateUtc="2025-11-08T15:35:00Z">
                  <w:rPr>
                    <w:color w:val="000000"/>
                    <w:sz w:val="24"/>
                  </w:rPr>
                </w:rPrChange>
              </w:rPr>
            </w:pPr>
            <w:ins w:id="550" w:author="Anh Pham" w:date="2025-11-08T22:37:00Z" w16du:dateUtc="2025-11-08T15:37:00Z">
              <w:r w:rsidRPr="00CB6166">
                <w:rPr>
                  <w:color w:val="000000"/>
                  <w:szCs w:val="28"/>
                </w:rPr>
                <w:t>2</w:t>
              </w:r>
              <w:r>
                <w:rPr>
                  <w:color w:val="000000"/>
                  <w:szCs w:val="28"/>
                </w:rPr>
                <w:t>.</w:t>
              </w:r>
              <w:r w:rsidRPr="00CB6166">
                <w:rPr>
                  <w:color w:val="000000"/>
                  <w:szCs w:val="28"/>
                </w:rPr>
                <w:t>166,4</w:t>
              </w:r>
              <w:r>
                <w:rPr>
                  <w:color w:val="000000"/>
                  <w:szCs w:val="28"/>
                </w:rPr>
                <w:t>8</w:t>
              </w:r>
            </w:ins>
            <w:del w:id="551" w:author="Anh Pham" w:date="2025-11-08T22:37:00Z" w16du:dateUtc="2025-11-08T15:37:00Z">
              <w:r w:rsidR="00890815" w:rsidRPr="00CB6166" w:rsidDel="00670B08">
                <w:rPr>
                  <w:color w:val="000000"/>
                  <w:szCs w:val="28"/>
                  <w:rPrChange w:id="552" w:author="Anh Pham" w:date="2025-11-08T22:35:00Z" w16du:dateUtc="2025-11-08T15:35:00Z">
                    <w:rPr>
                      <w:color w:val="000000"/>
                      <w:sz w:val="24"/>
                    </w:rPr>
                  </w:rPrChange>
                </w:rPr>
                <w:delText>2.166,48</w:delText>
              </w:r>
            </w:del>
          </w:p>
        </w:tc>
        <w:tc>
          <w:tcPr>
            <w:tcW w:w="1480" w:type="dxa"/>
            <w:tcBorders>
              <w:top w:val="nil"/>
              <w:left w:val="nil"/>
              <w:bottom w:val="single" w:sz="4" w:space="0" w:color="auto"/>
              <w:right w:val="single" w:sz="4" w:space="0" w:color="auto"/>
            </w:tcBorders>
            <w:noWrap/>
            <w:vAlign w:val="bottom"/>
            <w:hideMark/>
          </w:tcPr>
          <w:p w14:paraId="5E82852E" w14:textId="0EBDBEBF" w:rsidR="00865289" w:rsidRPr="00CB6166" w:rsidRDefault="00670B08" w:rsidP="00844C62">
            <w:pPr>
              <w:jc w:val="center"/>
              <w:rPr>
                <w:color w:val="000000"/>
                <w:szCs w:val="28"/>
                <w:rPrChange w:id="553" w:author="Anh Pham" w:date="2025-11-08T22:35:00Z" w16du:dateUtc="2025-11-08T15:35:00Z">
                  <w:rPr>
                    <w:color w:val="000000"/>
                    <w:sz w:val="24"/>
                  </w:rPr>
                </w:rPrChange>
              </w:rPr>
            </w:pPr>
            <w:ins w:id="554" w:author="Anh Pham" w:date="2025-11-08T22:37:00Z" w16du:dateUtc="2025-11-08T15:37:00Z">
              <w:r w:rsidRPr="00CB6166">
                <w:rPr>
                  <w:color w:val="000000"/>
                  <w:szCs w:val="28"/>
                </w:rPr>
                <w:t>2</w:t>
              </w:r>
              <w:r>
                <w:rPr>
                  <w:color w:val="000000"/>
                  <w:szCs w:val="28"/>
                </w:rPr>
                <w:t>.</w:t>
              </w:r>
              <w:r w:rsidRPr="00CB6166">
                <w:rPr>
                  <w:color w:val="000000"/>
                  <w:szCs w:val="28"/>
                </w:rPr>
                <w:t>344,26</w:t>
              </w:r>
            </w:ins>
            <w:del w:id="555" w:author="Anh Pham" w:date="2025-11-08T22:37:00Z" w16du:dateUtc="2025-11-08T15:37:00Z">
              <w:r w:rsidR="00890815" w:rsidRPr="00CB6166" w:rsidDel="00670B08">
                <w:rPr>
                  <w:color w:val="000000"/>
                  <w:szCs w:val="28"/>
                  <w:rPrChange w:id="556" w:author="Anh Pham" w:date="2025-11-08T22:35:00Z" w16du:dateUtc="2025-11-08T15:35:00Z">
                    <w:rPr>
                      <w:color w:val="000000"/>
                      <w:sz w:val="24"/>
                    </w:rPr>
                  </w:rPrChange>
                </w:rPr>
                <w:delText>2.332,80</w:delText>
              </w:r>
            </w:del>
          </w:p>
        </w:tc>
      </w:tr>
      <w:tr w:rsidR="00885D0E" w:rsidRPr="00CB6166" w14:paraId="4212BCCC" w14:textId="77777777" w:rsidTr="00B1543A">
        <w:trPr>
          <w:trHeight w:val="290"/>
          <w:jc w:val="center"/>
        </w:trPr>
        <w:tc>
          <w:tcPr>
            <w:tcW w:w="6191" w:type="dxa"/>
            <w:tcBorders>
              <w:top w:val="nil"/>
              <w:left w:val="single" w:sz="4" w:space="0" w:color="auto"/>
              <w:bottom w:val="single" w:sz="4" w:space="0" w:color="auto"/>
              <w:right w:val="single" w:sz="4" w:space="0" w:color="auto"/>
            </w:tcBorders>
            <w:vAlign w:val="center"/>
            <w:hideMark/>
          </w:tcPr>
          <w:p w14:paraId="2E01C54E" w14:textId="77777777" w:rsidR="00885D0E" w:rsidRPr="00CB6166" w:rsidRDefault="00885D0E" w:rsidP="00885D0E">
            <w:pPr>
              <w:jc w:val="center"/>
              <w:rPr>
                <w:b/>
                <w:bCs/>
                <w:color w:val="000000"/>
                <w:szCs w:val="28"/>
                <w:rPrChange w:id="557" w:author="Anh Pham" w:date="2025-11-08T22:35:00Z" w16du:dateUtc="2025-11-08T15:35:00Z">
                  <w:rPr>
                    <w:b/>
                    <w:bCs/>
                    <w:color w:val="000000"/>
                    <w:sz w:val="24"/>
                  </w:rPr>
                </w:rPrChange>
              </w:rPr>
            </w:pPr>
            <w:r w:rsidRPr="00CB6166">
              <w:rPr>
                <w:b/>
                <w:bCs/>
                <w:color w:val="000000"/>
                <w:szCs w:val="28"/>
                <w:rPrChange w:id="558" w:author="Anh Pham" w:date="2025-11-08T22:35:00Z" w16du:dateUtc="2025-11-08T15:35:00Z">
                  <w:rPr>
                    <w:b/>
                    <w:bCs/>
                    <w:color w:val="000000"/>
                    <w:sz w:val="24"/>
                  </w:rPr>
                </w:rPrChange>
              </w:rPr>
              <w:t>Tổng</w:t>
            </w:r>
          </w:p>
        </w:tc>
        <w:tc>
          <w:tcPr>
            <w:tcW w:w="1440" w:type="dxa"/>
            <w:tcBorders>
              <w:top w:val="nil"/>
              <w:left w:val="nil"/>
              <w:bottom w:val="single" w:sz="4" w:space="0" w:color="auto"/>
              <w:right w:val="single" w:sz="4" w:space="0" w:color="auto"/>
            </w:tcBorders>
            <w:noWrap/>
            <w:hideMark/>
          </w:tcPr>
          <w:p w14:paraId="14FB1808" w14:textId="53A28D7A" w:rsidR="00885D0E" w:rsidRPr="00CB6166" w:rsidRDefault="00670B08" w:rsidP="00885D0E">
            <w:pPr>
              <w:jc w:val="center"/>
              <w:rPr>
                <w:b/>
                <w:bCs/>
                <w:color w:val="000000"/>
                <w:szCs w:val="28"/>
                <w:rPrChange w:id="559" w:author="Anh Pham" w:date="2025-11-08T22:35:00Z" w16du:dateUtc="2025-11-08T15:35:00Z">
                  <w:rPr>
                    <w:b/>
                    <w:bCs/>
                    <w:color w:val="000000"/>
                    <w:sz w:val="24"/>
                  </w:rPr>
                </w:rPrChange>
              </w:rPr>
            </w:pPr>
            <w:ins w:id="560" w:author="Anh Pham" w:date="2025-11-08T22:38:00Z" w16du:dateUtc="2025-11-08T15:38:00Z">
              <w:r w:rsidRPr="00670B08">
                <w:rPr>
                  <w:b/>
                  <w:bCs/>
                  <w:color w:val="000000"/>
                  <w:szCs w:val="28"/>
                </w:rPr>
                <w:t>3</w:t>
              </w:r>
              <w:r>
                <w:rPr>
                  <w:b/>
                  <w:bCs/>
                  <w:color w:val="000000"/>
                  <w:szCs w:val="28"/>
                </w:rPr>
                <w:t>.</w:t>
              </w:r>
              <w:r w:rsidRPr="00670B08">
                <w:rPr>
                  <w:b/>
                  <w:bCs/>
                  <w:color w:val="000000"/>
                  <w:szCs w:val="28"/>
                </w:rPr>
                <w:t>827</w:t>
              </w:r>
              <w:r>
                <w:rPr>
                  <w:b/>
                  <w:bCs/>
                  <w:color w:val="000000"/>
                  <w:szCs w:val="28"/>
                </w:rPr>
                <w:t>,</w:t>
              </w:r>
              <w:r w:rsidRPr="00670B08">
                <w:rPr>
                  <w:b/>
                  <w:bCs/>
                  <w:color w:val="000000"/>
                  <w:szCs w:val="28"/>
                </w:rPr>
                <w:t>16</w:t>
              </w:r>
            </w:ins>
            <w:del w:id="561" w:author="Anh Pham" w:date="2025-11-08T22:38:00Z" w16du:dateUtc="2025-11-08T15:38:00Z">
              <w:r w:rsidR="00885D0E" w:rsidRPr="00CB6166" w:rsidDel="00670B08">
                <w:rPr>
                  <w:b/>
                  <w:bCs/>
                  <w:color w:val="000000"/>
                  <w:szCs w:val="28"/>
                  <w:rPrChange w:id="562" w:author="Anh Pham" w:date="2025-11-08T22:35:00Z" w16du:dateUtc="2025-11-08T15:35:00Z">
                    <w:rPr>
                      <w:b/>
                      <w:bCs/>
                      <w:color w:val="000000"/>
                      <w:sz w:val="24"/>
                    </w:rPr>
                  </w:rPrChange>
                </w:rPr>
                <w:delText>3</w:delText>
              </w:r>
              <w:r w:rsidR="00DA2A5E" w:rsidRPr="00CB6166" w:rsidDel="00670B08">
                <w:rPr>
                  <w:b/>
                  <w:bCs/>
                  <w:color w:val="000000"/>
                  <w:szCs w:val="28"/>
                  <w:rPrChange w:id="563" w:author="Anh Pham" w:date="2025-11-08T22:35:00Z" w16du:dateUtc="2025-11-08T15:35:00Z">
                    <w:rPr>
                      <w:b/>
                      <w:bCs/>
                      <w:color w:val="000000"/>
                      <w:sz w:val="24"/>
                    </w:rPr>
                  </w:rPrChange>
                </w:rPr>
                <w:delText>.</w:delText>
              </w:r>
              <w:r w:rsidR="00885D0E" w:rsidRPr="00CB6166" w:rsidDel="00670B08">
                <w:rPr>
                  <w:b/>
                  <w:bCs/>
                  <w:color w:val="000000"/>
                  <w:szCs w:val="28"/>
                  <w:rPrChange w:id="564" w:author="Anh Pham" w:date="2025-11-08T22:35:00Z" w16du:dateUtc="2025-11-08T15:35:00Z">
                    <w:rPr>
                      <w:b/>
                      <w:bCs/>
                      <w:color w:val="000000"/>
                      <w:sz w:val="24"/>
                    </w:rPr>
                  </w:rPrChange>
                </w:rPr>
                <w:delText>758</w:delText>
              </w:r>
              <w:r w:rsidR="00DA2A5E" w:rsidRPr="00CB6166" w:rsidDel="00670B08">
                <w:rPr>
                  <w:b/>
                  <w:bCs/>
                  <w:color w:val="000000"/>
                  <w:szCs w:val="28"/>
                  <w:rPrChange w:id="565" w:author="Anh Pham" w:date="2025-11-08T22:35:00Z" w16du:dateUtc="2025-11-08T15:35:00Z">
                    <w:rPr>
                      <w:b/>
                      <w:bCs/>
                      <w:color w:val="000000"/>
                      <w:sz w:val="24"/>
                    </w:rPr>
                  </w:rPrChange>
                </w:rPr>
                <w:delText>,</w:delText>
              </w:r>
              <w:r w:rsidR="00885D0E" w:rsidRPr="00CB6166" w:rsidDel="00670B08">
                <w:rPr>
                  <w:b/>
                  <w:bCs/>
                  <w:color w:val="000000"/>
                  <w:szCs w:val="28"/>
                  <w:rPrChange w:id="566" w:author="Anh Pham" w:date="2025-11-08T22:35:00Z" w16du:dateUtc="2025-11-08T15:35:00Z">
                    <w:rPr>
                      <w:b/>
                      <w:bCs/>
                      <w:color w:val="000000"/>
                      <w:sz w:val="24"/>
                    </w:rPr>
                  </w:rPrChange>
                </w:rPr>
                <w:delText>82</w:delText>
              </w:r>
            </w:del>
          </w:p>
        </w:tc>
        <w:tc>
          <w:tcPr>
            <w:tcW w:w="1480" w:type="dxa"/>
            <w:tcBorders>
              <w:top w:val="nil"/>
              <w:left w:val="nil"/>
              <w:bottom w:val="single" w:sz="4" w:space="0" w:color="auto"/>
              <w:right w:val="single" w:sz="4" w:space="0" w:color="auto"/>
            </w:tcBorders>
            <w:noWrap/>
            <w:hideMark/>
          </w:tcPr>
          <w:p w14:paraId="7FD5A473" w14:textId="213580B5" w:rsidR="00885D0E" w:rsidRPr="00CB6166" w:rsidRDefault="00670B08" w:rsidP="00885D0E">
            <w:pPr>
              <w:jc w:val="center"/>
              <w:rPr>
                <w:b/>
                <w:bCs/>
                <w:color w:val="000000"/>
                <w:szCs w:val="28"/>
                <w:rPrChange w:id="567" w:author="Anh Pham" w:date="2025-11-08T22:35:00Z" w16du:dateUtc="2025-11-08T15:35:00Z">
                  <w:rPr>
                    <w:b/>
                    <w:bCs/>
                    <w:color w:val="000000"/>
                    <w:sz w:val="24"/>
                  </w:rPr>
                </w:rPrChange>
              </w:rPr>
            </w:pPr>
            <w:ins w:id="568" w:author="Anh Pham" w:date="2025-11-08T22:39:00Z" w16du:dateUtc="2025-11-08T15:39:00Z">
              <w:r w:rsidRPr="00670B08">
                <w:rPr>
                  <w:b/>
                  <w:bCs/>
                  <w:color w:val="000000"/>
                  <w:szCs w:val="28"/>
                </w:rPr>
                <w:t>4</w:t>
              </w:r>
              <w:r>
                <w:rPr>
                  <w:b/>
                  <w:bCs/>
                  <w:color w:val="000000"/>
                  <w:szCs w:val="28"/>
                </w:rPr>
                <w:t>.</w:t>
              </w:r>
              <w:r w:rsidRPr="00670B08">
                <w:rPr>
                  <w:b/>
                  <w:bCs/>
                  <w:color w:val="000000"/>
                  <w:szCs w:val="28"/>
                </w:rPr>
                <w:t>006</w:t>
              </w:r>
              <w:r>
                <w:rPr>
                  <w:b/>
                  <w:bCs/>
                  <w:color w:val="000000"/>
                  <w:szCs w:val="28"/>
                </w:rPr>
                <w:t>,</w:t>
              </w:r>
              <w:r w:rsidRPr="00670B08">
                <w:rPr>
                  <w:b/>
                  <w:bCs/>
                  <w:color w:val="000000"/>
                  <w:szCs w:val="28"/>
                </w:rPr>
                <w:t>15</w:t>
              </w:r>
            </w:ins>
            <w:del w:id="569" w:author="Anh Pham" w:date="2025-11-08T22:39:00Z" w16du:dateUtc="2025-11-08T15:39:00Z">
              <w:r w:rsidR="00885D0E" w:rsidRPr="00CB6166" w:rsidDel="00670B08">
                <w:rPr>
                  <w:b/>
                  <w:bCs/>
                  <w:color w:val="000000"/>
                  <w:szCs w:val="28"/>
                  <w:rPrChange w:id="570" w:author="Anh Pham" w:date="2025-11-08T22:35:00Z" w16du:dateUtc="2025-11-08T15:35:00Z">
                    <w:rPr>
                      <w:b/>
                      <w:bCs/>
                      <w:color w:val="000000"/>
                      <w:sz w:val="24"/>
                    </w:rPr>
                  </w:rPrChange>
                </w:rPr>
                <w:delText>3</w:delText>
              </w:r>
              <w:r w:rsidR="00DA2A5E" w:rsidRPr="00CB6166" w:rsidDel="00670B08">
                <w:rPr>
                  <w:b/>
                  <w:bCs/>
                  <w:color w:val="000000"/>
                  <w:szCs w:val="28"/>
                  <w:rPrChange w:id="571" w:author="Anh Pham" w:date="2025-11-08T22:35:00Z" w16du:dateUtc="2025-11-08T15:35:00Z">
                    <w:rPr>
                      <w:b/>
                      <w:bCs/>
                      <w:color w:val="000000"/>
                      <w:sz w:val="24"/>
                    </w:rPr>
                  </w:rPrChange>
                </w:rPr>
                <w:delText>.</w:delText>
              </w:r>
              <w:r w:rsidR="00885D0E" w:rsidRPr="00CB6166" w:rsidDel="00670B08">
                <w:rPr>
                  <w:b/>
                  <w:bCs/>
                  <w:color w:val="000000"/>
                  <w:szCs w:val="28"/>
                  <w:rPrChange w:id="572" w:author="Anh Pham" w:date="2025-11-08T22:35:00Z" w16du:dateUtc="2025-11-08T15:35:00Z">
                    <w:rPr>
                      <w:b/>
                      <w:bCs/>
                      <w:color w:val="000000"/>
                      <w:sz w:val="24"/>
                    </w:rPr>
                  </w:rPrChange>
                </w:rPr>
                <w:delText>861</w:delText>
              </w:r>
              <w:r w:rsidR="00DA2A5E" w:rsidRPr="00CB6166" w:rsidDel="00670B08">
                <w:rPr>
                  <w:b/>
                  <w:bCs/>
                  <w:color w:val="000000"/>
                  <w:szCs w:val="28"/>
                  <w:rPrChange w:id="573" w:author="Anh Pham" w:date="2025-11-08T22:35:00Z" w16du:dateUtc="2025-11-08T15:35:00Z">
                    <w:rPr>
                      <w:b/>
                      <w:bCs/>
                      <w:color w:val="000000"/>
                      <w:sz w:val="24"/>
                    </w:rPr>
                  </w:rPrChange>
                </w:rPr>
                <w:delText>,</w:delText>
              </w:r>
              <w:r w:rsidR="00885D0E" w:rsidRPr="00CB6166" w:rsidDel="00670B08">
                <w:rPr>
                  <w:b/>
                  <w:bCs/>
                  <w:color w:val="000000"/>
                  <w:szCs w:val="28"/>
                  <w:rPrChange w:id="574" w:author="Anh Pham" w:date="2025-11-08T22:35:00Z" w16du:dateUtc="2025-11-08T15:35:00Z">
                    <w:rPr>
                      <w:b/>
                      <w:bCs/>
                      <w:color w:val="000000"/>
                      <w:sz w:val="24"/>
                    </w:rPr>
                  </w:rPrChange>
                </w:rPr>
                <w:delText>78</w:delText>
              </w:r>
            </w:del>
          </w:p>
        </w:tc>
      </w:tr>
    </w:tbl>
    <w:p w14:paraId="63E1C309" w14:textId="77777777" w:rsidR="00865289" w:rsidRPr="00D97841" w:rsidRDefault="00865289" w:rsidP="00865289">
      <w:pPr>
        <w:ind w:firstLine="720"/>
      </w:pPr>
      <w:r w:rsidRPr="00D97841">
        <w:t>Một phần CO</w:t>
      </w:r>
      <w:r w:rsidRPr="00D97841">
        <w:rPr>
          <w:vertAlign w:val="subscript"/>
        </w:rPr>
        <w:t>2</w:t>
      </w:r>
      <w:r w:rsidRPr="00D97841">
        <w:t xml:space="preserve"> phát sinh được sử dụng để sản xuất U-rê, do đó, lượng phát thải CO</w:t>
      </w:r>
      <w:r w:rsidRPr="00D97841">
        <w:rPr>
          <w:vertAlign w:val="subscript"/>
        </w:rPr>
        <w:t>2</w:t>
      </w:r>
      <w:r w:rsidRPr="00D97841">
        <w:t xml:space="preserve"> ra khí quyển sẽ là lượng CO</w:t>
      </w:r>
      <w:r w:rsidRPr="00D97841">
        <w:rPr>
          <w:vertAlign w:val="subscript"/>
        </w:rPr>
        <w:t>2</w:t>
      </w:r>
      <w:r w:rsidRPr="00D97841">
        <w:t xml:space="preserve"> còn lại sau khi đã sử dụng.</w:t>
      </w:r>
    </w:p>
    <w:p w14:paraId="670423CF" w14:textId="72BE819A" w:rsidR="00865289" w:rsidRPr="00826D02" w:rsidRDefault="00865289" w:rsidP="00873F5C">
      <w:pPr>
        <w:pStyle w:val="BangHue"/>
      </w:pPr>
      <w:bookmarkStart w:id="575" w:name="_Toc169713689"/>
      <w:bookmarkStart w:id="576" w:name="_Toc213536600"/>
      <w:r>
        <w:t>Bảng 4.</w:t>
      </w:r>
      <w:r>
        <w:fldChar w:fldCharType="begin"/>
      </w:r>
      <w:r>
        <w:instrText xml:space="preserve"> SEQ Bảng_4. \* ARABIC </w:instrText>
      </w:r>
      <w:r>
        <w:fldChar w:fldCharType="separate"/>
      </w:r>
      <w:r w:rsidR="00F56855">
        <w:rPr>
          <w:noProof/>
        </w:rPr>
        <w:t>20</w:t>
      </w:r>
      <w:r>
        <w:rPr>
          <w:noProof/>
        </w:rPr>
        <w:fldChar w:fldCharType="end"/>
      </w:r>
      <w:r>
        <w:t xml:space="preserve">. </w:t>
      </w:r>
      <w:r w:rsidRPr="00D97841">
        <w:t>Phát thải CO</w:t>
      </w:r>
      <w:r w:rsidRPr="00D97841">
        <w:rPr>
          <w:vertAlign w:val="subscript"/>
        </w:rPr>
        <w:t>2</w:t>
      </w:r>
      <w:r w:rsidRPr="00D97841">
        <w:t xml:space="preserve"> ra khí quyển của hoạt động sản xuất Amoniac năm 20</w:t>
      </w:r>
      <w:r w:rsidR="00DA2A5E">
        <w:t>21</w:t>
      </w:r>
      <w:r w:rsidRPr="00D97841">
        <w:t xml:space="preserve"> và 202</w:t>
      </w:r>
      <w:bookmarkEnd w:id="575"/>
      <w:r w:rsidR="00DA2A5E">
        <w:t>2</w:t>
      </w:r>
      <w:bookmarkEnd w:id="576"/>
    </w:p>
    <w:tbl>
      <w:tblPr>
        <w:tblW w:w="8784" w:type="dxa"/>
        <w:tblLook w:val="04A0" w:firstRow="1" w:lastRow="0" w:firstColumn="1" w:lastColumn="0" w:noHBand="0" w:noVBand="1"/>
      </w:tblPr>
      <w:tblGrid>
        <w:gridCol w:w="1214"/>
        <w:gridCol w:w="2806"/>
        <w:gridCol w:w="2304"/>
        <w:gridCol w:w="2460"/>
      </w:tblGrid>
      <w:tr w:rsidR="00865289" w:rsidRPr="00D97841" w14:paraId="74CD94C2" w14:textId="77777777" w:rsidTr="00844C62">
        <w:trPr>
          <w:trHeight w:val="560"/>
        </w:trPr>
        <w:tc>
          <w:tcPr>
            <w:tcW w:w="1560"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24DE997D" w14:textId="77777777" w:rsidR="00865289" w:rsidRPr="00D97841" w:rsidRDefault="00865289" w:rsidP="00844C62">
            <w:pPr>
              <w:jc w:val="center"/>
              <w:rPr>
                <w:b/>
                <w:bCs/>
                <w:color w:val="000000"/>
                <w:szCs w:val="28"/>
              </w:rPr>
            </w:pPr>
            <w:r w:rsidRPr="00D97841">
              <w:rPr>
                <w:b/>
                <w:bCs/>
                <w:color w:val="000000"/>
                <w:szCs w:val="28"/>
              </w:rPr>
              <w:t>Năm</w:t>
            </w:r>
          </w:p>
        </w:tc>
        <w:tc>
          <w:tcPr>
            <w:tcW w:w="2121" w:type="dxa"/>
            <w:tcBorders>
              <w:top w:val="single" w:sz="4" w:space="0" w:color="auto"/>
              <w:left w:val="nil"/>
              <w:bottom w:val="single" w:sz="4" w:space="0" w:color="auto"/>
              <w:right w:val="single" w:sz="4" w:space="0" w:color="auto"/>
            </w:tcBorders>
            <w:shd w:val="clear" w:color="auto" w:fill="E2EFD9"/>
            <w:vAlign w:val="center"/>
            <w:hideMark/>
          </w:tcPr>
          <w:p w14:paraId="0AB3095C" w14:textId="77777777" w:rsidR="00865289" w:rsidRPr="00D97841" w:rsidRDefault="00865289" w:rsidP="00844C62">
            <w:pPr>
              <w:jc w:val="center"/>
              <w:rPr>
                <w:color w:val="000000"/>
                <w:szCs w:val="28"/>
              </w:rPr>
            </w:pPr>
            <w:r w:rsidRPr="00D97841">
              <w:rPr>
                <w:b/>
                <w:bCs/>
                <w:color w:val="000000"/>
                <w:szCs w:val="28"/>
              </w:rPr>
              <w:t>Sản lượng U-rê</w:t>
            </w:r>
            <w:r w:rsidRPr="00D97841">
              <w:rPr>
                <w:color w:val="000000"/>
                <w:szCs w:val="28"/>
              </w:rPr>
              <w:t xml:space="preserve"> (tấn)</w:t>
            </w:r>
          </w:p>
          <w:p w14:paraId="117AC3B3" w14:textId="77777777" w:rsidR="00865289" w:rsidRPr="00D97841" w:rsidRDefault="00865289" w:rsidP="00844C62">
            <w:pPr>
              <w:jc w:val="center"/>
              <w:rPr>
                <w:color w:val="000000"/>
                <w:szCs w:val="28"/>
              </w:rPr>
            </w:pPr>
          </w:p>
          <w:p w14:paraId="2DB26320" w14:textId="77777777" w:rsidR="00865289" w:rsidRPr="00D97841" w:rsidRDefault="00865289" w:rsidP="00844C62">
            <w:pPr>
              <w:jc w:val="center"/>
              <w:rPr>
                <w:b/>
                <w:bCs/>
                <w:color w:val="000000"/>
                <w:szCs w:val="28"/>
              </w:rPr>
            </w:pPr>
            <w:r w:rsidRPr="00D97841">
              <w:rPr>
                <w:b/>
                <w:color w:val="000000"/>
                <w:szCs w:val="28"/>
              </w:rPr>
              <w:t>(G)</w:t>
            </w:r>
          </w:p>
        </w:tc>
        <w:tc>
          <w:tcPr>
            <w:tcW w:w="2410" w:type="dxa"/>
            <w:tcBorders>
              <w:top w:val="single" w:sz="4" w:space="0" w:color="auto"/>
              <w:left w:val="nil"/>
              <w:bottom w:val="single" w:sz="4" w:space="0" w:color="auto"/>
              <w:right w:val="single" w:sz="4" w:space="0" w:color="auto"/>
            </w:tcBorders>
            <w:shd w:val="clear" w:color="auto" w:fill="E2EFD9"/>
            <w:vAlign w:val="center"/>
            <w:hideMark/>
          </w:tcPr>
          <w:p w14:paraId="2F9185D6" w14:textId="77777777" w:rsidR="00865289" w:rsidRPr="00D97841" w:rsidRDefault="00865289" w:rsidP="00844C62">
            <w:pPr>
              <w:jc w:val="center"/>
              <w:rPr>
                <w:b/>
                <w:bCs/>
                <w:color w:val="000000"/>
                <w:szCs w:val="28"/>
              </w:rPr>
            </w:pPr>
            <w:r w:rsidRPr="00D97841">
              <w:rPr>
                <w:b/>
                <w:bCs/>
                <w:color w:val="000000"/>
                <w:szCs w:val="28"/>
              </w:rPr>
              <w:t>CO</w:t>
            </w:r>
            <w:r w:rsidRPr="00D97841">
              <w:rPr>
                <w:b/>
                <w:bCs/>
                <w:color w:val="000000"/>
                <w:szCs w:val="28"/>
                <w:vertAlign w:val="subscript"/>
              </w:rPr>
              <w:t>2</w:t>
            </w:r>
            <w:r w:rsidRPr="00D97841">
              <w:rPr>
                <w:b/>
                <w:bCs/>
                <w:color w:val="000000"/>
                <w:szCs w:val="28"/>
              </w:rPr>
              <w:t xml:space="preserve"> sử dụng cho sản xuất U-rê</w:t>
            </w:r>
          </w:p>
          <w:p w14:paraId="7CC839F5" w14:textId="77777777" w:rsidR="00865289" w:rsidRPr="00D97841" w:rsidRDefault="00865289" w:rsidP="00844C62">
            <w:pPr>
              <w:jc w:val="center"/>
              <w:rPr>
                <w:color w:val="000000"/>
                <w:szCs w:val="28"/>
              </w:rPr>
            </w:pPr>
            <w:r w:rsidRPr="00D97841">
              <w:rPr>
                <w:color w:val="000000"/>
                <w:szCs w:val="28"/>
              </w:rPr>
              <w:t>(nghìn tấn CO</w:t>
            </w:r>
            <w:r w:rsidRPr="00D97841">
              <w:rPr>
                <w:color w:val="000000"/>
                <w:szCs w:val="28"/>
                <w:vertAlign w:val="subscript"/>
              </w:rPr>
              <w:t>2</w:t>
            </w:r>
            <w:r w:rsidRPr="00D97841">
              <w:rPr>
                <w:color w:val="000000"/>
                <w:szCs w:val="28"/>
              </w:rPr>
              <w:t>)</w:t>
            </w:r>
          </w:p>
          <w:p w14:paraId="28645654" w14:textId="77777777" w:rsidR="00865289" w:rsidRPr="00D97841" w:rsidRDefault="00865289" w:rsidP="00844C62">
            <w:pPr>
              <w:jc w:val="center"/>
              <w:rPr>
                <w:b/>
                <w:bCs/>
                <w:color w:val="000000"/>
                <w:szCs w:val="28"/>
              </w:rPr>
            </w:pPr>
            <w:r w:rsidRPr="00D97841">
              <w:rPr>
                <w:b/>
                <w:color w:val="000000"/>
                <w:szCs w:val="28"/>
              </w:rPr>
              <w:t>(H)</w:t>
            </w:r>
          </w:p>
        </w:tc>
        <w:tc>
          <w:tcPr>
            <w:tcW w:w="2693" w:type="dxa"/>
            <w:tcBorders>
              <w:top w:val="single" w:sz="4" w:space="0" w:color="auto"/>
              <w:left w:val="nil"/>
              <w:bottom w:val="single" w:sz="4" w:space="0" w:color="auto"/>
              <w:right w:val="single" w:sz="4" w:space="0" w:color="auto"/>
            </w:tcBorders>
            <w:shd w:val="clear" w:color="auto" w:fill="E2EFD9"/>
            <w:vAlign w:val="center"/>
            <w:hideMark/>
          </w:tcPr>
          <w:p w14:paraId="2C50A4C4" w14:textId="77777777" w:rsidR="00865289" w:rsidRPr="00D97841" w:rsidRDefault="00865289" w:rsidP="00844C62">
            <w:pPr>
              <w:jc w:val="center"/>
              <w:rPr>
                <w:b/>
                <w:bCs/>
                <w:color w:val="000000"/>
                <w:szCs w:val="28"/>
              </w:rPr>
            </w:pPr>
            <w:r w:rsidRPr="00D97841">
              <w:rPr>
                <w:b/>
                <w:bCs/>
                <w:color w:val="000000"/>
                <w:szCs w:val="28"/>
              </w:rPr>
              <w:t>CO</w:t>
            </w:r>
            <w:r w:rsidRPr="00D97841">
              <w:rPr>
                <w:b/>
                <w:bCs/>
                <w:color w:val="000000"/>
                <w:szCs w:val="28"/>
                <w:vertAlign w:val="subscript"/>
              </w:rPr>
              <w:t>2</w:t>
            </w:r>
            <w:r w:rsidRPr="00D97841">
              <w:rPr>
                <w:b/>
                <w:bCs/>
                <w:color w:val="000000"/>
                <w:szCs w:val="28"/>
              </w:rPr>
              <w:t xml:space="preserve"> phát thải</w:t>
            </w:r>
          </w:p>
          <w:p w14:paraId="2CCDBB49" w14:textId="77777777" w:rsidR="00865289" w:rsidRPr="00D97841" w:rsidRDefault="00865289" w:rsidP="00844C62">
            <w:pPr>
              <w:jc w:val="center"/>
              <w:rPr>
                <w:color w:val="000000"/>
                <w:szCs w:val="28"/>
              </w:rPr>
            </w:pPr>
            <w:r w:rsidRPr="00D97841">
              <w:rPr>
                <w:color w:val="000000"/>
                <w:szCs w:val="28"/>
              </w:rPr>
              <w:t>(nghìn tấn CO</w:t>
            </w:r>
            <w:r w:rsidRPr="00D97841">
              <w:rPr>
                <w:color w:val="000000"/>
                <w:szCs w:val="28"/>
                <w:vertAlign w:val="subscript"/>
              </w:rPr>
              <w:t>2</w:t>
            </w:r>
            <w:r w:rsidRPr="00D97841">
              <w:rPr>
                <w:color w:val="000000"/>
                <w:szCs w:val="28"/>
              </w:rPr>
              <w:t>)</w:t>
            </w:r>
          </w:p>
          <w:p w14:paraId="6B96AF51" w14:textId="77777777" w:rsidR="00865289" w:rsidRPr="00D97841" w:rsidRDefault="00865289" w:rsidP="00844C62">
            <w:pPr>
              <w:jc w:val="center"/>
              <w:rPr>
                <w:color w:val="000000"/>
                <w:szCs w:val="28"/>
              </w:rPr>
            </w:pPr>
          </w:p>
          <w:p w14:paraId="0ED0A16D" w14:textId="77777777" w:rsidR="00865289" w:rsidRPr="00D97841" w:rsidRDefault="00865289" w:rsidP="00844C62">
            <w:pPr>
              <w:jc w:val="center"/>
              <w:rPr>
                <w:b/>
                <w:bCs/>
                <w:color w:val="000000"/>
                <w:szCs w:val="28"/>
              </w:rPr>
            </w:pPr>
            <w:r w:rsidRPr="00D97841">
              <w:rPr>
                <w:b/>
                <w:color w:val="000000"/>
                <w:szCs w:val="28"/>
              </w:rPr>
              <w:t>(I)</w:t>
            </w:r>
          </w:p>
        </w:tc>
      </w:tr>
      <w:tr w:rsidR="00865289" w:rsidRPr="00D97841" w14:paraId="56E4E2A9" w14:textId="77777777" w:rsidTr="00844C62">
        <w:trPr>
          <w:trHeight w:val="340"/>
        </w:trPr>
        <w:tc>
          <w:tcPr>
            <w:tcW w:w="1560" w:type="dxa"/>
            <w:tcBorders>
              <w:top w:val="nil"/>
              <w:left w:val="single" w:sz="4" w:space="0" w:color="auto"/>
              <w:bottom w:val="single" w:sz="4" w:space="0" w:color="auto"/>
              <w:right w:val="single" w:sz="4" w:space="0" w:color="auto"/>
            </w:tcBorders>
            <w:vAlign w:val="center"/>
            <w:hideMark/>
          </w:tcPr>
          <w:p w14:paraId="0DD0BF3B" w14:textId="77777777" w:rsidR="00865289" w:rsidRPr="00D97841" w:rsidRDefault="00865289" w:rsidP="00844C62">
            <w:pPr>
              <w:jc w:val="center"/>
              <w:rPr>
                <w:b/>
                <w:bCs/>
                <w:color w:val="000000"/>
                <w:szCs w:val="28"/>
              </w:rPr>
            </w:pPr>
          </w:p>
        </w:tc>
        <w:tc>
          <w:tcPr>
            <w:tcW w:w="2121" w:type="dxa"/>
            <w:tcBorders>
              <w:top w:val="nil"/>
              <w:left w:val="nil"/>
              <w:bottom w:val="single" w:sz="4" w:space="0" w:color="auto"/>
              <w:right w:val="single" w:sz="4" w:space="0" w:color="auto"/>
            </w:tcBorders>
            <w:vAlign w:val="center"/>
            <w:hideMark/>
          </w:tcPr>
          <w:p w14:paraId="1C44EB84" w14:textId="77777777" w:rsidR="00865289" w:rsidRPr="00D97841" w:rsidRDefault="00865289" w:rsidP="00844C62">
            <w:pPr>
              <w:jc w:val="center"/>
              <w:rPr>
                <w:b/>
                <w:bCs/>
                <w:color w:val="000000"/>
                <w:szCs w:val="28"/>
              </w:rPr>
            </w:pPr>
          </w:p>
        </w:tc>
        <w:tc>
          <w:tcPr>
            <w:tcW w:w="2410" w:type="dxa"/>
            <w:tcBorders>
              <w:top w:val="nil"/>
              <w:left w:val="nil"/>
              <w:bottom w:val="single" w:sz="4" w:space="0" w:color="auto"/>
              <w:right w:val="single" w:sz="4" w:space="0" w:color="auto"/>
            </w:tcBorders>
            <w:vAlign w:val="center"/>
            <w:hideMark/>
          </w:tcPr>
          <w:p w14:paraId="1B0BD975" w14:textId="77777777" w:rsidR="00865289" w:rsidRPr="00D97841" w:rsidRDefault="00865289" w:rsidP="00844C62">
            <w:pPr>
              <w:jc w:val="center"/>
              <w:rPr>
                <w:b/>
                <w:bCs/>
                <w:color w:val="000000"/>
                <w:szCs w:val="28"/>
              </w:rPr>
            </w:pPr>
            <w:r w:rsidRPr="00D97841">
              <w:rPr>
                <w:b/>
                <w:bCs/>
                <w:color w:val="000000"/>
                <w:szCs w:val="28"/>
              </w:rPr>
              <w:t>H = G * 44/60/10</w:t>
            </w:r>
            <w:r w:rsidRPr="00394BBA">
              <w:rPr>
                <w:b/>
                <w:bCs/>
                <w:color w:val="000000"/>
                <w:szCs w:val="28"/>
                <w:vertAlign w:val="superscript"/>
              </w:rPr>
              <w:t>3</w:t>
            </w:r>
          </w:p>
        </w:tc>
        <w:tc>
          <w:tcPr>
            <w:tcW w:w="2693" w:type="dxa"/>
            <w:tcBorders>
              <w:top w:val="nil"/>
              <w:left w:val="nil"/>
              <w:bottom w:val="single" w:sz="4" w:space="0" w:color="auto"/>
              <w:right w:val="single" w:sz="4" w:space="0" w:color="auto"/>
            </w:tcBorders>
            <w:vAlign w:val="center"/>
            <w:hideMark/>
          </w:tcPr>
          <w:p w14:paraId="30A22151" w14:textId="77777777" w:rsidR="00865289" w:rsidRPr="00D97841" w:rsidRDefault="00865289" w:rsidP="00844C62">
            <w:pPr>
              <w:jc w:val="center"/>
              <w:rPr>
                <w:b/>
                <w:bCs/>
                <w:color w:val="000000"/>
                <w:szCs w:val="28"/>
              </w:rPr>
            </w:pPr>
            <w:r w:rsidRPr="00D97841">
              <w:rPr>
                <w:b/>
                <w:bCs/>
                <w:color w:val="000000"/>
                <w:szCs w:val="28"/>
              </w:rPr>
              <w:t>I = E   - H</w:t>
            </w:r>
          </w:p>
        </w:tc>
      </w:tr>
      <w:tr w:rsidR="00366C4B" w:rsidRPr="00D97841" w14:paraId="3F88224D" w14:textId="77777777" w:rsidTr="00264985">
        <w:trPr>
          <w:trHeight w:val="290"/>
        </w:trPr>
        <w:tc>
          <w:tcPr>
            <w:tcW w:w="1560" w:type="dxa"/>
            <w:tcBorders>
              <w:top w:val="nil"/>
              <w:left w:val="single" w:sz="4" w:space="0" w:color="auto"/>
              <w:bottom w:val="single" w:sz="4" w:space="0" w:color="auto"/>
              <w:right w:val="single" w:sz="4" w:space="0" w:color="auto"/>
            </w:tcBorders>
            <w:vAlign w:val="center"/>
            <w:hideMark/>
          </w:tcPr>
          <w:p w14:paraId="25D85D1D" w14:textId="5812885E" w:rsidR="00366C4B" w:rsidRPr="00D97841" w:rsidRDefault="00366C4B" w:rsidP="00366C4B">
            <w:pPr>
              <w:jc w:val="center"/>
              <w:rPr>
                <w:color w:val="000000"/>
                <w:szCs w:val="28"/>
              </w:rPr>
            </w:pPr>
            <w:r w:rsidRPr="00D97841">
              <w:rPr>
                <w:color w:val="000000"/>
                <w:szCs w:val="28"/>
              </w:rPr>
              <w:t>20</w:t>
            </w:r>
            <w:r>
              <w:rPr>
                <w:color w:val="000000"/>
                <w:szCs w:val="28"/>
              </w:rPr>
              <w:t>21</w:t>
            </w:r>
          </w:p>
        </w:tc>
        <w:tc>
          <w:tcPr>
            <w:tcW w:w="2121" w:type="dxa"/>
            <w:tcBorders>
              <w:top w:val="nil"/>
              <w:left w:val="nil"/>
              <w:bottom w:val="single" w:sz="4" w:space="0" w:color="auto"/>
              <w:right w:val="single" w:sz="4" w:space="0" w:color="auto"/>
            </w:tcBorders>
            <w:hideMark/>
          </w:tcPr>
          <w:p w14:paraId="7878F4B4" w14:textId="489FFBA5" w:rsidR="00366C4B" w:rsidRPr="00D97841" w:rsidRDefault="00873F5C" w:rsidP="00366C4B">
            <w:pPr>
              <w:jc w:val="center"/>
              <w:rPr>
                <w:color w:val="000000"/>
                <w:szCs w:val="28"/>
              </w:rPr>
            </w:pPr>
            <w:ins w:id="577" w:author="Anh Pham" w:date="2025-11-08T23:01:00Z" w16du:dateUtc="2025-11-08T16:01:00Z">
              <w:r w:rsidRPr="00873F5C">
                <w:t>2,427,809.00</w:t>
              </w:r>
            </w:ins>
            <w:del w:id="578" w:author="Anh Pham" w:date="2025-11-08T23:01:00Z" w16du:dateUtc="2025-11-08T16:01:00Z">
              <w:r w:rsidR="00366C4B" w:rsidRPr="00C662AF" w:rsidDel="00873F5C">
                <w:delText xml:space="preserve"> 2</w:delText>
              </w:r>
              <w:r w:rsidR="00366C4B" w:rsidDel="00873F5C">
                <w:delText>.</w:delText>
              </w:r>
              <w:r w:rsidR="00366C4B" w:rsidRPr="00C662AF" w:rsidDel="00873F5C">
                <w:delText>140</w:delText>
              </w:r>
              <w:r w:rsidR="00366C4B" w:rsidDel="00873F5C">
                <w:delText>.</w:delText>
              </w:r>
              <w:r w:rsidR="00366C4B" w:rsidRPr="00C662AF" w:rsidDel="00873F5C">
                <w:delText xml:space="preserve">560 </w:delText>
              </w:r>
            </w:del>
          </w:p>
        </w:tc>
        <w:tc>
          <w:tcPr>
            <w:tcW w:w="2410" w:type="dxa"/>
            <w:tcBorders>
              <w:top w:val="nil"/>
              <w:left w:val="nil"/>
              <w:bottom w:val="single" w:sz="4" w:space="0" w:color="auto"/>
              <w:right w:val="single" w:sz="4" w:space="0" w:color="auto"/>
            </w:tcBorders>
            <w:hideMark/>
          </w:tcPr>
          <w:p w14:paraId="53508F0E" w14:textId="1CCE934B" w:rsidR="00366C4B" w:rsidRPr="00D97841" w:rsidRDefault="00873F5C" w:rsidP="00366C4B">
            <w:pPr>
              <w:jc w:val="center"/>
              <w:rPr>
                <w:color w:val="000000"/>
                <w:szCs w:val="28"/>
              </w:rPr>
            </w:pPr>
            <w:ins w:id="579" w:author="Anh Pham" w:date="2025-11-08T23:01:00Z" w16du:dateUtc="2025-11-08T16:01:00Z">
              <w:r w:rsidRPr="00873F5C">
                <w:t>1</w:t>
              </w:r>
            </w:ins>
            <w:ins w:id="580" w:author="Anh Pham" w:date="2025-11-08T23:02:00Z" w16du:dateUtc="2025-11-08T16:02:00Z">
              <w:r>
                <w:t>.</w:t>
              </w:r>
            </w:ins>
            <w:ins w:id="581" w:author="Anh Pham" w:date="2025-11-08T23:01:00Z" w16du:dateUtc="2025-11-08T16:01:00Z">
              <w:r w:rsidRPr="00873F5C">
                <w:t>780,39</w:t>
              </w:r>
            </w:ins>
            <w:del w:id="582" w:author="Anh Pham" w:date="2025-11-08T23:01:00Z" w16du:dateUtc="2025-11-08T16:01:00Z">
              <w:r w:rsidR="00366C4B" w:rsidRPr="002D1587" w:rsidDel="00873F5C">
                <w:delText xml:space="preserve"> 1</w:delText>
              </w:r>
              <w:r w:rsidR="00366C4B" w:rsidDel="00873F5C">
                <w:delText>.</w:delText>
              </w:r>
              <w:r w:rsidR="00366C4B" w:rsidRPr="002D1587" w:rsidDel="00873F5C">
                <w:delText>569</w:delText>
              </w:r>
              <w:r w:rsidR="00366C4B" w:rsidDel="00873F5C">
                <w:delText>,</w:delText>
              </w:r>
              <w:r w:rsidR="00366C4B" w:rsidRPr="002D1587" w:rsidDel="00873F5C">
                <w:delText xml:space="preserve">74 </w:delText>
              </w:r>
            </w:del>
          </w:p>
        </w:tc>
        <w:tc>
          <w:tcPr>
            <w:tcW w:w="2693" w:type="dxa"/>
            <w:tcBorders>
              <w:top w:val="nil"/>
              <w:left w:val="nil"/>
              <w:bottom w:val="single" w:sz="4" w:space="0" w:color="auto"/>
              <w:right w:val="single" w:sz="4" w:space="0" w:color="auto"/>
            </w:tcBorders>
            <w:hideMark/>
          </w:tcPr>
          <w:p w14:paraId="548CFB0E" w14:textId="1DC653CD" w:rsidR="00366C4B" w:rsidRPr="00D97841" w:rsidRDefault="00366C4B" w:rsidP="00366C4B">
            <w:pPr>
              <w:jc w:val="center"/>
              <w:rPr>
                <w:color w:val="000000"/>
                <w:szCs w:val="28"/>
              </w:rPr>
            </w:pPr>
            <w:r w:rsidRPr="002A4DDA">
              <w:t xml:space="preserve"> </w:t>
            </w:r>
            <w:ins w:id="583" w:author="Anh Pham" w:date="2025-11-08T23:02:00Z" w16du:dateUtc="2025-11-08T16:02:00Z">
              <w:r w:rsidR="00873F5C" w:rsidRPr="00873F5C">
                <w:t>2</w:t>
              </w:r>
            </w:ins>
            <w:ins w:id="584" w:author="Anh Pham" w:date="2025-11-08T23:03:00Z" w16du:dateUtc="2025-11-08T16:03:00Z">
              <w:r w:rsidR="00873F5C">
                <w:t>.</w:t>
              </w:r>
            </w:ins>
            <w:ins w:id="585" w:author="Anh Pham" w:date="2025-11-08T23:02:00Z" w16du:dateUtc="2025-11-08T16:02:00Z">
              <w:r w:rsidR="00873F5C" w:rsidRPr="00873F5C">
                <w:t>046,7</w:t>
              </w:r>
              <w:r w:rsidR="00873F5C">
                <w:t>7</w:t>
              </w:r>
            </w:ins>
            <w:del w:id="586" w:author="Anh Pham" w:date="2025-11-08T23:02:00Z" w16du:dateUtc="2025-11-08T16:02:00Z">
              <w:r w:rsidRPr="002A4DDA" w:rsidDel="00873F5C">
                <w:delText>2</w:delText>
              </w:r>
              <w:r w:rsidDel="00873F5C">
                <w:delText>.</w:delText>
              </w:r>
              <w:r w:rsidRPr="002A4DDA" w:rsidDel="00873F5C">
                <w:delText>189</w:delText>
              </w:r>
              <w:r w:rsidDel="00873F5C">
                <w:delText>,</w:delText>
              </w:r>
              <w:r w:rsidRPr="002A4DDA" w:rsidDel="00873F5C">
                <w:delText xml:space="preserve">08 </w:delText>
              </w:r>
            </w:del>
          </w:p>
        </w:tc>
      </w:tr>
      <w:tr w:rsidR="00366C4B" w:rsidRPr="00D97841" w14:paraId="4D62B7F2" w14:textId="77777777" w:rsidTr="00264985">
        <w:trPr>
          <w:trHeight w:val="290"/>
        </w:trPr>
        <w:tc>
          <w:tcPr>
            <w:tcW w:w="1560" w:type="dxa"/>
            <w:tcBorders>
              <w:top w:val="nil"/>
              <w:left w:val="single" w:sz="4" w:space="0" w:color="auto"/>
              <w:bottom w:val="single" w:sz="4" w:space="0" w:color="auto"/>
              <w:right w:val="single" w:sz="4" w:space="0" w:color="auto"/>
            </w:tcBorders>
            <w:vAlign w:val="center"/>
            <w:hideMark/>
          </w:tcPr>
          <w:p w14:paraId="6498B21F" w14:textId="4002DB3D" w:rsidR="00366C4B" w:rsidRPr="00D97841" w:rsidRDefault="00366C4B" w:rsidP="00366C4B">
            <w:pPr>
              <w:jc w:val="center"/>
              <w:rPr>
                <w:color w:val="000000"/>
                <w:szCs w:val="28"/>
              </w:rPr>
            </w:pPr>
            <w:r w:rsidRPr="00D97841">
              <w:rPr>
                <w:color w:val="000000"/>
                <w:szCs w:val="28"/>
              </w:rPr>
              <w:t>202</w:t>
            </w:r>
            <w:r>
              <w:rPr>
                <w:color w:val="000000"/>
                <w:szCs w:val="28"/>
              </w:rPr>
              <w:t>2</w:t>
            </w:r>
          </w:p>
        </w:tc>
        <w:tc>
          <w:tcPr>
            <w:tcW w:w="2121" w:type="dxa"/>
            <w:tcBorders>
              <w:top w:val="nil"/>
              <w:left w:val="nil"/>
              <w:bottom w:val="single" w:sz="4" w:space="0" w:color="auto"/>
              <w:right w:val="single" w:sz="4" w:space="0" w:color="auto"/>
            </w:tcBorders>
            <w:hideMark/>
          </w:tcPr>
          <w:p w14:paraId="50F63A69" w14:textId="2A631D27" w:rsidR="00366C4B" w:rsidRPr="00D97841" w:rsidRDefault="00366C4B" w:rsidP="00366C4B">
            <w:pPr>
              <w:jc w:val="center"/>
              <w:rPr>
                <w:color w:val="000000"/>
                <w:szCs w:val="28"/>
              </w:rPr>
            </w:pPr>
            <w:del w:id="587" w:author="Anh Pham" w:date="2025-11-08T23:01:00Z" w16du:dateUtc="2025-11-08T16:01:00Z">
              <w:r w:rsidRPr="00C662AF" w:rsidDel="00873F5C">
                <w:delText xml:space="preserve"> </w:delText>
              </w:r>
            </w:del>
            <w:ins w:id="588" w:author="Anh Pham" w:date="2025-11-08T23:01:00Z" w16du:dateUtc="2025-11-08T16:01:00Z">
              <w:r w:rsidR="00873F5C" w:rsidRPr="00873F5C">
                <w:t>2,613,650.00</w:t>
              </w:r>
            </w:ins>
            <w:del w:id="589" w:author="Anh Pham" w:date="2025-11-08T23:01:00Z" w16du:dateUtc="2025-11-08T16:01:00Z">
              <w:r w:rsidRPr="00C662AF" w:rsidDel="00873F5C">
                <w:delText>2</w:delText>
              </w:r>
              <w:r w:rsidDel="00873F5C">
                <w:delText>.</w:delText>
              </w:r>
              <w:r w:rsidRPr="00C662AF" w:rsidDel="00873F5C">
                <w:delText>250</w:delText>
              </w:r>
              <w:r w:rsidDel="00873F5C">
                <w:delText>.</w:delText>
              </w:r>
              <w:r w:rsidRPr="00C662AF" w:rsidDel="00873F5C">
                <w:delText xml:space="preserve">614 </w:delText>
              </w:r>
            </w:del>
          </w:p>
        </w:tc>
        <w:tc>
          <w:tcPr>
            <w:tcW w:w="2410" w:type="dxa"/>
            <w:tcBorders>
              <w:top w:val="nil"/>
              <w:left w:val="nil"/>
              <w:bottom w:val="single" w:sz="4" w:space="0" w:color="auto"/>
              <w:right w:val="single" w:sz="4" w:space="0" w:color="auto"/>
            </w:tcBorders>
            <w:hideMark/>
          </w:tcPr>
          <w:p w14:paraId="112B9E3F" w14:textId="40C63C56" w:rsidR="00366C4B" w:rsidRPr="00D97841" w:rsidRDefault="00366C4B" w:rsidP="00366C4B">
            <w:pPr>
              <w:jc w:val="center"/>
              <w:rPr>
                <w:color w:val="000000"/>
                <w:szCs w:val="28"/>
              </w:rPr>
            </w:pPr>
            <w:del w:id="590" w:author="Anh Pham" w:date="2025-11-08T23:02:00Z" w16du:dateUtc="2025-11-08T16:02:00Z">
              <w:r w:rsidRPr="002D1587" w:rsidDel="00873F5C">
                <w:delText xml:space="preserve"> </w:delText>
              </w:r>
            </w:del>
            <w:ins w:id="591" w:author="Anh Pham" w:date="2025-11-08T23:02:00Z" w16du:dateUtc="2025-11-08T16:02:00Z">
              <w:r w:rsidR="00873F5C" w:rsidRPr="00873F5C">
                <w:t>1</w:t>
              </w:r>
              <w:r w:rsidR="00873F5C">
                <w:t>.</w:t>
              </w:r>
              <w:r w:rsidR="00873F5C" w:rsidRPr="00873F5C">
                <w:t>916,6</w:t>
              </w:r>
              <w:r w:rsidR="00873F5C">
                <w:t>8</w:t>
              </w:r>
            </w:ins>
            <w:del w:id="592" w:author="Anh Pham" w:date="2025-11-08T23:02:00Z" w16du:dateUtc="2025-11-08T16:02:00Z">
              <w:r w:rsidRPr="002D1587" w:rsidDel="00873F5C">
                <w:delText>1</w:delText>
              </w:r>
              <w:r w:rsidDel="00873F5C">
                <w:delText>.</w:delText>
              </w:r>
              <w:r w:rsidRPr="002D1587" w:rsidDel="00873F5C">
                <w:delText>650</w:delText>
              </w:r>
              <w:r w:rsidDel="00873F5C">
                <w:delText>,</w:delText>
              </w:r>
              <w:r w:rsidRPr="002D1587" w:rsidDel="00873F5C">
                <w:delText xml:space="preserve">45 </w:delText>
              </w:r>
            </w:del>
          </w:p>
        </w:tc>
        <w:tc>
          <w:tcPr>
            <w:tcW w:w="2693" w:type="dxa"/>
            <w:tcBorders>
              <w:top w:val="nil"/>
              <w:left w:val="nil"/>
              <w:bottom w:val="single" w:sz="4" w:space="0" w:color="auto"/>
              <w:right w:val="single" w:sz="4" w:space="0" w:color="auto"/>
            </w:tcBorders>
            <w:hideMark/>
          </w:tcPr>
          <w:p w14:paraId="51629108" w14:textId="537D6B57" w:rsidR="00366C4B" w:rsidRPr="00D97841" w:rsidRDefault="00366C4B" w:rsidP="00366C4B">
            <w:pPr>
              <w:jc w:val="center"/>
              <w:rPr>
                <w:color w:val="000000"/>
                <w:szCs w:val="28"/>
              </w:rPr>
            </w:pPr>
            <w:r w:rsidRPr="002A4DDA">
              <w:t xml:space="preserve"> </w:t>
            </w:r>
            <w:ins w:id="593" w:author="Anh Pham" w:date="2025-11-08T23:03:00Z" w16du:dateUtc="2025-11-08T16:03:00Z">
              <w:r w:rsidR="00873F5C" w:rsidRPr="00873F5C">
                <w:t>2</w:t>
              </w:r>
              <w:r w:rsidR="00873F5C">
                <w:t>.</w:t>
              </w:r>
              <w:r w:rsidR="00873F5C" w:rsidRPr="00873F5C">
                <w:t>089,47</w:t>
              </w:r>
            </w:ins>
            <w:del w:id="594" w:author="Anh Pham" w:date="2025-11-08T23:03:00Z" w16du:dateUtc="2025-11-08T16:03:00Z">
              <w:r w:rsidRPr="002A4DDA" w:rsidDel="00873F5C">
                <w:delText>2</w:delText>
              </w:r>
              <w:r w:rsidDel="00873F5C">
                <w:delText>.</w:delText>
              </w:r>
              <w:r w:rsidRPr="002A4DDA" w:rsidDel="00873F5C">
                <w:delText>211</w:delText>
              </w:r>
              <w:r w:rsidDel="00873F5C">
                <w:delText>,</w:delText>
              </w:r>
              <w:r w:rsidRPr="002A4DDA" w:rsidDel="00873F5C">
                <w:delText>33</w:delText>
              </w:r>
            </w:del>
            <w:r w:rsidRPr="002A4DDA">
              <w:t xml:space="preserve"> </w:t>
            </w:r>
          </w:p>
        </w:tc>
      </w:tr>
    </w:tbl>
    <w:p w14:paraId="5F37A929" w14:textId="77777777" w:rsidR="00865289" w:rsidRDefault="00865289" w:rsidP="00873F5C">
      <w:pPr>
        <w:pStyle w:val="BangHue"/>
        <w:rPr>
          <w:ins w:id="595" w:author="Anh Pham" w:date="2025-11-08T23:03:00Z" w16du:dateUtc="2025-11-08T16:03:00Z"/>
        </w:rPr>
      </w:pPr>
    </w:p>
    <w:p w14:paraId="4CFA9F2D" w14:textId="77777777" w:rsidR="00873F5C" w:rsidRDefault="00873F5C" w:rsidP="00873F5C">
      <w:pPr>
        <w:pStyle w:val="BangHue"/>
      </w:pPr>
    </w:p>
    <w:p w14:paraId="1DD32959" w14:textId="77777777" w:rsidR="00A9341A" w:rsidRDefault="00A9341A" w:rsidP="00873F5C">
      <w:pPr>
        <w:pStyle w:val="BangHue"/>
      </w:pPr>
    </w:p>
    <w:p w14:paraId="399022B6" w14:textId="77777777" w:rsidR="00A9341A" w:rsidRDefault="00A9341A" w:rsidP="00873F5C">
      <w:pPr>
        <w:pStyle w:val="BangHue"/>
      </w:pPr>
    </w:p>
    <w:p w14:paraId="5704D6DC" w14:textId="77777777" w:rsidR="00A9341A" w:rsidRDefault="00A9341A" w:rsidP="00873F5C">
      <w:pPr>
        <w:pStyle w:val="BangHue"/>
      </w:pPr>
    </w:p>
    <w:p w14:paraId="5E0D96AE" w14:textId="77777777" w:rsidR="00A9341A" w:rsidRDefault="00A9341A" w:rsidP="00873F5C">
      <w:pPr>
        <w:pStyle w:val="BangHue"/>
      </w:pPr>
    </w:p>
    <w:p w14:paraId="75617976" w14:textId="401C99D5" w:rsidR="00865289" w:rsidRDefault="00865289" w:rsidP="00873F5C">
      <w:pPr>
        <w:pStyle w:val="BangHue"/>
        <w:rPr>
          <w:ins w:id="596" w:author="Anh Pham" w:date="2025-11-08T23:03:00Z" w16du:dateUtc="2025-11-08T16:03:00Z"/>
        </w:rPr>
      </w:pPr>
      <w:bookmarkStart w:id="597" w:name="_Toc169713690"/>
      <w:bookmarkStart w:id="598" w:name="_Toc213536601"/>
      <w:r>
        <w:lastRenderedPageBreak/>
        <w:t>Bảng 4.</w:t>
      </w:r>
      <w:r>
        <w:fldChar w:fldCharType="begin"/>
      </w:r>
      <w:r>
        <w:instrText xml:space="preserve"> SEQ Bảng_4. \* ARABIC </w:instrText>
      </w:r>
      <w:r>
        <w:fldChar w:fldCharType="separate"/>
      </w:r>
      <w:r w:rsidR="00F56855">
        <w:rPr>
          <w:noProof/>
        </w:rPr>
        <w:t>21</w:t>
      </w:r>
      <w:r>
        <w:rPr>
          <w:noProof/>
        </w:rPr>
        <w:fldChar w:fldCharType="end"/>
      </w:r>
      <w:r>
        <w:t xml:space="preserve">. </w:t>
      </w:r>
      <w:r w:rsidRPr="00D97841">
        <w:t xml:space="preserve">Phát thải </w:t>
      </w:r>
      <w:r>
        <w:t>tiền khí nhà kính</w:t>
      </w:r>
      <w:r w:rsidRPr="00D97841">
        <w:t xml:space="preserve"> ra khí quyển của hoạt động sản xuất Amoniac năm 20</w:t>
      </w:r>
      <w:r w:rsidR="0012119D">
        <w:t>21</w:t>
      </w:r>
      <w:r w:rsidRPr="00D97841">
        <w:t xml:space="preserve"> và 202</w:t>
      </w:r>
      <w:bookmarkEnd w:id="597"/>
      <w:r w:rsidR="0012119D">
        <w:t>2</w:t>
      </w:r>
      <w:bookmarkEnd w:id="598"/>
    </w:p>
    <w:p w14:paraId="55F3C684" w14:textId="3FD85167" w:rsidR="00873F5C" w:rsidRPr="00873F5C" w:rsidRDefault="00873F5C" w:rsidP="00873F5C">
      <w:pPr>
        <w:pStyle w:val="Hue"/>
        <w:jc w:val="right"/>
        <w:pPrChange w:id="599" w:author="Anh Pham" w:date="2025-11-08T23:04:00Z" w16du:dateUtc="2025-11-08T16:04:00Z">
          <w:pPr>
            <w:pStyle w:val="BangHue"/>
          </w:pPr>
        </w:pPrChange>
      </w:pPr>
      <w:ins w:id="600" w:author="Anh Pham" w:date="2025-11-08T23:04:00Z" w16du:dateUtc="2025-11-08T16:04:00Z">
        <w:r>
          <w:t>Đơn vị: Nghìn tấn</w:t>
        </w:r>
      </w:ins>
    </w:p>
    <w:tbl>
      <w:tblPr>
        <w:tblW w:w="4880" w:type="dxa"/>
        <w:jc w:val="center"/>
        <w:tblLook w:val="04A0" w:firstRow="1" w:lastRow="0" w:firstColumn="1" w:lastColumn="0" w:noHBand="0" w:noVBand="1"/>
      </w:tblPr>
      <w:tblGrid>
        <w:gridCol w:w="1306"/>
        <w:gridCol w:w="2176"/>
        <w:gridCol w:w="2176"/>
      </w:tblGrid>
      <w:tr w:rsidR="00865289" w:rsidRPr="00D97841" w14:paraId="1BAB5832" w14:textId="77777777" w:rsidTr="00844C62">
        <w:trPr>
          <w:trHeight w:val="446"/>
          <w:jc w:val="center"/>
        </w:trPr>
        <w:tc>
          <w:tcPr>
            <w:tcW w:w="2214" w:type="dxa"/>
            <w:tcBorders>
              <w:top w:val="single" w:sz="4" w:space="0" w:color="auto"/>
              <w:left w:val="single" w:sz="4" w:space="0" w:color="auto"/>
              <w:bottom w:val="single" w:sz="4" w:space="0" w:color="auto"/>
              <w:right w:val="single" w:sz="4" w:space="0" w:color="auto"/>
            </w:tcBorders>
            <w:shd w:val="clear" w:color="auto" w:fill="E2EFD9"/>
            <w:hideMark/>
          </w:tcPr>
          <w:p w14:paraId="377D8F77" w14:textId="77777777" w:rsidR="00865289" w:rsidRPr="00D97841" w:rsidRDefault="00865289" w:rsidP="00844C62">
            <w:pPr>
              <w:jc w:val="center"/>
              <w:rPr>
                <w:b/>
                <w:bCs/>
                <w:color w:val="000000"/>
                <w:szCs w:val="28"/>
              </w:rPr>
            </w:pPr>
            <w:r w:rsidRPr="00D97841">
              <w:rPr>
                <w:b/>
                <w:bCs/>
                <w:color w:val="000000"/>
                <w:szCs w:val="28"/>
              </w:rPr>
              <w:t>Tổng phát thải</w:t>
            </w:r>
          </w:p>
        </w:tc>
        <w:tc>
          <w:tcPr>
            <w:tcW w:w="1470" w:type="dxa"/>
            <w:tcBorders>
              <w:top w:val="single" w:sz="4" w:space="0" w:color="auto"/>
              <w:left w:val="nil"/>
              <w:bottom w:val="single" w:sz="4" w:space="0" w:color="auto"/>
              <w:right w:val="single" w:sz="4" w:space="0" w:color="auto"/>
            </w:tcBorders>
            <w:shd w:val="clear" w:color="auto" w:fill="E2EFD9"/>
            <w:hideMark/>
          </w:tcPr>
          <w:p w14:paraId="66F59BC6" w14:textId="71F0AC3F" w:rsidR="00865289" w:rsidRPr="00D97841" w:rsidRDefault="00865289" w:rsidP="00844C62">
            <w:pPr>
              <w:jc w:val="center"/>
              <w:rPr>
                <w:b/>
                <w:bCs/>
                <w:color w:val="000000"/>
                <w:szCs w:val="28"/>
              </w:rPr>
            </w:pPr>
            <w:r w:rsidRPr="00D97841">
              <w:rPr>
                <w:b/>
                <w:bCs/>
                <w:color w:val="000000"/>
                <w:szCs w:val="28"/>
              </w:rPr>
              <w:t>20</w:t>
            </w:r>
            <w:r w:rsidR="00980B6C">
              <w:rPr>
                <w:b/>
                <w:bCs/>
                <w:color w:val="000000"/>
                <w:szCs w:val="28"/>
              </w:rPr>
              <w:t>21</w:t>
            </w:r>
          </w:p>
        </w:tc>
        <w:tc>
          <w:tcPr>
            <w:tcW w:w="1196" w:type="dxa"/>
            <w:tcBorders>
              <w:top w:val="single" w:sz="4" w:space="0" w:color="auto"/>
              <w:left w:val="nil"/>
              <w:bottom w:val="single" w:sz="4" w:space="0" w:color="auto"/>
              <w:right w:val="single" w:sz="4" w:space="0" w:color="auto"/>
            </w:tcBorders>
            <w:shd w:val="clear" w:color="auto" w:fill="E2EFD9"/>
            <w:hideMark/>
          </w:tcPr>
          <w:p w14:paraId="7765E912" w14:textId="3E9D2C5D" w:rsidR="00865289" w:rsidRPr="00D97841" w:rsidRDefault="00865289" w:rsidP="00844C62">
            <w:pPr>
              <w:jc w:val="center"/>
              <w:rPr>
                <w:b/>
                <w:bCs/>
                <w:color w:val="000000"/>
                <w:szCs w:val="28"/>
              </w:rPr>
            </w:pPr>
            <w:r w:rsidRPr="00D97841">
              <w:rPr>
                <w:b/>
                <w:bCs/>
                <w:color w:val="000000"/>
                <w:szCs w:val="28"/>
              </w:rPr>
              <w:t>202</w:t>
            </w:r>
            <w:r w:rsidR="00980B6C">
              <w:rPr>
                <w:b/>
                <w:bCs/>
                <w:color w:val="000000"/>
                <w:szCs w:val="28"/>
              </w:rPr>
              <w:t>2</w:t>
            </w:r>
          </w:p>
        </w:tc>
      </w:tr>
      <w:tr w:rsidR="00865289" w:rsidRPr="00D97841" w14:paraId="7955BF3B" w14:textId="77777777" w:rsidTr="00844C62">
        <w:trPr>
          <w:trHeight w:val="424"/>
          <w:jc w:val="center"/>
        </w:trPr>
        <w:tc>
          <w:tcPr>
            <w:tcW w:w="2214" w:type="dxa"/>
            <w:tcBorders>
              <w:top w:val="nil"/>
              <w:left w:val="single" w:sz="4" w:space="0" w:color="auto"/>
              <w:bottom w:val="single" w:sz="4" w:space="0" w:color="auto"/>
              <w:right w:val="single" w:sz="4" w:space="0" w:color="auto"/>
            </w:tcBorders>
            <w:hideMark/>
          </w:tcPr>
          <w:p w14:paraId="176324FF" w14:textId="77777777" w:rsidR="00865289" w:rsidRPr="00D97841" w:rsidRDefault="00865289" w:rsidP="00844C62">
            <w:pPr>
              <w:jc w:val="center"/>
              <w:rPr>
                <w:color w:val="000000"/>
                <w:szCs w:val="28"/>
              </w:rPr>
            </w:pPr>
            <w:r w:rsidRPr="00D97841">
              <w:rPr>
                <w:color w:val="000000"/>
                <w:szCs w:val="28"/>
              </w:rPr>
              <w:t>CO</w:t>
            </w:r>
            <w:r w:rsidRPr="00D97841">
              <w:rPr>
                <w:color w:val="000000"/>
                <w:szCs w:val="28"/>
                <w:vertAlign w:val="subscript"/>
              </w:rPr>
              <w:t>2</w:t>
            </w:r>
          </w:p>
        </w:tc>
        <w:tc>
          <w:tcPr>
            <w:tcW w:w="1470" w:type="dxa"/>
            <w:tcBorders>
              <w:top w:val="nil"/>
              <w:left w:val="nil"/>
              <w:bottom w:val="single" w:sz="4" w:space="0" w:color="auto"/>
              <w:right w:val="single" w:sz="4" w:space="0" w:color="auto"/>
            </w:tcBorders>
            <w:hideMark/>
          </w:tcPr>
          <w:p w14:paraId="518F1244" w14:textId="13EBFAE0" w:rsidR="00865289" w:rsidRPr="00873F5C" w:rsidRDefault="00873F5C" w:rsidP="00873F5C">
            <w:pPr>
              <w:jc w:val="center"/>
              <w:rPr>
                <w:rPrChange w:id="601" w:author="Anh Pham" w:date="2025-11-08T23:03:00Z" w16du:dateUtc="2025-11-08T16:03:00Z">
                  <w:rPr>
                    <w:color w:val="000000"/>
                    <w:szCs w:val="28"/>
                  </w:rPr>
                </w:rPrChange>
              </w:rPr>
            </w:pPr>
            <w:ins w:id="602" w:author="Anh Pham" w:date="2025-11-08T23:03:00Z" w16du:dateUtc="2025-11-08T16:03:00Z">
              <w:r>
                <w:t>2.046,77</w:t>
              </w:r>
            </w:ins>
            <w:del w:id="603" w:author="Anh Pham" w:date="2025-11-08T23:03:00Z" w16du:dateUtc="2025-11-08T16:03:00Z">
              <w:r w:rsidR="0012119D" w:rsidRPr="0012119D" w:rsidDel="00873F5C">
                <w:delText>2.189,08</w:delText>
              </w:r>
            </w:del>
          </w:p>
        </w:tc>
        <w:tc>
          <w:tcPr>
            <w:tcW w:w="1196" w:type="dxa"/>
            <w:tcBorders>
              <w:top w:val="nil"/>
              <w:left w:val="nil"/>
              <w:bottom w:val="single" w:sz="4" w:space="0" w:color="auto"/>
              <w:right w:val="single" w:sz="4" w:space="0" w:color="auto"/>
            </w:tcBorders>
            <w:hideMark/>
          </w:tcPr>
          <w:p w14:paraId="78BCAD6A" w14:textId="1EB13172" w:rsidR="00865289" w:rsidRPr="00D97841" w:rsidRDefault="00873F5C" w:rsidP="00844C62">
            <w:pPr>
              <w:jc w:val="center"/>
              <w:rPr>
                <w:color w:val="000000"/>
                <w:szCs w:val="28"/>
              </w:rPr>
            </w:pPr>
            <w:ins w:id="604" w:author="Anh Pham" w:date="2025-11-08T23:03:00Z" w16du:dateUtc="2025-11-08T16:03:00Z">
              <w:r w:rsidRPr="00873F5C">
                <w:t>2.089,47</w:t>
              </w:r>
            </w:ins>
            <w:del w:id="605" w:author="Anh Pham" w:date="2025-11-08T23:03:00Z" w16du:dateUtc="2025-11-08T16:03:00Z">
              <w:r w:rsidR="0012119D" w:rsidRPr="0012119D" w:rsidDel="00873F5C">
                <w:delText>2.211,33</w:delText>
              </w:r>
            </w:del>
          </w:p>
        </w:tc>
      </w:tr>
      <w:tr w:rsidR="00980B6C" w:rsidRPr="00D97841" w14:paraId="3BFF5CEC" w14:textId="77777777" w:rsidTr="00844C62">
        <w:trPr>
          <w:trHeight w:val="403"/>
          <w:jc w:val="center"/>
        </w:trPr>
        <w:tc>
          <w:tcPr>
            <w:tcW w:w="2214" w:type="dxa"/>
            <w:tcBorders>
              <w:top w:val="nil"/>
              <w:left w:val="single" w:sz="4" w:space="0" w:color="auto"/>
              <w:bottom w:val="single" w:sz="4" w:space="0" w:color="auto"/>
              <w:right w:val="single" w:sz="4" w:space="0" w:color="auto"/>
            </w:tcBorders>
            <w:hideMark/>
          </w:tcPr>
          <w:p w14:paraId="699620DC" w14:textId="77777777" w:rsidR="00980B6C" w:rsidRPr="00D97841" w:rsidRDefault="00980B6C" w:rsidP="00980B6C">
            <w:pPr>
              <w:jc w:val="center"/>
              <w:rPr>
                <w:color w:val="000000"/>
                <w:szCs w:val="28"/>
              </w:rPr>
            </w:pPr>
            <w:r w:rsidRPr="00D97841">
              <w:rPr>
                <w:color w:val="000000"/>
                <w:szCs w:val="28"/>
              </w:rPr>
              <w:t>MMVOC</w:t>
            </w:r>
          </w:p>
        </w:tc>
        <w:tc>
          <w:tcPr>
            <w:tcW w:w="1470" w:type="dxa"/>
            <w:tcBorders>
              <w:top w:val="nil"/>
              <w:left w:val="nil"/>
              <w:bottom w:val="single" w:sz="4" w:space="0" w:color="auto"/>
              <w:right w:val="single" w:sz="4" w:space="0" w:color="auto"/>
            </w:tcBorders>
            <w:hideMark/>
          </w:tcPr>
          <w:p w14:paraId="3F777D73" w14:textId="3650B091" w:rsidR="00980B6C" w:rsidRPr="00D97841" w:rsidRDefault="00980B6C" w:rsidP="00980B6C">
            <w:pPr>
              <w:jc w:val="center"/>
              <w:rPr>
                <w:color w:val="000000"/>
                <w:szCs w:val="28"/>
              </w:rPr>
            </w:pPr>
            <w:r w:rsidRPr="00530AF2">
              <w:t xml:space="preserve"> 7</w:t>
            </w:r>
            <w:r>
              <w:t>,</w:t>
            </w:r>
            <w:ins w:id="606" w:author="Anh Pham" w:date="2025-11-08T23:06:00Z" w16du:dateUtc="2025-11-08T16:06:00Z">
              <w:r w:rsidR="00873F5C">
                <w:t>2</w:t>
              </w:r>
            </w:ins>
            <w:del w:id="607" w:author="Anh Pham" w:date="2025-11-08T23:06:00Z" w16du:dateUtc="2025-11-08T16:06:00Z">
              <w:r w:rsidRPr="00530AF2" w:rsidDel="00873F5C">
                <w:delText>1</w:delText>
              </w:r>
            </w:del>
            <w:r w:rsidRPr="00530AF2">
              <w:t xml:space="preserve">3 </w:t>
            </w:r>
          </w:p>
        </w:tc>
        <w:tc>
          <w:tcPr>
            <w:tcW w:w="1196" w:type="dxa"/>
            <w:tcBorders>
              <w:top w:val="nil"/>
              <w:left w:val="nil"/>
              <w:bottom w:val="single" w:sz="4" w:space="0" w:color="auto"/>
              <w:right w:val="single" w:sz="4" w:space="0" w:color="auto"/>
            </w:tcBorders>
            <w:hideMark/>
          </w:tcPr>
          <w:p w14:paraId="66148356" w14:textId="6B597DC2" w:rsidR="00980B6C" w:rsidRPr="00D97841" w:rsidRDefault="00980B6C" w:rsidP="00980B6C">
            <w:pPr>
              <w:jc w:val="center"/>
              <w:rPr>
                <w:color w:val="000000"/>
                <w:szCs w:val="28"/>
              </w:rPr>
            </w:pPr>
            <w:r w:rsidRPr="00530AF2">
              <w:t xml:space="preserve"> 7</w:t>
            </w:r>
            <w:r>
              <w:t>,</w:t>
            </w:r>
            <w:ins w:id="608" w:author="Anh Pham" w:date="2025-11-08T23:06:00Z" w16du:dateUtc="2025-11-08T16:06:00Z">
              <w:r w:rsidR="00873F5C">
                <w:t>62</w:t>
              </w:r>
            </w:ins>
            <w:del w:id="609" w:author="Anh Pham" w:date="2025-11-08T23:06:00Z" w16du:dateUtc="2025-11-08T16:06:00Z">
              <w:r w:rsidRPr="00530AF2" w:rsidDel="00873F5C">
                <w:delText>41</w:delText>
              </w:r>
            </w:del>
            <w:r w:rsidRPr="00530AF2">
              <w:t xml:space="preserve"> </w:t>
            </w:r>
          </w:p>
        </w:tc>
      </w:tr>
      <w:tr w:rsidR="00980B6C" w:rsidRPr="00D97841" w14:paraId="69DFAC88" w14:textId="77777777" w:rsidTr="00844C62">
        <w:trPr>
          <w:trHeight w:val="448"/>
          <w:jc w:val="center"/>
        </w:trPr>
        <w:tc>
          <w:tcPr>
            <w:tcW w:w="2214" w:type="dxa"/>
            <w:tcBorders>
              <w:top w:val="nil"/>
              <w:left w:val="single" w:sz="4" w:space="0" w:color="auto"/>
              <w:bottom w:val="single" w:sz="4" w:space="0" w:color="auto"/>
              <w:right w:val="single" w:sz="4" w:space="0" w:color="auto"/>
            </w:tcBorders>
            <w:hideMark/>
          </w:tcPr>
          <w:p w14:paraId="4E9CAC0A" w14:textId="77777777" w:rsidR="00980B6C" w:rsidRPr="00D97841" w:rsidRDefault="00980B6C" w:rsidP="00980B6C">
            <w:pPr>
              <w:jc w:val="center"/>
              <w:rPr>
                <w:color w:val="000000"/>
                <w:szCs w:val="28"/>
              </w:rPr>
            </w:pPr>
            <w:r w:rsidRPr="00D97841">
              <w:rPr>
                <w:color w:val="000000"/>
                <w:szCs w:val="28"/>
              </w:rPr>
              <w:t>CO</w:t>
            </w:r>
          </w:p>
        </w:tc>
        <w:tc>
          <w:tcPr>
            <w:tcW w:w="1470" w:type="dxa"/>
            <w:tcBorders>
              <w:top w:val="nil"/>
              <w:left w:val="nil"/>
              <w:bottom w:val="single" w:sz="4" w:space="0" w:color="auto"/>
              <w:right w:val="single" w:sz="4" w:space="0" w:color="auto"/>
            </w:tcBorders>
            <w:hideMark/>
          </w:tcPr>
          <w:p w14:paraId="6B80E175" w14:textId="177D89B3" w:rsidR="00980B6C" w:rsidRPr="00D97841" w:rsidRDefault="00980B6C" w:rsidP="00980B6C">
            <w:pPr>
              <w:jc w:val="center"/>
              <w:rPr>
                <w:color w:val="000000"/>
                <w:szCs w:val="28"/>
              </w:rPr>
            </w:pPr>
            <w:r w:rsidRPr="00530AF2">
              <w:t xml:space="preserve"> 1</w:t>
            </w:r>
            <w:ins w:id="610" w:author="Anh Pham" w:date="2025-11-08T23:06:00Z" w16du:dateUtc="2025-11-08T16:06:00Z">
              <w:r w:rsidR="00873F5C">
                <w:t>2,14</w:t>
              </w:r>
            </w:ins>
            <w:del w:id="611" w:author="Anh Pham" w:date="2025-11-08T23:06:00Z" w16du:dateUtc="2025-11-08T16:06:00Z">
              <w:r w:rsidRPr="00530AF2" w:rsidDel="00873F5C">
                <w:delText>1</w:delText>
              </w:r>
              <w:r w:rsidDel="00873F5C">
                <w:delText>,</w:delText>
              </w:r>
              <w:r w:rsidRPr="00530AF2" w:rsidDel="00873F5C">
                <w:delText>98</w:delText>
              </w:r>
            </w:del>
            <w:r w:rsidRPr="00530AF2">
              <w:t xml:space="preserve"> </w:t>
            </w:r>
          </w:p>
        </w:tc>
        <w:tc>
          <w:tcPr>
            <w:tcW w:w="1196" w:type="dxa"/>
            <w:tcBorders>
              <w:top w:val="nil"/>
              <w:left w:val="nil"/>
              <w:bottom w:val="single" w:sz="4" w:space="0" w:color="auto"/>
              <w:right w:val="single" w:sz="4" w:space="0" w:color="auto"/>
            </w:tcBorders>
            <w:hideMark/>
          </w:tcPr>
          <w:p w14:paraId="4A563FF0" w14:textId="1F55E89F" w:rsidR="00980B6C" w:rsidRPr="00D97841" w:rsidRDefault="00980B6C" w:rsidP="00980B6C">
            <w:pPr>
              <w:jc w:val="center"/>
              <w:rPr>
                <w:color w:val="000000"/>
                <w:szCs w:val="28"/>
              </w:rPr>
            </w:pPr>
            <w:r w:rsidRPr="00530AF2">
              <w:t xml:space="preserve"> </w:t>
            </w:r>
            <w:ins w:id="612" w:author="Anh Pham" w:date="2025-11-08T23:06:00Z" w16du:dateUtc="2025-11-08T16:06:00Z">
              <w:r w:rsidR="00873F5C">
                <w:t>12,82</w:t>
              </w:r>
            </w:ins>
            <w:del w:id="613" w:author="Anh Pham" w:date="2025-11-08T23:06:00Z" w16du:dateUtc="2025-11-08T16:06:00Z">
              <w:r w:rsidRPr="00530AF2" w:rsidDel="00873F5C">
                <w:delText>12</w:delText>
              </w:r>
              <w:r w:rsidDel="00873F5C">
                <w:delText>,</w:delText>
              </w:r>
              <w:r w:rsidRPr="00530AF2" w:rsidDel="00873F5C">
                <w:delText xml:space="preserve">45 </w:delText>
              </w:r>
            </w:del>
          </w:p>
        </w:tc>
      </w:tr>
      <w:tr w:rsidR="00980B6C" w:rsidRPr="00D97841" w14:paraId="26F0F884" w14:textId="77777777" w:rsidTr="00844C62">
        <w:trPr>
          <w:trHeight w:val="290"/>
          <w:jc w:val="center"/>
        </w:trPr>
        <w:tc>
          <w:tcPr>
            <w:tcW w:w="2214" w:type="dxa"/>
            <w:tcBorders>
              <w:top w:val="nil"/>
              <w:left w:val="single" w:sz="4" w:space="0" w:color="auto"/>
              <w:bottom w:val="single" w:sz="4" w:space="0" w:color="auto"/>
              <w:right w:val="single" w:sz="4" w:space="0" w:color="auto"/>
            </w:tcBorders>
            <w:hideMark/>
          </w:tcPr>
          <w:p w14:paraId="44EACF26" w14:textId="77777777" w:rsidR="00980B6C" w:rsidRPr="00D97841" w:rsidRDefault="00980B6C" w:rsidP="00980B6C">
            <w:pPr>
              <w:jc w:val="center"/>
              <w:rPr>
                <w:color w:val="000000"/>
                <w:szCs w:val="28"/>
              </w:rPr>
            </w:pPr>
            <w:r w:rsidRPr="00D97841">
              <w:rPr>
                <w:color w:val="000000"/>
                <w:szCs w:val="28"/>
              </w:rPr>
              <w:t>SO</w:t>
            </w:r>
            <w:r w:rsidRPr="00D97841">
              <w:rPr>
                <w:color w:val="000000"/>
                <w:szCs w:val="28"/>
                <w:vertAlign w:val="subscript"/>
              </w:rPr>
              <w:t>2</w:t>
            </w:r>
          </w:p>
        </w:tc>
        <w:tc>
          <w:tcPr>
            <w:tcW w:w="1470" w:type="dxa"/>
            <w:tcBorders>
              <w:top w:val="nil"/>
              <w:left w:val="nil"/>
              <w:bottom w:val="single" w:sz="4" w:space="0" w:color="auto"/>
              <w:right w:val="single" w:sz="4" w:space="0" w:color="auto"/>
            </w:tcBorders>
            <w:hideMark/>
          </w:tcPr>
          <w:p w14:paraId="7F19B44D" w14:textId="6524B52E" w:rsidR="00980B6C" w:rsidRPr="00D97841" w:rsidRDefault="00980B6C" w:rsidP="00980B6C">
            <w:pPr>
              <w:jc w:val="center"/>
              <w:rPr>
                <w:color w:val="000000"/>
                <w:szCs w:val="28"/>
              </w:rPr>
            </w:pPr>
            <w:r w:rsidRPr="00530AF2">
              <w:t xml:space="preserve"> </w:t>
            </w:r>
            <w:ins w:id="614" w:author="Anh Pham" w:date="2025-11-08T23:06:00Z" w16du:dateUtc="2025-11-08T16:06:00Z">
              <w:r w:rsidR="00873F5C">
                <w:t>0.05</w:t>
              </w:r>
            </w:ins>
            <w:del w:id="615" w:author="Anh Pham" w:date="2025-11-08T23:06:00Z" w16du:dateUtc="2025-11-08T16:06:00Z">
              <w:r w:rsidRPr="00530AF2" w:rsidDel="00873F5C">
                <w:delText>0</w:delText>
              </w:r>
              <w:r w:rsidDel="00873F5C">
                <w:delText>,</w:delText>
              </w:r>
              <w:r w:rsidRPr="00530AF2" w:rsidDel="00873F5C">
                <w:delText xml:space="preserve">05 </w:delText>
              </w:r>
            </w:del>
          </w:p>
        </w:tc>
        <w:tc>
          <w:tcPr>
            <w:tcW w:w="1196" w:type="dxa"/>
            <w:tcBorders>
              <w:top w:val="nil"/>
              <w:left w:val="nil"/>
              <w:bottom w:val="single" w:sz="4" w:space="0" w:color="auto"/>
              <w:right w:val="single" w:sz="4" w:space="0" w:color="auto"/>
            </w:tcBorders>
            <w:hideMark/>
          </w:tcPr>
          <w:p w14:paraId="1826E377" w14:textId="14CA7D32" w:rsidR="00980B6C" w:rsidRPr="00D97841" w:rsidRDefault="00980B6C" w:rsidP="00980B6C">
            <w:pPr>
              <w:jc w:val="center"/>
              <w:rPr>
                <w:color w:val="000000"/>
                <w:szCs w:val="28"/>
              </w:rPr>
            </w:pPr>
            <w:r w:rsidRPr="00530AF2">
              <w:t xml:space="preserve"> 0</w:t>
            </w:r>
            <w:r>
              <w:t>,</w:t>
            </w:r>
            <w:r w:rsidRPr="00530AF2">
              <w:t xml:space="preserve">05 </w:t>
            </w:r>
          </w:p>
        </w:tc>
      </w:tr>
    </w:tbl>
    <w:p w14:paraId="057AA0D8" w14:textId="77777777" w:rsidR="00865289" w:rsidRPr="005E271F" w:rsidRDefault="00865289" w:rsidP="00B142C2">
      <w:pPr>
        <w:pStyle w:val="Heading40"/>
        <w:numPr>
          <w:ilvl w:val="2"/>
          <w:numId w:val="36"/>
        </w:numPr>
        <w:spacing w:before="0" w:after="0" w:line="276" w:lineRule="auto"/>
        <w:jc w:val="both"/>
        <w:rPr>
          <w:highlight w:val="yellow"/>
        </w:rPr>
      </w:pPr>
      <w:commentRangeStart w:id="616"/>
      <w:r w:rsidRPr="005E271F">
        <w:rPr>
          <w:bCs/>
          <w:color w:val="auto"/>
          <w:szCs w:val="22"/>
          <w:highlight w:val="yellow"/>
        </w:rPr>
        <w:t>Quá trình sản xuất axit Nitric (2B2)</w:t>
      </w:r>
      <w:commentRangeEnd w:id="616"/>
      <w:r w:rsidR="005A1303">
        <w:rPr>
          <w:rStyle w:val="CommentReference"/>
          <w:rFonts w:eastAsia="MS Mincho" w:cs="Times New Roman"/>
          <w:i w:val="0"/>
          <w:iCs w:val="0"/>
          <w:color w:val="auto"/>
          <w:kern w:val="2"/>
          <w:lang w:val="vi-VN" w:eastAsia="x-none"/>
        </w:rPr>
        <w:commentReference w:id="616"/>
      </w:r>
    </w:p>
    <w:p w14:paraId="4C793D7C" w14:textId="77777777" w:rsidR="00865289" w:rsidRDefault="00865289" w:rsidP="00865289">
      <w:pPr>
        <w:pStyle w:val="Hue"/>
      </w:pPr>
      <w:r>
        <w:tab/>
      </w:r>
      <w:r w:rsidRPr="00DF25E0">
        <w:t>Trong các kỳ kiểm kê trước đây, phát thải từ sản xuất axit nitric được ghi là “NO” trong báo cáo kiểm kê này, do tính đến thời điểm tháng 11 năm 2016, nhà máy Amon nitrat (nhà máy sản xuất axit nitric đầu tiên của nước ta) mới cho ra những tấn sản phẩm đầu tiên (Số liệu từ tập đoàn than khoáng sản Việt Nam).</w:t>
      </w:r>
    </w:p>
    <w:p w14:paraId="62388EAB" w14:textId="77777777" w:rsidR="00865289" w:rsidRDefault="00865289" w:rsidP="00865289">
      <w:pPr>
        <w:pStyle w:val="abcd"/>
      </w:pPr>
      <w:r>
        <w:t xml:space="preserve">a. Phương pháp luận </w:t>
      </w:r>
    </w:p>
    <w:p w14:paraId="2EC6210C" w14:textId="77777777" w:rsidR="00865289" w:rsidRPr="00D753C4" w:rsidRDefault="00865289" w:rsidP="00865289">
      <w:pPr>
        <w:pStyle w:val="Hue"/>
      </w:pPr>
      <w:r>
        <w:tab/>
        <w:t>Áp dụng</w:t>
      </w:r>
      <w:r w:rsidRPr="00D753C4">
        <w:t xml:space="preserve"> phương pháp  bậc 1</w:t>
      </w:r>
      <w:r>
        <w:t xml:space="preserve">, </w:t>
      </w:r>
      <w:r w:rsidRPr="00D753C4">
        <w:t xml:space="preserve">công thức 3.5, trang 3.21, Chương 3, Phần 3, IPCC 2006. </w:t>
      </w:r>
    </w:p>
    <w:p w14:paraId="01EE848F" w14:textId="77777777" w:rsidR="00865289" w:rsidRPr="00EA1F16" w:rsidRDefault="00865289" w:rsidP="00865289">
      <w:pPr>
        <w:pStyle w:val="abcd"/>
        <w:rPr>
          <w:highlight w:val="yellow"/>
        </w:rPr>
      </w:pPr>
      <w:r>
        <w:t xml:space="preserve">b. </w:t>
      </w:r>
      <w:r w:rsidRPr="00EA1F16">
        <w:rPr>
          <w:highlight w:val="yellow"/>
        </w:rPr>
        <w:t xml:space="preserve">Số liệu hoạt động </w:t>
      </w:r>
    </w:p>
    <w:p w14:paraId="36600218" w14:textId="77777777" w:rsidR="00865289" w:rsidRPr="00EA1F16" w:rsidRDefault="00865289" w:rsidP="00865289">
      <w:pPr>
        <w:pStyle w:val="Hue"/>
        <w:rPr>
          <w:highlight w:val="yellow"/>
        </w:rPr>
      </w:pPr>
      <w:r w:rsidRPr="00EA1F16">
        <w:rPr>
          <w:highlight w:val="yellow"/>
        </w:rPr>
        <w:tab/>
      </w:r>
      <w:r w:rsidRPr="00EA1F16">
        <w:rPr>
          <w:highlight w:val="yellow"/>
          <w:lang w:val="en-US"/>
        </w:rPr>
        <w:t>T</w:t>
      </w:r>
      <w:r w:rsidRPr="00EA1F16">
        <w:rPr>
          <w:highlight w:val="yellow"/>
        </w:rPr>
        <w:t xml:space="preserve">heo số liệu khảo sát từ Cục hóa chất, Bộ Công Thương (2020) thì sản lượng thực tế của 02 nhà máy </w:t>
      </w:r>
      <w:r w:rsidRPr="00EA1F16">
        <w:rPr>
          <w:highlight w:val="yellow"/>
          <w:lang w:val="en-US"/>
        </w:rPr>
        <w:t xml:space="preserve">(Nhà máy Z195 và </w:t>
      </w:r>
      <w:r w:rsidRPr="00EA1F16">
        <w:rPr>
          <w:color w:val="000000"/>
          <w:highlight w:val="yellow"/>
          <w:lang w:val="en-US"/>
        </w:rPr>
        <w:t xml:space="preserve">Nhà máy </w:t>
      </w:r>
      <w:r w:rsidRPr="00EA1F16">
        <w:rPr>
          <w:color w:val="000000"/>
          <w:highlight w:val="yellow"/>
        </w:rPr>
        <w:t>Micco</w:t>
      </w:r>
      <w:r w:rsidRPr="00EA1F16">
        <w:rPr>
          <w:color w:val="000000"/>
          <w:highlight w:val="yellow"/>
          <w:lang w:val="en-US"/>
        </w:rPr>
        <w:t>)</w:t>
      </w:r>
      <w:r w:rsidRPr="00EA1F16">
        <w:rPr>
          <w:highlight w:val="yellow"/>
        </w:rPr>
        <w:t xml:space="preserve"> tương ứng là 12.000 tấn và 1.000 tấn.</w:t>
      </w:r>
    </w:p>
    <w:p w14:paraId="1C3D29A4" w14:textId="398E6258" w:rsidR="00865289" w:rsidRPr="00EA1F16" w:rsidRDefault="00865289" w:rsidP="00873F5C">
      <w:pPr>
        <w:pStyle w:val="BangHue"/>
        <w:rPr>
          <w:highlight w:val="yellow"/>
        </w:rPr>
      </w:pPr>
      <w:bookmarkStart w:id="617" w:name="_Toc169713691"/>
      <w:bookmarkStart w:id="618" w:name="_Toc213536602"/>
      <w:r w:rsidRPr="00EA1F16">
        <w:rPr>
          <w:highlight w:val="yellow"/>
        </w:rPr>
        <w:t>Bảng 4.</w:t>
      </w:r>
      <w:r w:rsidRPr="00EA1F16">
        <w:rPr>
          <w:highlight w:val="yellow"/>
        </w:rPr>
        <w:fldChar w:fldCharType="begin"/>
      </w:r>
      <w:r w:rsidRPr="00EA1F16">
        <w:rPr>
          <w:highlight w:val="yellow"/>
        </w:rPr>
        <w:instrText xml:space="preserve"> SEQ Bảng_4. \* ARABIC </w:instrText>
      </w:r>
      <w:r w:rsidRPr="00EA1F16">
        <w:rPr>
          <w:highlight w:val="yellow"/>
        </w:rPr>
        <w:fldChar w:fldCharType="separate"/>
      </w:r>
      <w:r w:rsidR="00F56855">
        <w:rPr>
          <w:noProof/>
          <w:highlight w:val="yellow"/>
        </w:rPr>
        <w:t>22</w:t>
      </w:r>
      <w:r w:rsidRPr="00EA1F16">
        <w:rPr>
          <w:noProof/>
          <w:highlight w:val="yellow"/>
        </w:rPr>
        <w:fldChar w:fldCharType="end"/>
      </w:r>
      <w:r w:rsidRPr="00EA1F16">
        <w:rPr>
          <w:highlight w:val="yellow"/>
        </w:rPr>
        <w:t>. Sản lượng axit nitric giai đoạn 2012 – 2020</w:t>
      </w:r>
      <w:bookmarkEnd w:id="617"/>
      <w:bookmarkEnd w:id="618"/>
    </w:p>
    <w:tbl>
      <w:tblPr>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1"/>
        <w:gridCol w:w="866"/>
        <w:gridCol w:w="866"/>
        <w:gridCol w:w="866"/>
        <w:gridCol w:w="866"/>
        <w:gridCol w:w="866"/>
        <w:gridCol w:w="866"/>
        <w:gridCol w:w="866"/>
        <w:gridCol w:w="866"/>
        <w:gridCol w:w="866"/>
      </w:tblGrid>
      <w:tr w:rsidR="00865289" w:rsidRPr="00EA1F16" w14:paraId="6FCB8724" w14:textId="77777777" w:rsidTr="00844C62">
        <w:tc>
          <w:tcPr>
            <w:tcW w:w="1381" w:type="dxa"/>
          </w:tcPr>
          <w:p w14:paraId="717337AA" w14:textId="77777777" w:rsidR="00865289" w:rsidRPr="00EA1F16" w:rsidRDefault="00865289" w:rsidP="00844C62">
            <w:pPr>
              <w:widowControl w:val="0"/>
              <w:spacing w:before="120" w:line="312" w:lineRule="auto"/>
              <w:jc w:val="center"/>
              <w:rPr>
                <w:b/>
                <w:color w:val="000000"/>
                <w:sz w:val="26"/>
                <w:szCs w:val="26"/>
                <w:highlight w:val="yellow"/>
              </w:rPr>
            </w:pPr>
            <w:r w:rsidRPr="00EA1F16">
              <w:rPr>
                <w:b/>
                <w:color w:val="000000"/>
                <w:sz w:val="26"/>
                <w:szCs w:val="26"/>
                <w:highlight w:val="yellow"/>
              </w:rPr>
              <w:t>Năm</w:t>
            </w:r>
          </w:p>
        </w:tc>
        <w:tc>
          <w:tcPr>
            <w:tcW w:w="866" w:type="dxa"/>
          </w:tcPr>
          <w:p w14:paraId="6C2B72B6" w14:textId="77777777" w:rsidR="00865289" w:rsidRPr="00EA1F16" w:rsidRDefault="00865289" w:rsidP="00844C62">
            <w:pPr>
              <w:widowControl w:val="0"/>
              <w:spacing w:before="120" w:line="312" w:lineRule="auto"/>
              <w:jc w:val="center"/>
              <w:rPr>
                <w:b/>
                <w:color w:val="000000"/>
                <w:sz w:val="26"/>
                <w:szCs w:val="26"/>
                <w:highlight w:val="yellow"/>
              </w:rPr>
            </w:pPr>
            <w:r w:rsidRPr="00EA1F16">
              <w:rPr>
                <w:b/>
                <w:color w:val="000000"/>
                <w:sz w:val="26"/>
                <w:szCs w:val="26"/>
                <w:highlight w:val="yellow"/>
              </w:rPr>
              <w:t>2012</w:t>
            </w:r>
          </w:p>
        </w:tc>
        <w:tc>
          <w:tcPr>
            <w:tcW w:w="866" w:type="dxa"/>
          </w:tcPr>
          <w:p w14:paraId="59DC96FE" w14:textId="77777777" w:rsidR="00865289" w:rsidRPr="00EA1F16" w:rsidRDefault="00865289" w:rsidP="00844C62">
            <w:pPr>
              <w:widowControl w:val="0"/>
              <w:spacing w:before="120" w:line="312" w:lineRule="auto"/>
              <w:jc w:val="center"/>
              <w:rPr>
                <w:b/>
                <w:color w:val="000000"/>
                <w:sz w:val="26"/>
                <w:szCs w:val="26"/>
                <w:highlight w:val="yellow"/>
              </w:rPr>
            </w:pPr>
            <w:r w:rsidRPr="00EA1F16">
              <w:rPr>
                <w:b/>
                <w:color w:val="000000"/>
                <w:sz w:val="26"/>
                <w:szCs w:val="26"/>
                <w:highlight w:val="yellow"/>
              </w:rPr>
              <w:t>2013</w:t>
            </w:r>
          </w:p>
        </w:tc>
        <w:tc>
          <w:tcPr>
            <w:tcW w:w="866" w:type="dxa"/>
          </w:tcPr>
          <w:p w14:paraId="7E99773F" w14:textId="77777777" w:rsidR="00865289" w:rsidRPr="00EA1F16" w:rsidRDefault="00865289" w:rsidP="00844C62">
            <w:pPr>
              <w:widowControl w:val="0"/>
              <w:spacing w:before="120" w:line="312" w:lineRule="auto"/>
              <w:jc w:val="center"/>
              <w:rPr>
                <w:b/>
                <w:color w:val="000000"/>
                <w:sz w:val="26"/>
                <w:szCs w:val="26"/>
                <w:highlight w:val="yellow"/>
              </w:rPr>
            </w:pPr>
            <w:r w:rsidRPr="00EA1F16">
              <w:rPr>
                <w:b/>
                <w:color w:val="000000"/>
                <w:sz w:val="26"/>
                <w:szCs w:val="26"/>
                <w:highlight w:val="yellow"/>
              </w:rPr>
              <w:t>2014</w:t>
            </w:r>
          </w:p>
        </w:tc>
        <w:tc>
          <w:tcPr>
            <w:tcW w:w="866" w:type="dxa"/>
          </w:tcPr>
          <w:p w14:paraId="60809815" w14:textId="77777777" w:rsidR="00865289" w:rsidRPr="00EA1F16" w:rsidRDefault="00865289" w:rsidP="00844C62">
            <w:pPr>
              <w:widowControl w:val="0"/>
              <w:spacing w:before="120" w:line="312" w:lineRule="auto"/>
              <w:jc w:val="center"/>
              <w:rPr>
                <w:b/>
                <w:color w:val="000000"/>
                <w:sz w:val="26"/>
                <w:szCs w:val="26"/>
                <w:highlight w:val="yellow"/>
              </w:rPr>
            </w:pPr>
            <w:r w:rsidRPr="00EA1F16">
              <w:rPr>
                <w:b/>
                <w:color w:val="000000"/>
                <w:sz w:val="26"/>
                <w:szCs w:val="26"/>
                <w:highlight w:val="yellow"/>
              </w:rPr>
              <w:t>2015</w:t>
            </w:r>
          </w:p>
        </w:tc>
        <w:tc>
          <w:tcPr>
            <w:tcW w:w="866" w:type="dxa"/>
          </w:tcPr>
          <w:p w14:paraId="4057428F" w14:textId="77777777" w:rsidR="00865289" w:rsidRPr="00EA1F16" w:rsidRDefault="00865289" w:rsidP="00844C62">
            <w:pPr>
              <w:widowControl w:val="0"/>
              <w:spacing w:before="120" w:line="312" w:lineRule="auto"/>
              <w:jc w:val="center"/>
              <w:rPr>
                <w:b/>
                <w:color w:val="000000"/>
                <w:sz w:val="26"/>
                <w:szCs w:val="26"/>
                <w:highlight w:val="yellow"/>
              </w:rPr>
            </w:pPr>
            <w:r w:rsidRPr="00EA1F16">
              <w:rPr>
                <w:b/>
                <w:color w:val="000000"/>
                <w:sz w:val="26"/>
                <w:szCs w:val="26"/>
                <w:highlight w:val="yellow"/>
              </w:rPr>
              <w:t>2016</w:t>
            </w:r>
          </w:p>
        </w:tc>
        <w:tc>
          <w:tcPr>
            <w:tcW w:w="866" w:type="dxa"/>
          </w:tcPr>
          <w:p w14:paraId="6EA1351F" w14:textId="77777777" w:rsidR="00865289" w:rsidRPr="00EA1F16" w:rsidRDefault="00865289" w:rsidP="00844C62">
            <w:pPr>
              <w:widowControl w:val="0"/>
              <w:spacing w:before="120" w:line="312" w:lineRule="auto"/>
              <w:jc w:val="center"/>
              <w:rPr>
                <w:b/>
                <w:color w:val="000000"/>
                <w:sz w:val="26"/>
                <w:szCs w:val="26"/>
                <w:highlight w:val="yellow"/>
              </w:rPr>
            </w:pPr>
            <w:r w:rsidRPr="00EA1F16">
              <w:rPr>
                <w:b/>
                <w:color w:val="000000"/>
                <w:sz w:val="26"/>
                <w:szCs w:val="26"/>
                <w:highlight w:val="yellow"/>
              </w:rPr>
              <w:t>2017</w:t>
            </w:r>
          </w:p>
        </w:tc>
        <w:tc>
          <w:tcPr>
            <w:tcW w:w="866" w:type="dxa"/>
          </w:tcPr>
          <w:p w14:paraId="397FE9E9" w14:textId="77777777" w:rsidR="00865289" w:rsidRPr="00EA1F16" w:rsidRDefault="00865289" w:rsidP="00844C62">
            <w:pPr>
              <w:widowControl w:val="0"/>
              <w:spacing w:before="120" w:line="312" w:lineRule="auto"/>
              <w:jc w:val="center"/>
              <w:rPr>
                <w:b/>
                <w:color w:val="000000"/>
                <w:sz w:val="26"/>
                <w:szCs w:val="26"/>
                <w:highlight w:val="yellow"/>
              </w:rPr>
            </w:pPr>
            <w:r w:rsidRPr="00EA1F16">
              <w:rPr>
                <w:b/>
                <w:color w:val="000000"/>
                <w:sz w:val="26"/>
                <w:szCs w:val="26"/>
                <w:highlight w:val="yellow"/>
              </w:rPr>
              <w:t>2018</w:t>
            </w:r>
          </w:p>
        </w:tc>
        <w:tc>
          <w:tcPr>
            <w:tcW w:w="866" w:type="dxa"/>
          </w:tcPr>
          <w:p w14:paraId="7B3D6F06" w14:textId="77777777" w:rsidR="00865289" w:rsidRPr="00EA1F16" w:rsidRDefault="00865289" w:rsidP="00844C62">
            <w:pPr>
              <w:widowControl w:val="0"/>
              <w:spacing w:before="120" w:line="312" w:lineRule="auto"/>
              <w:jc w:val="center"/>
              <w:rPr>
                <w:b/>
                <w:color w:val="000000"/>
                <w:sz w:val="26"/>
                <w:szCs w:val="26"/>
                <w:highlight w:val="yellow"/>
              </w:rPr>
            </w:pPr>
            <w:r w:rsidRPr="00EA1F16">
              <w:rPr>
                <w:b/>
                <w:color w:val="000000"/>
                <w:sz w:val="26"/>
                <w:szCs w:val="26"/>
                <w:highlight w:val="yellow"/>
              </w:rPr>
              <w:t>2019</w:t>
            </w:r>
          </w:p>
        </w:tc>
        <w:tc>
          <w:tcPr>
            <w:tcW w:w="866" w:type="dxa"/>
          </w:tcPr>
          <w:p w14:paraId="7ED94225" w14:textId="77777777" w:rsidR="00865289" w:rsidRPr="00EA1F16" w:rsidRDefault="00865289" w:rsidP="00844C62">
            <w:pPr>
              <w:widowControl w:val="0"/>
              <w:spacing w:before="120" w:line="312" w:lineRule="auto"/>
              <w:jc w:val="center"/>
              <w:rPr>
                <w:b/>
                <w:color w:val="000000"/>
                <w:sz w:val="26"/>
                <w:szCs w:val="26"/>
                <w:highlight w:val="yellow"/>
              </w:rPr>
            </w:pPr>
            <w:r w:rsidRPr="00EA1F16">
              <w:rPr>
                <w:b/>
                <w:color w:val="000000"/>
                <w:sz w:val="26"/>
                <w:szCs w:val="26"/>
                <w:highlight w:val="yellow"/>
              </w:rPr>
              <w:t>2020</w:t>
            </w:r>
          </w:p>
        </w:tc>
      </w:tr>
      <w:tr w:rsidR="00865289" w:rsidRPr="00EA1F16" w14:paraId="51E3EB20" w14:textId="77777777" w:rsidTr="00844C62">
        <w:tc>
          <w:tcPr>
            <w:tcW w:w="1381" w:type="dxa"/>
            <w:vAlign w:val="center"/>
          </w:tcPr>
          <w:p w14:paraId="6E0C5A19"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Tổng công suất thiết kế</w:t>
            </w:r>
          </w:p>
          <w:p w14:paraId="6AE9722E"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(nghìn tấn)</w:t>
            </w:r>
          </w:p>
        </w:tc>
        <w:tc>
          <w:tcPr>
            <w:tcW w:w="866" w:type="dxa"/>
            <w:vAlign w:val="center"/>
          </w:tcPr>
          <w:p w14:paraId="18CE4DB8"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25</w:t>
            </w:r>
          </w:p>
        </w:tc>
        <w:tc>
          <w:tcPr>
            <w:tcW w:w="866" w:type="dxa"/>
            <w:vAlign w:val="center"/>
          </w:tcPr>
          <w:p w14:paraId="3D883AD3"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25</w:t>
            </w:r>
          </w:p>
        </w:tc>
        <w:tc>
          <w:tcPr>
            <w:tcW w:w="866" w:type="dxa"/>
            <w:vAlign w:val="center"/>
          </w:tcPr>
          <w:p w14:paraId="2E458639"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25</w:t>
            </w:r>
          </w:p>
        </w:tc>
        <w:tc>
          <w:tcPr>
            <w:tcW w:w="866" w:type="dxa"/>
            <w:vAlign w:val="center"/>
          </w:tcPr>
          <w:p w14:paraId="3C3AFCD1"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185</w:t>
            </w:r>
          </w:p>
        </w:tc>
        <w:tc>
          <w:tcPr>
            <w:tcW w:w="866" w:type="dxa"/>
            <w:vAlign w:val="center"/>
          </w:tcPr>
          <w:p w14:paraId="3E01BC09" w14:textId="77777777" w:rsidR="00865289" w:rsidRPr="00EA1F16" w:rsidRDefault="00865289" w:rsidP="00844C62">
            <w:pPr>
              <w:widowControl w:val="0"/>
              <w:rPr>
                <w:color w:val="000000"/>
                <w:sz w:val="26"/>
                <w:szCs w:val="26"/>
                <w:highlight w:val="yellow"/>
              </w:rPr>
            </w:pPr>
            <w:r w:rsidRPr="00EA1F16">
              <w:rPr>
                <w:color w:val="000000"/>
                <w:sz w:val="26"/>
                <w:szCs w:val="26"/>
                <w:highlight w:val="yellow"/>
              </w:rPr>
              <w:t>185</w:t>
            </w:r>
          </w:p>
        </w:tc>
        <w:tc>
          <w:tcPr>
            <w:tcW w:w="866" w:type="dxa"/>
            <w:vAlign w:val="center"/>
          </w:tcPr>
          <w:p w14:paraId="63978480" w14:textId="77777777" w:rsidR="00865289" w:rsidRPr="00EA1F16" w:rsidRDefault="00865289" w:rsidP="00844C62">
            <w:pPr>
              <w:widowControl w:val="0"/>
              <w:rPr>
                <w:color w:val="000000"/>
                <w:sz w:val="26"/>
                <w:szCs w:val="26"/>
                <w:highlight w:val="yellow"/>
              </w:rPr>
            </w:pPr>
            <w:r w:rsidRPr="00EA1F16">
              <w:rPr>
                <w:color w:val="000000"/>
                <w:sz w:val="26"/>
                <w:szCs w:val="26"/>
                <w:highlight w:val="yellow"/>
              </w:rPr>
              <w:t>185</w:t>
            </w:r>
          </w:p>
        </w:tc>
        <w:tc>
          <w:tcPr>
            <w:tcW w:w="866" w:type="dxa"/>
            <w:vAlign w:val="center"/>
          </w:tcPr>
          <w:p w14:paraId="46C31D88" w14:textId="77777777" w:rsidR="00865289" w:rsidRPr="00EA1F16" w:rsidRDefault="00865289" w:rsidP="00844C62">
            <w:pPr>
              <w:widowControl w:val="0"/>
              <w:rPr>
                <w:color w:val="000000"/>
                <w:sz w:val="26"/>
                <w:szCs w:val="26"/>
                <w:highlight w:val="yellow"/>
              </w:rPr>
            </w:pPr>
            <w:r w:rsidRPr="00EA1F16">
              <w:rPr>
                <w:color w:val="000000"/>
                <w:sz w:val="26"/>
                <w:szCs w:val="26"/>
                <w:highlight w:val="yellow"/>
              </w:rPr>
              <w:t>185</w:t>
            </w:r>
          </w:p>
        </w:tc>
        <w:tc>
          <w:tcPr>
            <w:tcW w:w="866" w:type="dxa"/>
            <w:vAlign w:val="center"/>
          </w:tcPr>
          <w:p w14:paraId="4650CDFC" w14:textId="77777777" w:rsidR="00865289" w:rsidRPr="00EA1F16" w:rsidRDefault="00865289" w:rsidP="00844C62">
            <w:pPr>
              <w:widowControl w:val="0"/>
              <w:rPr>
                <w:color w:val="000000"/>
                <w:sz w:val="26"/>
                <w:szCs w:val="26"/>
                <w:highlight w:val="yellow"/>
              </w:rPr>
            </w:pPr>
            <w:r w:rsidRPr="00EA1F16">
              <w:rPr>
                <w:color w:val="000000"/>
                <w:sz w:val="26"/>
                <w:szCs w:val="26"/>
                <w:highlight w:val="yellow"/>
              </w:rPr>
              <w:t>185</w:t>
            </w:r>
          </w:p>
        </w:tc>
        <w:tc>
          <w:tcPr>
            <w:tcW w:w="866" w:type="dxa"/>
            <w:vAlign w:val="center"/>
          </w:tcPr>
          <w:p w14:paraId="24FB25C0" w14:textId="77777777" w:rsidR="00865289" w:rsidRPr="00EA1F16" w:rsidRDefault="00865289" w:rsidP="00844C62">
            <w:pPr>
              <w:widowControl w:val="0"/>
              <w:rPr>
                <w:color w:val="000000"/>
                <w:sz w:val="26"/>
                <w:szCs w:val="26"/>
                <w:highlight w:val="yellow"/>
              </w:rPr>
            </w:pPr>
            <w:r w:rsidRPr="00EA1F16">
              <w:rPr>
                <w:color w:val="000000"/>
                <w:sz w:val="26"/>
                <w:szCs w:val="26"/>
                <w:highlight w:val="yellow"/>
              </w:rPr>
              <w:t>185</w:t>
            </w:r>
          </w:p>
        </w:tc>
      </w:tr>
      <w:tr w:rsidR="00865289" w:rsidRPr="00EA1F16" w14:paraId="38C099DD" w14:textId="77777777" w:rsidTr="00844C62">
        <w:trPr>
          <w:trHeight w:val="107"/>
        </w:trPr>
        <w:tc>
          <w:tcPr>
            <w:tcW w:w="1381" w:type="dxa"/>
            <w:vAlign w:val="center"/>
          </w:tcPr>
          <w:p w14:paraId="2FC00331"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Công suất thực tế, Nhà máy</w:t>
            </w:r>
          </w:p>
          <w:p w14:paraId="74473D19"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Z195</w:t>
            </w:r>
          </w:p>
          <w:p w14:paraId="6BFFE12A"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(nghìn tấn)</w:t>
            </w:r>
          </w:p>
        </w:tc>
        <w:tc>
          <w:tcPr>
            <w:tcW w:w="866" w:type="dxa"/>
            <w:vAlign w:val="center"/>
          </w:tcPr>
          <w:p w14:paraId="526DF67A"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12</w:t>
            </w:r>
          </w:p>
        </w:tc>
        <w:tc>
          <w:tcPr>
            <w:tcW w:w="866" w:type="dxa"/>
            <w:vAlign w:val="center"/>
          </w:tcPr>
          <w:p w14:paraId="5F9587A7"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12</w:t>
            </w:r>
          </w:p>
        </w:tc>
        <w:tc>
          <w:tcPr>
            <w:tcW w:w="866" w:type="dxa"/>
            <w:vAlign w:val="center"/>
          </w:tcPr>
          <w:p w14:paraId="0681E9A3"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12</w:t>
            </w:r>
          </w:p>
        </w:tc>
        <w:tc>
          <w:tcPr>
            <w:tcW w:w="866" w:type="dxa"/>
            <w:vAlign w:val="center"/>
          </w:tcPr>
          <w:p w14:paraId="40ECCF22"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12</w:t>
            </w:r>
          </w:p>
        </w:tc>
        <w:tc>
          <w:tcPr>
            <w:tcW w:w="866" w:type="dxa"/>
            <w:vAlign w:val="center"/>
          </w:tcPr>
          <w:p w14:paraId="57D318AD"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12</w:t>
            </w:r>
          </w:p>
        </w:tc>
        <w:tc>
          <w:tcPr>
            <w:tcW w:w="866" w:type="dxa"/>
            <w:vAlign w:val="center"/>
          </w:tcPr>
          <w:p w14:paraId="58669012"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12</w:t>
            </w:r>
          </w:p>
        </w:tc>
        <w:tc>
          <w:tcPr>
            <w:tcW w:w="866" w:type="dxa"/>
            <w:vAlign w:val="center"/>
          </w:tcPr>
          <w:p w14:paraId="71B1D99A"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12</w:t>
            </w:r>
          </w:p>
        </w:tc>
        <w:tc>
          <w:tcPr>
            <w:tcW w:w="866" w:type="dxa"/>
            <w:vAlign w:val="center"/>
          </w:tcPr>
          <w:p w14:paraId="4EF5EBB2"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12</w:t>
            </w:r>
          </w:p>
        </w:tc>
        <w:tc>
          <w:tcPr>
            <w:tcW w:w="866" w:type="dxa"/>
            <w:vAlign w:val="center"/>
          </w:tcPr>
          <w:p w14:paraId="4B5FE427"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12</w:t>
            </w:r>
          </w:p>
        </w:tc>
      </w:tr>
      <w:tr w:rsidR="00865289" w:rsidRPr="00EA1F16" w14:paraId="7A7EE45B" w14:textId="77777777" w:rsidTr="00844C62">
        <w:tc>
          <w:tcPr>
            <w:tcW w:w="1381" w:type="dxa"/>
            <w:vAlign w:val="center"/>
          </w:tcPr>
          <w:p w14:paraId="4FDB8A20"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lastRenderedPageBreak/>
              <w:t>Công suất thực tế, nhà máy Micco</w:t>
            </w:r>
          </w:p>
          <w:p w14:paraId="344EDB79"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(nghìn tấn)</w:t>
            </w:r>
          </w:p>
        </w:tc>
        <w:tc>
          <w:tcPr>
            <w:tcW w:w="866" w:type="dxa"/>
            <w:vAlign w:val="center"/>
          </w:tcPr>
          <w:p w14:paraId="50466F5F"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w:t>
            </w:r>
          </w:p>
        </w:tc>
        <w:tc>
          <w:tcPr>
            <w:tcW w:w="866" w:type="dxa"/>
            <w:vAlign w:val="center"/>
          </w:tcPr>
          <w:p w14:paraId="392B751D"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w:t>
            </w:r>
          </w:p>
        </w:tc>
        <w:tc>
          <w:tcPr>
            <w:tcW w:w="866" w:type="dxa"/>
            <w:vAlign w:val="center"/>
          </w:tcPr>
          <w:p w14:paraId="5338BF10"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w:t>
            </w:r>
          </w:p>
        </w:tc>
        <w:tc>
          <w:tcPr>
            <w:tcW w:w="866" w:type="dxa"/>
            <w:vAlign w:val="center"/>
          </w:tcPr>
          <w:p w14:paraId="4306A75F"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w:t>
            </w:r>
          </w:p>
        </w:tc>
        <w:tc>
          <w:tcPr>
            <w:tcW w:w="866" w:type="dxa"/>
            <w:vAlign w:val="center"/>
          </w:tcPr>
          <w:p w14:paraId="714FCA31"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1</w:t>
            </w:r>
          </w:p>
        </w:tc>
        <w:tc>
          <w:tcPr>
            <w:tcW w:w="866" w:type="dxa"/>
            <w:vAlign w:val="center"/>
          </w:tcPr>
          <w:p w14:paraId="1D0C9C1C"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2</w:t>
            </w:r>
          </w:p>
        </w:tc>
        <w:tc>
          <w:tcPr>
            <w:tcW w:w="866" w:type="dxa"/>
            <w:vAlign w:val="center"/>
          </w:tcPr>
          <w:p w14:paraId="07CD9DA4"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2</w:t>
            </w:r>
          </w:p>
        </w:tc>
        <w:tc>
          <w:tcPr>
            <w:tcW w:w="866" w:type="dxa"/>
            <w:vAlign w:val="center"/>
          </w:tcPr>
          <w:p w14:paraId="76254A48"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2,5</w:t>
            </w:r>
          </w:p>
        </w:tc>
        <w:tc>
          <w:tcPr>
            <w:tcW w:w="866" w:type="dxa"/>
            <w:vAlign w:val="center"/>
          </w:tcPr>
          <w:p w14:paraId="0F9FA4B8" w14:textId="77777777" w:rsidR="00865289" w:rsidRPr="00EA1F16" w:rsidRDefault="00865289" w:rsidP="00844C62">
            <w:pPr>
              <w:widowControl w:val="0"/>
              <w:spacing w:before="60" w:after="60"/>
              <w:jc w:val="center"/>
              <w:rPr>
                <w:color w:val="000000"/>
                <w:sz w:val="26"/>
                <w:szCs w:val="26"/>
                <w:highlight w:val="yellow"/>
              </w:rPr>
            </w:pPr>
            <w:r w:rsidRPr="00EA1F16">
              <w:rPr>
                <w:color w:val="000000"/>
                <w:sz w:val="26"/>
                <w:szCs w:val="26"/>
                <w:highlight w:val="yellow"/>
              </w:rPr>
              <w:t>3</w:t>
            </w:r>
          </w:p>
        </w:tc>
      </w:tr>
    </w:tbl>
    <w:p w14:paraId="710B7C21" w14:textId="77777777" w:rsidR="00865289" w:rsidRPr="00EA1F16" w:rsidRDefault="00865289" w:rsidP="00865289">
      <w:pPr>
        <w:pStyle w:val="Hue"/>
        <w:rPr>
          <w:highlight w:val="yellow"/>
        </w:rPr>
      </w:pPr>
    </w:p>
    <w:p w14:paraId="60A5EE9B" w14:textId="77777777" w:rsidR="00865289" w:rsidRPr="00EA1F16" w:rsidRDefault="00865289" w:rsidP="00865289">
      <w:pPr>
        <w:pStyle w:val="abcd"/>
        <w:rPr>
          <w:highlight w:val="yellow"/>
        </w:rPr>
      </w:pPr>
      <w:r w:rsidRPr="00EA1F16">
        <w:rPr>
          <w:highlight w:val="yellow"/>
        </w:rPr>
        <w:t xml:space="preserve">c. Hệ số phát thải </w:t>
      </w:r>
    </w:p>
    <w:p w14:paraId="58BF8A72" w14:textId="77777777" w:rsidR="00865289" w:rsidRPr="00EA1F16" w:rsidRDefault="00865289" w:rsidP="00865289">
      <w:pPr>
        <w:pStyle w:val="Hue"/>
        <w:rPr>
          <w:highlight w:val="yellow"/>
        </w:rPr>
      </w:pPr>
      <w:r w:rsidRPr="00EA1F16">
        <w:rPr>
          <w:highlight w:val="yellow"/>
        </w:rPr>
        <w:tab/>
        <w:t>HSPT đối với quá trình sản xuất HNO</w:t>
      </w:r>
      <w:r w:rsidRPr="00EA1F16">
        <w:rPr>
          <w:highlight w:val="yellow"/>
          <w:vertAlign w:val="subscript"/>
        </w:rPr>
        <w:t>3</w:t>
      </w:r>
      <w:r w:rsidRPr="00EA1F16">
        <w:rPr>
          <w:highlight w:val="yellow"/>
        </w:rPr>
        <w:t xml:space="preserve"> với công nghệ áp suất trung bình theo của </w:t>
      </w:r>
      <w:r w:rsidRPr="00EA1F16">
        <w:rPr>
          <w:highlight w:val="yellow"/>
          <w:lang w:val="en-US"/>
        </w:rPr>
        <w:t>Bảng 3.3, trang 3.9, Chương3, Phần 3, IPCC 2019</w:t>
      </w:r>
      <w:r w:rsidRPr="00EA1F16">
        <w:rPr>
          <w:color w:val="FF0000"/>
          <w:highlight w:val="yellow"/>
          <w:lang w:val="en-US"/>
        </w:rPr>
        <w:t xml:space="preserve"> </w:t>
      </w:r>
      <w:r w:rsidRPr="00EA1F16">
        <w:rPr>
          <w:highlight w:val="yellow"/>
        </w:rPr>
        <w:t>là 8 kg N</w:t>
      </w:r>
      <w:r w:rsidRPr="00EA1F16">
        <w:rPr>
          <w:highlight w:val="yellow"/>
          <w:vertAlign w:val="subscript"/>
        </w:rPr>
        <w:t>2</w:t>
      </w:r>
      <w:r w:rsidRPr="00EA1F16">
        <w:rPr>
          <w:highlight w:val="yellow"/>
        </w:rPr>
        <w:t>O/tấn HNO</w:t>
      </w:r>
      <w:r w:rsidRPr="00EA1F16">
        <w:rPr>
          <w:highlight w:val="yellow"/>
          <w:vertAlign w:val="subscript"/>
        </w:rPr>
        <w:t>3</w:t>
      </w:r>
      <w:r w:rsidRPr="00EA1F16">
        <w:rPr>
          <w:highlight w:val="yellow"/>
        </w:rPr>
        <w:t>.</w:t>
      </w:r>
    </w:p>
    <w:p w14:paraId="472F24F6" w14:textId="77777777" w:rsidR="00865289" w:rsidRPr="00EA1F16" w:rsidRDefault="00865289" w:rsidP="00865289">
      <w:pPr>
        <w:pStyle w:val="abcd"/>
        <w:rPr>
          <w:highlight w:val="yellow"/>
        </w:rPr>
      </w:pPr>
      <w:r w:rsidRPr="00EA1F16">
        <w:rPr>
          <w:highlight w:val="yellow"/>
        </w:rPr>
        <w:t>d. Kết quả phát thải</w:t>
      </w:r>
    </w:p>
    <w:p w14:paraId="76A9BA45" w14:textId="3AD47ADD" w:rsidR="00865289" w:rsidRPr="00EA1F16" w:rsidRDefault="00865289" w:rsidP="00865289">
      <w:pPr>
        <w:pStyle w:val="Hue"/>
        <w:rPr>
          <w:highlight w:val="yellow"/>
        </w:rPr>
      </w:pPr>
      <w:r w:rsidRPr="00EA1F16">
        <w:rPr>
          <w:highlight w:val="yellow"/>
        </w:rPr>
        <w:tab/>
        <w:t>Lượng phát thải KNK tại năm 20</w:t>
      </w:r>
      <w:r w:rsidR="00EA1F16">
        <w:rPr>
          <w:highlight w:val="yellow"/>
        </w:rPr>
        <w:t>21</w:t>
      </w:r>
      <w:r w:rsidRPr="00EA1F16">
        <w:rPr>
          <w:highlight w:val="yellow"/>
        </w:rPr>
        <w:t xml:space="preserve"> từ ngành sản xuất axit nitric như sau:</w:t>
      </w:r>
    </w:p>
    <w:p w14:paraId="685BDF27" w14:textId="77777777" w:rsidR="00865289" w:rsidRPr="00EA1F16" w:rsidRDefault="00865289" w:rsidP="00865289">
      <w:pPr>
        <w:spacing w:before="120" w:after="120" w:line="276" w:lineRule="auto"/>
        <w:ind w:firstLine="720"/>
        <w:rPr>
          <w:highlight w:val="yellow"/>
        </w:rPr>
      </w:pPr>
      <w:r w:rsidRPr="00EA1F16">
        <w:rPr>
          <w:highlight w:val="yellow"/>
        </w:rPr>
        <w:t>N</w:t>
      </w:r>
      <w:r w:rsidRPr="00EA1F16">
        <w:rPr>
          <w:highlight w:val="yellow"/>
          <w:vertAlign w:val="subscript"/>
        </w:rPr>
        <w:t>2</w:t>
      </w:r>
      <w:r w:rsidRPr="00EA1F16">
        <w:rPr>
          <w:highlight w:val="yellow"/>
        </w:rPr>
        <w:t>O phát thải = 8*(12.000 + 2.000) = 112.000 kg N</w:t>
      </w:r>
      <w:r w:rsidRPr="00EA1F16">
        <w:rPr>
          <w:highlight w:val="yellow"/>
          <w:vertAlign w:val="subscript"/>
        </w:rPr>
        <w:t>2</w:t>
      </w:r>
      <w:r w:rsidRPr="00EA1F16">
        <w:rPr>
          <w:highlight w:val="yellow"/>
        </w:rPr>
        <w:t>O = 112 tấn N</w:t>
      </w:r>
      <w:r w:rsidRPr="00EA1F16">
        <w:rPr>
          <w:highlight w:val="yellow"/>
          <w:vertAlign w:val="subscript"/>
        </w:rPr>
        <w:t>2</w:t>
      </w:r>
      <w:r w:rsidRPr="00EA1F16">
        <w:rPr>
          <w:highlight w:val="yellow"/>
        </w:rPr>
        <w:t>O</w:t>
      </w:r>
    </w:p>
    <w:p w14:paraId="278CBF33" w14:textId="77777777" w:rsidR="00865289" w:rsidRPr="00EA1F16" w:rsidRDefault="00865289" w:rsidP="00865289">
      <w:pPr>
        <w:spacing w:before="120" w:after="120" w:line="276" w:lineRule="auto"/>
        <w:ind w:firstLine="720"/>
        <w:rPr>
          <w:highlight w:val="yellow"/>
        </w:rPr>
      </w:pPr>
      <w:r w:rsidRPr="00EA1F16">
        <w:rPr>
          <w:highlight w:val="yellow"/>
        </w:rPr>
        <w:t>CO</w:t>
      </w:r>
      <w:r w:rsidRPr="00EA1F16">
        <w:rPr>
          <w:highlight w:val="yellow"/>
          <w:vertAlign w:val="subscript"/>
        </w:rPr>
        <w:t>2</w:t>
      </w:r>
      <w:r w:rsidRPr="00EA1F16">
        <w:rPr>
          <w:highlight w:val="yellow"/>
        </w:rPr>
        <w:t xml:space="preserve"> phát thải = N</w:t>
      </w:r>
      <w:r w:rsidRPr="00EA1F16">
        <w:rPr>
          <w:highlight w:val="yellow"/>
          <w:vertAlign w:val="subscript"/>
        </w:rPr>
        <w:t>2</w:t>
      </w:r>
      <w:r w:rsidRPr="00EA1F16">
        <w:rPr>
          <w:highlight w:val="yellow"/>
        </w:rPr>
        <w:t>O phát thải * GWP</w:t>
      </w:r>
      <w:r w:rsidRPr="00EA1F16">
        <w:rPr>
          <w:highlight w:val="yellow"/>
          <w:vertAlign w:val="subscript"/>
        </w:rPr>
        <w:t>N2O</w:t>
      </w:r>
      <w:r w:rsidRPr="00EA1F16">
        <w:rPr>
          <w:highlight w:val="yellow"/>
        </w:rPr>
        <w:t>(AR5) = 112 tấn * 265 = 29.680 tấn = 29,68 nghìn tấn CO</w:t>
      </w:r>
      <w:r w:rsidRPr="00EA1F16">
        <w:rPr>
          <w:highlight w:val="yellow"/>
          <w:vertAlign w:val="subscript"/>
        </w:rPr>
        <w:t>2tđ</w:t>
      </w:r>
    </w:p>
    <w:p w14:paraId="5D8FCDCF" w14:textId="630FF892" w:rsidR="00865289" w:rsidRPr="00EA1F16" w:rsidRDefault="00865289" w:rsidP="00865289">
      <w:pPr>
        <w:spacing w:before="120" w:after="120" w:line="276" w:lineRule="auto"/>
        <w:ind w:firstLine="720"/>
        <w:rPr>
          <w:highlight w:val="yellow"/>
        </w:rPr>
      </w:pPr>
      <w:bookmarkStart w:id="619" w:name="_heading=h.2bn6wsx" w:colFirst="0" w:colLast="0"/>
      <w:bookmarkEnd w:id="619"/>
      <w:r w:rsidRPr="00EA1F16">
        <w:rPr>
          <w:highlight w:val="yellow"/>
        </w:rPr>
        <w:t>Phát thải KNK năm 202</w:t>
      </w:r>
      <w:r w:rsidR="00EA1F16">
        <w:rPr>
          <w:highlight w:val="yellow"/>
        </w:rPr>
        <w:t>2</w:t>
      </w:r>
      <w:r w:rsidRPr="00EA1F16">
        <w:rPr>
          <w:highlight w:val="yellow"/>
        </w:rPr>
        <w:t xml:space="preserve"> từ ngành sản xuất axit nitric là: </w:t>
      </w:r>
    </w:p>
    <w:p w14:paraId="70D76692" w14:textId="77777777" w:rsidR="00865289" w:rsidRPr="00EA1F16" w:rsidRDefault="00865289" w:rsidP="00865289">
      <w:pPr>
        <w:spacing w:before="120" w:after="120" w:line="276" w:lineRule="auto"/>
        <w:ind w:firstLine="720"/>
        <w:rPr>
          <w:highlight w:val="yellow"/>
        </w:rPr>
      </w:pPr>
      <w:r w:rsidRPr="00EA1F16">
        <w:rPr>
          <w:highlight w:val="yellow"/>
        </w:rPr>
        <w:t>N</w:t>
      </w:r>
      <w:r w:rsidRPr="00EA1F16">
        <w:rPr>
          <w:highlight w:val="yellow"/>
          <w:vertAlign w:val="subscript"/>
        </w:rPr>
        <w:t>2</w:t>
      </w:r>
      <w:r w:rsidRPr="00EA1F16">
        <w:rPr>
          <w:highlight w:val="yellow"/>
        </w:rPr>
        <w:t>O phát thải = 8*(12.000 + 3.000) = 120.000 kg N</w:t>
      </w:r>
      <w:r w:rsidRPr="00EA1F16">
        <w:rPr>
          <w:highlight w:val="yellow"/>
          <w:vertAlign w:val="subscript"/>
        </w:rPr>
        <w:t>2</w:t>
      </w:r>
      <w:r w:rsidRPr="00EA1F16">
        <w:rPr>
          <w:highlight w:val="yellow"/>
        </w:rPr>
        <w:t>O = 120 tấn N</w:t>
      </w:r>
      <w:r w:rsidRPr="00EA1F16">
        <w:rPr>
          <w:highlight w:val="yellow"/>
          <w:vertAlign w:val="subscript"/>
        </w:rPr>
        <w:t>2</w:t>
      </w:r>
      <w:r w:rsidRPr="00EA1F16">
        <w:rPr>
          <w:highlight w:val="yellow"/>
        </w:rPr>
        <w:t>O</w:t>
      </w:r>
    </w:p>
    <w:p w14:paraId="1286F038" w14:textId="77777777" w:rsidR="00865289" w:rsidRPr="00AD0BCD" w:rsidRDefault="00865289" w:rsidP="00865289">
      <w:pPr>
        <w:spacing w:before="120" w:after="120" w:line="276" w:lineRule="auto"/>
        <w:ind w:firstLine="720"/>
      </w:pPr>
      <w:r w:rsidRPr="00EA1F16">
        <w:rPr>
          <w:highlight w:val="yellow"/>
        </w:rPr>
        <w:t>CO</w:t>
      </w:r>
      <w:r w:rsidRPr="00EA1F16">
        <w:rPr>
          <w:highlight w:val="yellow"/>
          <w:vertAlign w:val="subscript"/>
        </w:rPr>
        <w:t>2</w:t>
      </w:r>
      <w:r w:rsidRPr="00EA1F16">
        <w:rPr>
          <w:highlight w:val="yellow"/>
        </w:rPr>
        <w:t xml:space="preserve"> phát thải = N</w:t>
      </w:r>
      <w:r w:rsidRPr="00EA1F16">
        <w:rPr>
          <w:highlight w:val="yellow"/>
          <w:vertAlign w:val="subscript"/>
        </w:rPr>
        <w:t>2</w:t>
      </w:r>
      <w:r w:rsidRPr="00EA1F16">
        <w:rPr>
          <w:highlight w:val="yellow"/>
        </w:rPr>
        <w:t>O phát thải * GWP</w:t>
      </w:r>
      <w:r w:rsidRPr="00EA1F16">
        <w:rPr>
          <w:highlight w:val="yellow"/>
          <w:vertAlign w:val="subscript"/>
        </w:rPr>
        <w:t>N2O</w:t>
      </w:r>
      <w:r w:rsidRPr="00EA1F16">
        <w:rPr>
          <w:highlight w:val="yellow"/>
        </w:rPr>
        <w:t>(AR5) 120 tấn * 265 = 31.800 tấn = 31,80 nghìn tấn CO</w:t>
      </w:r>
      <w:r w:rsidRPr="00EA1F16">
        <w:rPr>
          <w:highlight w:val="yellow"/>
          <w:vertAlign w:val="subscript"/>
        </w:rPr>
        <w:t>2tđ</w:t>
      </w:r>
    </w:p>
    <w:p w14:paraId="5DBA4D83" w14:textId="77777777" w:rsidR="00865289" w:rsidRPr="00B93AB7" w:rsidRDefault="00865289" w:rsidP="00B142C2">
      <w:pPr>
        <w:pStyle w:val="Heading40"/>
        <w:numPr>
          <w:ilvl w:val="2"/>
          <w:numId w:val="36"/>
        </w:numPr>
        <w:spacing w:before="0" w:after="0" w:line="276" w:lineRule="auto"/>
        <w:jc w:val="both"/>
        <w:rPr>
          <w:bCs/>
          <w:color w:val="auto"/>
          <w:szCs w:val="22"/>
        </w:rPr>
      </w:pPr>
      <w:r w:rsidRPr="00B93AB7">
        <w:rPr>
          <w:bCs/>
          <w:color w:val="auto"/>
          <w:szCs w:val="22"/>
        </w:rPr>
        <w:t>Sản xuất axit adipic (2B3)</w:t>
      </w:r>
    </w:p>
    <w:p w14:paraId="4F3C8B22" w14:textId="77777777" w:rsidR="00865289" w:rsidRPr="00D97841" w:rsidRDefault="00865289" w:rsidP="00865289">
      <w:pPr>
        <w:spacing w:before="120" w:after="120" w:line="276" w:lineRule="auto"/>
        <w:ind w:firstLine="720"/>
        <w:jc w:val="both"/>
      </w:pPr>
      <w:r w:rsidRPr="00D97841">
        <w:t>Theo như báo cáo của chuyên gia tư vấn đề cập ở trên, hiện nay Việt Nam vẫn chưa có hoạt động sản xuất axit adipic. Do vậy, phát thải khí nhà kính từ hoạt động này được ghi là “NO” trong báo cáo kiểm kê này.</w:t>
      </w:r>
    </w:p>
    <w:p w14:paraId="60B26A72" w14:textId="77777777" w:rsidR="00865289" w:rsidRPr="00B93AB7" w:rsidRDefault="00865289" w:rsidP="00B142C2">
      <w:pPr>
        <w:pStyle w:val="Heading40"/>
        <w:numPr>
          <w:ilvl w:val="2"/>
          <w:numId w:val="36"/>
        </w:numPr>
        <w:spacing w:before="0" w:after="0" w:line="276" w:lineRule="auto"/>
        <w:jc w:val="both"/>
        <w:rPr>
          <w:bCs/>
          <w:color w:val="auto"/>
          <w:szCs w:val="22"/>
        </w:rPr>
      </w:pPr>
      <w:r w:rsidRPr="00B93AB7">
        <w:rPr>
          <w:bCs/>
          <w:color w:val="auto"/>
          <w:szCs w:val="22"/>
        </w:rPr>
        <w:t>Sản xuất cacbua (Phát thải CO2)- 2B5: Canxi cacbua</w:t>
      </w:r>
    </w:p>
    <w:p w14:paraId="37AA821D" w14:textId="77777777" w:rsidR="00865289" w:rsidRPr="00D97841" w:rsidRDefault="00865289" w:rsidP="00865289">
      <w:pPr>
        <w:spacing w:before="120" w:after="120" w:line="276" w:lineRule="auto"/>
        <w:ind w:firstLine="720"/>
        <w:jc w:val="both"/>
      </w:pPr>
      <w:r w:rsidRPr="00D97841">
        <w:t>Canxi cacbua được tạo ra bằng cách nung nóng canxi cacbonat và sau đó khử CaO bằng cacbon (ví dụ như cốc dầu mỏ). Cả hai bước này đều phát thải CO</w:t>
      </w:r>
      <w:r w:rsidRPr="00D97841">
        <w:rPr>
          <w:vertAlign w:val="subscript"/>
        </w:rPr>
        <w:t>2</w:t>
      </w:r>
      <w:r w:rsidRPr="00D97841">
        <w:t xml:space="preserve"> (quá trình đầu tiên giống như quá trình sản xuất vôi).</w:t>
      </w:r>
    </w:p>
    <w:p w14:paraId="234E5F30" w14:textId="77777777" w:rsidR="00865289" w:rsidRPr="00D97841" w:rsidRDefault="00865289" w:rsidP="00865289">
      <w:pPr>
        <w:spacing w:before="120" w:after="120" w:line="276" w:lineRule="auto"/>
        <w:ind w:firstLine="720"/>
        <w:jc w:val="both"/>
      </w:pPr>
      <w:r w:rsidRPr="00D97841">
        <w:t xml:space="preserve">Cũng lưu ý rằng CaO (vôi) có thể được sản xuất tại nhà máy khác ngoài nhà máy sản xuất cacbua. Trong trường hợp này, lượng phát thải từ bước tạo CaO được ghi nhận theo phát thải từ quá trình sản xuất vôi (2A2). </w:t>
      </w:r>
    </w:p>
    <w:p w14:paraId="10A68750" w14:textId="77777777" w:rsidR="00865289" w:rsidRPr="00D97841" w:rsidRDefault="00865289" w:rsidP="00865289">
      <w:pPr>
        <w:spacing w:before="120" w:after="120" w:line="276" w:lineRule="auto"/>
        <w:ind w:firstLine="720"/>
        <w:jc w:val="both"/>
      </w:pPr>
      <w:r w:rsidRPr="00D97841">
        <w:lastRenderedPageBreak/>
        <w:t>Khi canxi cacbua được sử dụng, quá trình này cũng tạo ra CO</w:t>
      </w:r>
      <w:r w:rsidRPr="00D97841">
        <w:rPr>
          <w:vertAlign w:val="subscript"/>
        </w:rPr>
        <w:t>2</w:t>
      </w:r>
      <w:r w:rsidRPr="00D97841">
        <w:t>.</w:t>
      </w:r>
    </w:p>
    <w:p w14:paraId="5FA1B77E" w14:textId="77777777" w:rsidR="00865289" w:rsidRPr="00D97841" w:rsidRDefault="00865289" w:rsidP="00865289">
      <w:pPr>
        <w:spacing w:before="120" w:after="120" w:line="276" w:lineRule="auto"/>
        <w:ind w:firstLine="720"/>
        <w:jc w:val="both"/>
      </w:pPr>
      <w:r w:rsidRPr="00D97841">
        <w:t>CaCO</w:t>
      </w:r>
      <w:r w:rsidRPr="00D97841">
        <w:rPr>
          <w:vertAlign w:val="subscript"/>
        </w:rPr>
        <w:t>3</w:t>
      </w:r>
      <w:r w:rsidRPr="00D97841">
        <w:rPr>
          <w:rFonts w:ascii="Noto Sans Symbols" w:eastAsia="Noto Sans Symbols" w:hAnsi="Noto Sans Symbols" w:cs="Noto Sans Symbols"/>
        </w:rPr>
        <w:t xml:space="preserve"> </w:t>
      </w:r>
      <w:r w:rsidRPr="00D97841">
        <w:rPr>
          <w:rFonts w:ascii="Lato" w:eastAsia="Noto Sans Symbols" w:hAnsi="Lato" w:cs="Noto Sans Symbols"/>
        </w:rPr>
        <w:t>→</w:t>
      </w:r>
      <w:r w:rsidRPr="00D97841">
        <w:t xml:space="preserve"> CaO + CO</w:t>
      </w:r>
      <w:r w:rsidRPr="00D97841">
        <w:rPr>
          <w:vertAlign w:val="subscript"/>
        </w:rPr>
        <w:t>2</w:t>
      </w:r>
      <w:r w:rsidRPr="00D97841">
        <w:t xml:space="preserve"> (Quá trình giống với quá trình trong sản xuất vôi)</w:t>
      </w:r>
    </w:p>
    <w:p w14:paraId="5A0935C9" w14:textId="77777777" w:rsidR="00865289" w:rsidRPr="00D97841" w:rsidRDefault="00865289" w:rsidP="00865289">
      <w:pPr>
        <w:spacing w:before="120" w:after="120" w:line="276" w:lineRule="auto"/>
        <w:ind w:firstLine="720"/>
        <w:jc w:val="both"/>
      </w:pPr>
      <w:r w:rsidRPr="00D97841">
        <w:t xml:space="preserve">CaO + 3C </w:t>
      </w:r>
      <w:r w:rsidRPr="00D97841">
        <w:rPr>
          <w:rFonts w:ascii="Lato" w:eastAsia="Noto Sans Symbols" w:hAnsi="Lato" w:cs="Noto Sans Symbols"/>
        </w:rPr>
        <w:t>→</w:t>
      </w:r>
      <w:r w:rsidRPr="00D97841">
        <w:t xml:space="preserve"> CaC</w:t>
      </w:r>
      <w:r w:rsidRPr="00D97841">
        <w:rPr>
          <w:vertAlign w:val="subscript"/>
        </w:rPr>
        <w:t>2</w:t>
      </w:r>
      <w:r w:rsidRPr="00D97841">
        <w:t xml:space="preserve"> + CO (</w:t>
      </w:r>
      <w:r w:rsidRPr="00D97841">
        <w:rPr>
          <w:rFonts w:ascii="Lato" w:hAnsi="Lato"/>
        </w:rPr>
        <w:t>→</w:t>
      </w:r>
      <w:r w:rsidRPr="00D97841">
        <w:t xml:space="preserve"> CO</w:t>
      </w:r>
      <w:r w:rsidRPr="00D97841">
        <w:rPr>
          <w:vertAlign w:val="subscript"/>
        </w:rPr>
        <w:t>2</w:t>
      </w:r>
      <w:r w:rsidRPr="00D97841">
        <w:t>) (Quá trình sử dụng vôi để sản xuất canxi cacbua)</w:t>
      </w:r>
    </w:p>
    <w:p w14:paraId="2E615822" w14:textId="77777777" w:rsidR="00865289" w:rsidRPr="00D97841" w:rsidRDefault="00865289" w:rsidP="00865289">
      <w:pPr>
        <w:spacing w:before="120" w:after="120" w:line="276" w:lineRule="auto"/>
        <w:ind w:firstLine="720"/>
        <w:jc w:val="both"/>
      </w:pPr>
      <w:r w:rsidRPr="00D97841">
        <w:t>CaC</w:t>
      </w:r>
      <w:r w:rsidRPr="00D97841">
        <w:rPr>
          <w:vertAlign w:val="subscript"/>
        </w:rPr>
        <w:t>2</w:t>
      </w:r>
      <w:r w:rsidRPr="00D97841">
        <w:t xml:space="preserve"> + 2H</w:t>
      </w:r>
      <w:r w:rsidRPr="00D97841">
        <w:rPr>
          <w:vertAlign w:val="subscript"/>
        </w:rPr>
        <w:t>2</w:t>
      </w:r>
      <w:r w:rsidRPr="00D97841">
        <w:t xml:space="preserve">O </w:t>
      </w:r>
      <w:r w:rsidRPr="00D97841">
        <w:rPr>
          <w:rFonts w:ascii="Lato" w:eastAsia="Noto Sans Symbols" w:hAnsi="Lato" w:cs="Noto Sans Symbols"/>
        </w:rPr>
        <w:t>→</w:t>
      </w:r>
      <w:r w:rsidRPr="00D97841">
        <w:t xml:space="preserve"> Ca(OH)</w:t>
      </w:r>
      <w:r w:rsidRPr="00D97841">
        <w:rPr>
          <w:vertAlign w:val="subscript"/>
        </w:rPr>
        <w:t>2</w:t>
      </w:r>
      <w:r w:rsidRPr="00D97841">
        <w:t xml:space="preserve"> + C</w:t>
      </w:r>
      <w:r w:rsidRPr="00D97841">
        <w:rPr>
          <w:vertAlign w:val="subscript"/>
        </w:rPr>
        <w:t>2</w:t>
      </w:r>
      <w:r w:rsidRPr="00D97841">
        <w:t>H</w:t>
      </w:r>
      <w:r w:rsidRPr="00D97841">
        <w:rPr>
          <w:vertAlign w:val="subscript"/>
        </w:rPr>
        <w:t>2</w:t>
      </w:r>
      <w:r w:rsidRPr="00D97841">
        <w:rPr>
          <w:rFonts w:ascii="Noto Sans Symbols" w:eastAsia="Noto Sans Symbols" w:hAnsi="Noto Sans Symbols" w:cs="Noto Sans Symbols"/>
        </w:rPr>
        <w:t xml:space="preserve"> </w:t>
      </w:r>
      <w:r w:rsidRPr="00D97841">
        <w:rPr>
          <w:rFonts w:ascii="Lato" w:eastAsia="Noto Sans Symbols" w:hAnsi="Lato" w:cs="Noto Sans Symbols"/>
        </w:rPr>
        <w:t>→</w:t>
      </w:r>
      <w:r w:rsidRPr="00D97841">
        <w:t xml:space="preserve"> 2CO</w:t>
      </w:r>
      <w:r w:rsidRPr="00D97841">
        <w:rPr>
          <w:vertAlign w:val="subscript"/>
        </w:rPr>
        <w:t>2</w:t>
      </w:r>
      <w:r w:rsidRPr="00D97841">
        <w:t xml:space="preserve"> (Quá trình sử dụng canxi cacbua)</w:t>
      </w:r>
    </w:p>
    <w:p w14:paraId="677ECA58" w14:textId="77777777" w:rsidR="00865289" w:rsidRPr="00D97841" w:rsidRDefault="00865289" w:rsidP="00865289">
      <w:pPr>
        <w:spacing w:before="120" w:after="120" w:line="276" w:lineRule="auto"/>
        <w:ind w:firstLine="720"/>
        <w:jc w:val="both"/>
      </w:pPr>
      <w:r w:rsidRPr="00D97841">
        <w:t>Do không có số liệu chính thống nên không tính toán được phát thải từ sản xuất và sử dụng canxi cacbua. Do vậy, phát thải KNK từ hoạt động này được ghi là “NE” trong báo cáo kiểm kê này.</w:t>
      </w:r>
    </w:p>
    <w:p w14:paraId="06258271" w14:textId="77777777" w:rsidR="00865289" w:rsidRPr="002469D3" w:rsidRDefault="00865289" w:rsidP="00B142C2">
      <w:pPr>
        <w:pStyle w:val="Heading40"/>
        <w:numPr>
          <w:ilvl w:val="2"/>
          <w:numId w:val="36"/>
        </w:numPr>
        <w:spacing w:before="0" w:after="0" w:line="276" w:lineRule="auto"/>
        <w:jc w:val="both"/>
        <w:rPr>
          <w:bCs/>
          <w:color w:val="auto"/>
          <w:szCs w:val="22"/>
          <w:highlight w:val="yellow"/>
        </w:rPr>
      </w:pPr>
      <w:commentRangeStart w:id="620"/>
      <w:r w:rsidRPr="002469D3">
        <w:rPr>
          <w:bCs/>
          <w:color w:val="auto"/>
          <w:szCs w:val="22"/>
          <w:highlight w:val="yellow"/>
        </w:rPr>
        <w:t>Sản xuất cacbua silic (2B5): Silic cacbua</w:t>
      </w:r>
      <w:commentRangeEnd w:id="620"/>
      <w:r w:rsidR="002469D3" w:rsidRPr="002469D3">
        <w:rPr>
          <w:rStyle w:val="CommentReference"/>
          <w:rFonts w:eastAsia="MS Mincho" w:cs="Times New Roman"/>
          <w:i w:val="0"/>
          <w:iCs w:val="0"/>
          <w:color w:val="auto"/>
          <w:kern w:val="2"/>
          <w:highlight w:val="yellow"/>
          <w:lang w:val="vi-VN" w:eastAsia="x-none"/>
        </w:rPr>
        <w:commentReference w:id="620"/>
      </w:r>
    </w:p>
    <w:p w14:paraId="6809CED0" w14:textId="77777777" w:rsidR="00865289" w:rsidRPr="00D97841" w:rsidRDefault="00865289" w:rsidP="00865289">
      <w:pPr>
        <w:spacing w:before="120" w:after="120" w:line="276" w:lineRule="auto"/>
        <w:ind w:firstLine="720"/>
        <w:jc w:val="both"/>
      </w:pPr>
      <w:r w:rsidRPr="00D97841">
        <w:t>Trong quá trình sản xuất cacbua silic, CO</w:t>
      </w:r>
      <w:r w:rsidRPr="00D97841">
        <w:rPr>
          <w:vertAlign w:val="subscript"/>
        </w:rPr>
        <w:t>2</w:t>
      </w:r>
      <w:r w:rsidRPr="00D97841">
        <w:t xml:space="preserve"> là một sản phẩm phụ được sinh ra từ phản ứng giữa thạch anh và cacbon. Than cốc dầu mỏ được sử dụng là nguồn cung cấp cacbon. Cacbua silic được sản xuất theo các phản ứng như sau:</w:t>
      </w:r>
    </w:p>
    <w:p w14:paraId="5B4FF061" w14:textId="77777777" w:rsidR="00865289" w:rsidRPr="00D97841" w:rsidRDefault="00865289" w:rsidP="00865289">
      <w:pPr>
        <w:spacing w:before="120" w:after="120" w:line="276" w:lineRule="auto"/>
        <w:ind w:firstLine="720"/>
        <w:jc w:val="both"/>
      </w:pPr>
      <w:r w:rsidRPr="00D97841">
        <w:rPr>
          <w:rFonts w:hint="eastAsia"/>
        </w:rPr>
        <w:t>SiO2 + 2C → Si + 2CO</w:t>
      </w:r>
    </w:p>
    <w:p w14:paraId="24C5ABE1" w14:textId="77777777" w:rsidR="00865289" w:rsidRPr="00D97841" w:rsidRDefault="00865289" w:rsidP="00865289">
      <w:pPr>
        <w:spacing w:before="120" w:after="120" w:line="276" w:lineRule="auto"/>
        <w:ind w:firstLine="720"/>
        <w:jc w:val="both"/>
      </w:pPr>
      <w:r w:rsidRPr="00D97841">
        <w:rPr>
          <w:rFonts w:hint="eastAsia"/>
        </w:rPr>
        <w:t>Si + C → SiC</w:t>
      </w:r>
    </w:p>
    <w:p w14:paraId="4E5FAD21" w14:textId="77777777" w:rsidR="00865289" w:rsidRPr="00D97841" w:rsidRDefault="00865289" w:rsidP="00865289">
      <w:pPr>
        <w:spacing w:before="120" w:after="120" w:line="276" w:lineRule="auto"/>
        <w:ind w:firstLine="720"/>
        <w:jc w:val="both"/>
      </w:pPr>
      <w:r w:rsidRPr="00D97841">
        <w:t>Công thức mô tả phản ứng tổng thể như sau:</w:t>
      </w:r>
    </w:p>
    <w:p w14:paraId="4781B563" w14:textId="77777777" w:rsidR="00865289" w:rsidRPr="00D97841" w:rsidRDefault="00865289" w:rsidP="00865289">
      <w:pPr>
        <w:spacing w:before="120" w:after="120" w:line="276" w:lineRule="auto"/>
        <w:ind w:firstLine="720"/>
        <w:jc w:val="both"/>
      </w:pPr>
      <w:r w:rsidRPr="00D97841">
        <w:t>SiO2 + 3C → SiC + 2CO (+ O2 → 2CO2)</w:t>
      </w:r>
    </w:p>
    <w:p w14:paraId="56186E1B" w14:textId="77777777" w:rsidR="00865289" w:rsidRPr="00D97841" w:rsidRDefault="00865289" w:rsidP="00865289">
      <w:pPr>
        <w:spacing w:before="120" w:after="120" w:line="276" w:lineRule="auto"/>
        <w:ind w:firstLine="720"/>
        <w:jc w:val="both"/>
      </w:pPr>
      <w:r w:rsidRPr="00D97841">
        <w:t>Trong quá trình sản xuất, cát silic và cacbon được trộn theo tỷ lệ mol xấp xỉ 1:3. Trong đó, một phần cacbon, khoảng 35% được chứa trong sản phẩm và phần còn lại được chuyển thành CO2 trong lượng oxy dư thừa và thải ra khí quyển dưới dạng sản phẩm phụ của quá trình.</w:t>
      </w:r>
    </w:p>
    <w:p w14:paraId="0244E52B" w14:textId="77777777" w:rsidR="00865289" w:rsidRDefault="00865289" w:rsidP="00865289">
      <w:pPr>
        <w:ind w:firstLine="720"/>
        <w:jc w:val="both"/>
      </w:pPr>
      <w:r w:rsidRPr="00D97841">
        <w:t>Cốc dầu mỏ được sử dụng trong quá trình này có thể chứa các hợp chất dễ bay hơi, sẽ tạo thành khí mê-tan. Một số khí mê-tan sẽ thoát ra khí quyển, đặc biệt là trong quá trình khởi động</w:t>
      </w:r>
    </w:p>
    <w:p w14:paraId="2818508E" w14:textId="77777777" w:rsidR="00865289" w:rsidRDefault="00865289" w:rsidP="00865289">
      <w:pPr>
        <w:pStyle w:val="abcd"/>
      </w:pPr>
      <w:r>
        <w:t xml:space="preserve">a. Phương pháp luận </w:t>
      </w:r>
    </w:p>
    <w:p w14:paraId="47D71854" w14:textId="77777777" w:rsidR="00865289" w:rsidRDefault="00865289" w:rsidP="00865289">
      <w:pPr>
        <w:ind w:firstLine="720"/>
        <w:jc w:val="both"/>
        <w:rPr>
          <w:lang w:eastAsia="x-none"/>
        </w:rPr>
      </w:pPr>
      <w:r w:rsidRPr="00040734">
        <w:rPr>
          <w:lang w:eastAsia="x-none"/>
        </w:rPr>
        <w:t xml:space="preserve">Phát thải KNK từ hoạt động sản xuất cacbua silic được tính toán theo phương pháp Bậc 1 theo </w:t>
      </w:r>
      <w:r>
        <w:rPr>
          <w:lang w:eastAsia="x-none"/>
        </w:rPr>
        <w:t>công thức 3.11, trang 3.41, Chương 3, Phần 3, IPCC 2006.</w:t>
      </w:r>
    </w:p>
    <w:p w14:paraId="21CD1699" w14:textId="77777777" w:rsidR="00865289" w:rsidRPr="00D753C4" w:rsidRDefault="00865289" w:rsidP="00865289">
      <w:pPr>
        <w:pStyle w:val="abcd"/>
      </w:pPr>
      <w:r>
        <w:t xml:space="preserve">b. Số liệu hoạt động </w:t>
      </w:r>
    </w:p>
    <w:p w14:paraId="53E8BB61" w14:textId="77777777" w:rsidR="00865289" w:rsidRDefault="00865289" w:rsidP="00865289">
      <w:pPr>
        <w:ind w:firstLine="720"/>
        <w:jc w:val="both"/>
      </w:pPr>
      <w:r w:rsidRPr="00D97841">
        <w:t>Hiện nay, tại Việt Nam có duy nhất công ty Cổ phần Tân Hà Kiều có sản xuất cacbua silic với công suất hàng năm là 60 nghìn tấn cacbua silic</w:t>
      </w:r>
      <w:r>
        <w:t>.</w:t>
      </w:r>
    </w:p>
    <w:p w14:paraId="2269633D" w14:textId="77777777" w:rsidR="00865289" w:rsidRDefault="00865289" w:rsidP="00865289">
      <w:pPr>
        <w:pStyle w:val="abcd"/>
      </w:pPr>
      <w:r>
        <w:t xml:space="preserve">c. Hệ số phát thải </w:t>
      </w:r>
    </w:p>
    <w:p w14:paraId="4010DD52" w14:textId="77777777" w:rsidR="00865289" w:rsidRPr="00040734" w:rsidRDefault="00865289" w:rsidP="00865289">
      <w:pPr>
        <w:spacing w:before="120" w:after="120" w:line="276" w:lineRule="auto"/>
        <w:ind w:firstLine="720"/>
        <w:jc w:val="both"/>
      </w:pPr>
      <w:r w:rsidRPr="00040734">
        <w:lastRenderedPageBreak/>
        <w:t>Do chưa có HSPT riêng cho Việt Nam trong hoạt động sản xuất cacbua silic, nên các HSPT sẽ được sử dụng theo các giá trị tại Bảng 3.7, trang 3.44, Chương 3, Phần 3, IPCC 2006</w:t>
      </w:r>
      <w:r>
        <w:t>.</w:t>
      </w:r>
    </w:p>
    <w:p w14:paraId="62077B89" w14:textId="64A7049D" w:rsidR="00865289" w:rsidRPr="00D97841" w:rsidRDefault="00865289" w:rsidP="00873F5C">
      <w:pPr>
        <w:pStyle w:val="BangHue"/>
      </w:pPr>
      <w:bookmarkStart w:id="621" w:name="_Toc169713692"/>
      <w:bookmarkStart w:id="622" w:name="_Toc213536603"/>
      <w:r>
        <w:t>Bảng 4.</w:t>
      </w:r>
      <w:r>
        <w:fldChar w:fldCharType="begin"/>
      </w:r>
      <w:r>
        <w:instrText xml:space="preserve"> SEQ Bảng_4. \* ARABIC </w:instrText>
      </w:r>
      <w:r>
        <w:fldChar w:fldCharType="separate"/>
      </w:r>
      <w:r w:rsidR="00F56855">
        <w:rPr>
          <w:noProof/>
        </w:rPr>
        <w:t>23</w:t>
      </w:r>
      <w:r>
        <w:rPr>
          <w:noProof/>
        </w:rPr>
        <w:fldChar w:fldCharType="end"/>
      </w:r>
      <w:r>
        <w:t xml:space="preserve">. </w:t>
      </w:r>
      <w:r w:rsidRPr="00D97841">
        <w:t>Hệ số phát thải từ quá trình sản xuất cacbua silic</w:t>
      </w:r>
      <w:bookmarkEnd w:id="621"/>
      <w:bookmarkEnd w:id="62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2465"/>
        <w:gridCol w:w="3577"/>
      </w:tblGrid>
      <w:tr w:rsidR="00865289" w:rsidRPr="00D97841" w14:paraId="48C02F92" w14:textId="77777777" w:rsidTr="00844C62">
        <w:trPr>
          <w:jc w:val="center"/>
        </w:trPr>
        <w:tc>
          <w:tcPr>
            <w:tcW w:w="3020" w:type="dxa"/>
            <w:shd w:val="clear" w:color="auto" w:fill="E2EFD9"/>
          </w:tcPr>
          <w:p w14:paraId="541B346C" w14:textId="77777777" w:rsidR="00865289" w:rsidRPr="00D97841" w:rsidRDefault="00865289" w:rsidP="00844C62">
            <w:pPr>
              <w:spacing w:before="120" w:after="120" w:line="276" w:lineRule="auto"/>
            </w:pPr>
          </w:p>
        </w:tc>
        <w:tc>
          <w:tcPr>
            <w:tcW w:w="2465" w:type="dxa"/>
            <w:shd w:val="clear" w:color="auto" w:fill="E2EFD9"/>
          </w:tcPr>
          <w:p w14:paraId="32B70487" w14:textId="77777777" w:rsidR="00865289" w:rsidRPr="00D97841" w:rsidRDefault="00865289" w:rsidP="00844C62">
            <w:pPr>
              <w:spacing w:before="120" w:after="120" w:line="276" w:lineRule="auto"/>
              <w:jc w:val="center"/>
            </w:pPr>
            <w:r w:rsidRPr="00D97841">
              <w:t>Hệ số phát thải</w:t>
            </w:r>
          </w:p>
        </w:tc>
        <w:tc>
          <w:tcPr>
            <w:tcW w:w="3577" w:type="dxa"/>
            <w:shd w:val="clear" w:color="auto" w:fill="E2EFD9"/>
          </w:tcPr>
          <w:p w14:paraId="32357B19" w14:textId="77777777" w:rsidR="00865289" w:rsidRPr="00D97841" w:rsidRDefault="00865289" w:rsidP="00844C62">
            <w:pPr>
              <w:spacing w:before="120" w:after="120" w:line="276" w:lineRule="auto"/>
              <w:jc w:val="center"/>
            </w:pPr>
            <w:r w:rsidRPr="00D97841">
              <w:t>Đơn vị</w:t>
            </w:r>
          </w:p>
        </w:tc>
      </w:tr>
      <w:tr w:rsidR="00865289" w:rsidRPr="00D97841" w14:paraId="0B8D8F73" w14:textId="77777777" w:rsidTr="00844C62">
        <w:trPr>
          <w:jc w:val="center"/>
        </w:trPr>
        <w:tc>
          <w:tcPr>
            <w:tcW w:w="3020" w:type="dxa"/>
          </w:tcPr>
          <w:p w14:paraId="0FEDC471" w14:textId="77777777" w:rsidR="00865289" w:rsidRPr="00D97841" w:rsidRDefault="00865289" w:rsidP="00844C62">
            <w:pPr>
              <w:spacing w:before="120" w:after="120" w:line="276" w:lineRule="auto"/>
            </w:pPr>
            <w:r w:rsidRPr="00D97841">
              <w:t>Hệ số phát thải CO</w:t>
            </w:r>
            <w:r w:rsidRPr="00A619B4">
              <w:rPr>
                <w:vertAlign w:val="subscript"/>
              </w:rPr>
              <w:t>2</w:t>
            </w:r>
          </w:p>
        </w:tc>
        <w:tc>
          <w:tcPr>
            <w:tcW w:w="2465" w:type="dxa"/>
          </w:tcPr>
          <w:p w14:paraId="2F95D2B5" w14:textId="77777777" w:rsidR="00865289" w:rsidRPr="00D97841" w:rsidRDefault="00865289" w:rsidP="00844C62">
            <w:pPr>
              <w:spacing w:before="120" w:after="120" w:line="276" w:lineRule="auto"/>
              <w:jc w:val="center"/>
            </w:pPr>
            <w:r w:rsidRPr="00D97841">
              <w:t>2.62</w:t>
            </w:r>
          </w:p>
        </w:tc>
        <w:tc>
          <w:tcPr>
            <w:tcW w:w="3577" w:type="dxa"/>
          </w:tcPr>
          <w:p w14:paraId="21C13150" w14:textId="77777777" w:rsidR="00865289" w:rsidRPr="00D97841" w:rsidRDefault="00865289" w:rsidP="00844C62">
            <w:pPr>
              <w:spacing w:before="120" w:after="120" w:line="276" w:lineRule="auto"/>
              <w:jc w:val="center"/>
            </w:pPr>
            <w:r w:rsidRPr="00D97841">
              <w:t>Tấn CO</w:t>
            </w:r>
            <w:r w:rsidRPr="00A619B4">
              <w:rPr>
                <w:vertAlign w:val="subscript"/>
              </w:rPr>
              <w:t>2</w:t>
            </w:r>
            <w:r w:rsidRPr="00D97841">
              <w:t>/tấn cacbua silic</w:t>
            </w:r>
          </w:p>
        </w:tc>
      </w:tr>
      <w:tr w:rsidR="00865289" w:rsidRPr="00D97841" w14:paraId="12C3638E" w14:textId="77777777" w:rsidTr="00844C62">
        <w:trPr>
          <w:jc w:val="center"/>
        </w:trPr>
        <w:tc>
          <w:tcPr>
            <w:tcW w:w="3020" w:type="dxa"/>
          </w:tcPr>
          <w:p w14:paraId="50C4E9E5" w14:textId="77777777" w:rsidR="00865289" w:rsidRPr="00D97841" w:rsidRDefault="00865289" w:rsidP="00844C62">
            <w:pPr>
              <w:spacing w:before="120" w:after="120" w:line="276" w:lineRule="auto"/>
            </w:pPr>
            <w:r w:rsidRPr="00D97841">
              <w:t>Hệ số phát thải CH</w:t>
            </w:r>
            <w:r w:rsidRPr="00A619B4">
              <w:rPr>
                <w:vertAlign w:val="subscript"/>
              </w:rPr>
              <w:t>4</w:t>
            </w:r>
          </w:p>
        </w:tc>
        <w:tc>
          <w:tcPr>
            <w:tcW w:w="2465" w:type="dxa"/>
          </w:tcPr>
          <w:p w14:paraId="2D4DDC18" w14:textId="77777777" w:rsidR="00865289" w:rsidRPr="00D97841" w:rsidRDefault="00865289" w:rsidP="00844C62">
            <w:pPr>
              <w:spacing w:before="120" w:after="120" w:line="276" w:lineRule="auto"/>
              <w:jc w:val="center"/>
            </w:pPr>
            <w:r w:rsidRPr="00D97841">
              <w:t>11.6</w:t>
            </w:r>
          </w:p>
        </w:tc>
        <w:tc>
          <w:tcPr>
            <w:tcW w:w="3577" w:type="dxa"/>
          </w:tcPr>
          <w:p w14:paraId="1F015FC2" w14:textId="77777777" w:rsidR="00865289" w:rsidRPr="00D97841" w:rsidRDefault="00865289" w:rsidP="00844C62">
            <w:pPr>
              <w:spacing w:before="120" w:after="120" w:line="276" w:lineRule="auto"/>
              <w:jc w:val="center"/>
            </w:pPr>
            <w:r w:rsidRPr="00D97841">
              <w:t>Kg CH</w:t>
            </w:r>
            <w:r w:rsidRPr="00A619B4">
              <w:rPr>
                <w:vertAlign w:val="subscript"/>
              </w:rPr>
              <w:t>4</w:t>
            </w:r>
            <w:r w:rsidRPr="00D97841">
              <w:t>/tấn cacbua silic</w:t>
            </w:r>
          </w:p>
        </w:tc>
      </w:tr>
    </w:tbl>
    <w:p w14:paraId="6CCEFC66" w14:textId="77777777" w:rsidR="00865289" w:rsidRDefault="00865289" w:rsidP="00865289">
      <w:pPr>
        <w:pStyle w:val="abcd"/>
      </w:pPr>
      <w:r>
        <w:t>d. Kết quả phát thải</w:t>
      </w:r>
    </w:p>
    <w:p w14:paraId="5BB5CFA3" w14:textId="77777777" w:rsidR="00865289" w:rsidRPr="00D97841" w:rsidRDefault="00865289" w:rsidP="00865289">
      <w:pPr>
        <w:spacing w:before="120" w:after="120" w:line="276" w:lineRule="auto"/>
        <w:ind w:firstLine="720"/>
        <w:jc w:val="both"/>
      </w:pPr>
      <w:r w:rsidRPr="00D97841">
        <w:t>Kết quả tính toán phát thải từ quá trình sản xuất cacbua silic cho năm 2018, 2020 như sau:</w:t>
      </w:r>
    </w:p>
    <w:p w14:paraId="68EB8058" w14:textId="2338BD28" w:rsidR="00865289" w:rsidRPr="005E271F" w:rsidRDefault="00865289" w:rsidP="00865289">
      <w:pPr>
        <w:pStyle w:val="Caption"/>
        <w:rPr>
          <w:lang w:val="en-US"/>
        </w:rPr>
      </w:pPr>
      <w:bookmarkStart w:id="623" w:name="_Toc169713693"/>
      <w:bookmarkStart w:id="624" w:name="_Toc213536604"/>
      <w:r>
        <w:t>Bảng 4.</w:t>
      </w:r>
      <w:r>
        <w:fldChar w:fldCharType="begin"/>
      </w:r>
      <w:r>
        <w:instrText xml:space="preserve"> SEQ Bảng_4. \* ARABIC </w:instrText>
      </w:r>
      <w:r>
        <w:fldChar w:fldCharType="separate"/>
      </w:r>
      <w:r w:rsidR="00F56855">
        <w:rPr>
          <w:noProof/>
        </w:rPr>
        <w:t>24</w:t>
      </w:r>
      <w:r>
        <w:fldChar w:fldCharType="end"/>
      </w:r>
      <w:r>
        <w:t xml:space="preserve">. </w:t>
      </w:r>
      <w:r w:rsidRPr="00D97841">
        <w:t>Kết quả phát thải KNK từ quá trình sản xuất cacbua silic năm 20</w:t>
      </w:r>
      <w:r w:rsidR="005E271F">
        <w:rPr>
          <w:lang w:val="en-US"/>
        </w:rPr>
        <w:t>21</w:t>
      </w:r>
      <w:r w:rsidRPr="00D97841">
        <w:t>, 202</w:t>
      </w:r>
      <w:bookmarkEnd w:id="623"/>
      <w:r w:rsidR="005E271F">
        <w:rPr>
          <w:lang w:val="en-US"/>
        </w:rPr>
        <w:t>2</w:t>
      </w:r>
      <w:bookmarkEnd w:id="624"/>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1316"/>
        <w:gridCol w:w="1090"/>
        <w:gridCol w:w="1906"/>
        <w:gridCol w:w="1121"/>
        <w:gridCol w:w="1905"/>
        <w:gridCol w:w="1970"/>
      </w:tblGrid>
      <w:tr w:rsidR="00865289" w:rsidRPr="00D97841" w14:paraId="32126097" w14:textId="77777777" w:rsidTr="00844C62">
        <w:trPr>
          <w:trHeight w:val="423"/>
        </w:trPr>
        <w:tc>
          <w:tcPr>
            <w:tcW w:w="737" w:type="dxa"/>
            <w:vMerge w:val="restart"/>
            <w:noWrap/>
            <w:vAlign w:val="center"/>
            <w:hideMark/>
          </w:tcPr>
          <w:p w14:paraId="2DA7B1E5" w14:textId="77777777" w:rsidR="00865289" w:rsidRPr="00D97841" w:rsidRDefault="00865289" w:rsidP="00844C62">
            <w:pPr>
              <w:jc w:val="center"/>
              <w:rPr>
                <w:b/>
                <w:bCs/>
                <w:color w:val="000000"/>
                <w:sz w:val="24"/>
              </w:rPr>
            </w:pPr>
            <w:r w:rsidRPr="00D97841">
              <w:rPr>
                <w:b/>
                <w:bCs/>
                <w:color w:val="000000"/>
                <w:sz w:val="24"/>
              </w:rPr>
              <w:t>Năm</w:t>
            </w:r>
          </w:p>
        </w:tc>
        <w:tc>
          <w:tcPr>
            <w:tcW w:w="1106" w:type="dxa"/>
            <w:vMerge w:val="restart"/>
            <w:vAlign w:val="bottom"/>
            <w:hideMark/>
          </w:tcPr>
          <w:p w14:paraId="156076AF" w14:textId="77777777" w:rsidR="00865289" w:rsidRPr="00D97841" w:rsidRDefault="00865289" w:rsidP="00844C62">
            <w:pPr>
              <w:jc w:val="center"/>
              <w:rPr>
                <w:b/>
                <w:bCs/>
                <w:color w:val="000000"/>
                <w:sz w:val="24"/>
              </w:rPr>
            </w:pPr>
            <w:r w:rsidRPr="00D97841">
              <w:rPr>
                <w:b/>
                <w:bCs/>
                <w:color w:val="000000"/>
                <w:sz w:val="24"/>
              </w:rPr>
              <w:t>Sản lượng cacbua silic</w:t>
            </w:r>
          </w:p>
        </w:tc>
        <w:tc>
          <w:tcPr>
            <w:tcW w:w="2996" w:type="dxa"/>
            <w:gridSpan w:val="2"/>
            <w:shd w:val="clear" w:color="000000" w:fill="1F4E78"/>
            <w:noWrap/>
            <w:vAlign w:val="bottom"/>
            <w:hideMark/>
          </w:tcPr>
          <w:p w14:paraId="30B5DEE8" w14:textId="77777777" w:rsidR="00865289" w:rsidRPr="00D97841" w:rsidRDefault="00865289" w:rsidP="00844C62">
            <w:pPr>
              <w:jc w:val="center"/>
              <w:rPr>
                <w:b/>
                <w:bCs/>
                <w:color w:val="FFFFFF"/>
                <w:sz w:val="24"/>
              </w:rPr>
            </w:pPr>
            <w:r w:rsidRPr="00D97841">
              <w:rPr>
                <w:b/>
                <w:bCs/>
                <w:color w:val="FFFFFF"/>
                <w:sz w:val="24"/>
              </w:rPr>
              <w:t>Phát thải CO2</w:t>
            </w:r>
          </w:p>
        </w:tc>
        <w:tc>
          <w:tcPr>
            <w:tcW w:w="3026" w:type="dxa"/>
            <w:gridSpan w:val="2"/>
            <w:shd w:val="clear" w:color="000000" w:fill="375623"/>
            <w:noWrap/>
            <w:vAlign w:val="bottom"/>
            <w:hideMark/>
          </w:tcPr>
          <w:p w14:paraId="4C35411F" w14:textId="77777777" w:rsidR="00865289" w:rsidRPr="00D97841" w:rsidRDefault="00865289" w:rsidP="00844C62">
            <w:pPr>
              <w:jc w:val="center"/>
              <w:rPr>
                <w:b/>
                <w:bCs/>
                <w:color w:val="FFFFFF"/>
                <w:sz w:val="24"/>
              </w:rPr>
            </w:pPr>
            <w:r w:rsidRPr="00D97841">
              <w:rPr>
                <w:b/>
                <w:bCs/>
                <w:color w:val="FFFFFF"/>
                <w:sz w:val="24"/>
              </w:rPr>
              <w:t>Phát thải CH4</w:t>
            </w:r>
          </w:p>
        </w:tc>
        <w:tc>
          <w:tcPr>
            <w:tcW w:w="1882" w:type="dxa"/>
            <w:noWrap/>
            <w:vAlign w:val="center"/>
            <w:hideMark/>
          </w:tcPr>
          <w:p w14:paraId="3210301C" w14:textId="77777777" w:rsidR="00865289" w:rsidRPr="00040734" w:rsidRDefault="00865289" w:rsidP="00844C62">
            <w:pPr>
              <w:jc w:val="center"/>
              <w:rPr>
                <w:rFonts w:ascii="Calibri" w:hAnsi="Calibri" w:cs="Calibri"/>
                <w:b/>
                <w:bCs/>
                <w:sz w:val="24"/>
              </w:rPr>
            </w:pPr>
            <w:r w:rsidRPr="00040734">
              <w:rPr>
                <w:b/>
                <w:bCs/>
                <w:sz w:val="24"/>
              </w:rPr>
              <w:t>Tổng phát thải</w:t>
            </w:r>
          </w:p>
        </w:tc>
      </w:tr>
      <w:tr w:rsidR="00865289" w:rsidRPr="00D97841" w14:paraId="2987C075" w14:textId="77777777" w:rsidTr="00844C62">
        <w:trPr>
          <w:trHeight w:val="820"/>
        </w:trPr>
        <w:tc>
          <w:tcPr>
            <w:tcW w:w="737" w:type="dxa"/>
            <w:vMerge/>
            <w:vAlign w:val="center"/>
            <w:hideMark/>
          </w:tcPr>
          <w:p w14:paraId="06104019" w14:textId="77777777" w:rsidR="00865289" w:rsidRPr="00D97841" w:rsidRDefault="00865289" w:rsidP="00844C62">
            <w:pPr>
              <w:rPr>
                <w:b/>
                <w:bCs/>
                <w:color w:val="000000"/>
                <w:sz w:val="24"/>
              </w:rPr>
            </w:pPr>
          </w:p>
        </w:tc>
        <w:tc>
          <w:tcPr>
            <w:tcW w:w="1106" w:type="dxa"/>
            <w:vMerge/>
            <w:vAlign w:val="center"/>
            <w:hideMark/>
          </w:tcPr>
          <w:p w14:paraId="3877BE3F" w14:textId="77777777" w:rsidR="00865289" w:rsidRPr="00D97841" w:rsidRDefault="00865289" w:rsidP="00844C62">
            <w:pPr>
              <w:rPr>
                <w:b/>
                <w:bCs/>
                <w:color w:val="000000"/>
                <w:sz w:val="24"/>
              </w:rPr>
            </w:pPr>
          </w:p>
        </w:tc>
        <w:tc>
          <w:tcPr>
            <w:tcW w:w="1090" w:type="dxa"/>
            <w:shd w:val="clear" w:color="000000" w:fill="DDEBF7"/>
            <w:vAlign w:val="bottom"/>
            <w:hideMark/>
          </w:tcPr>
          <w:p w14:paraId="64CA5572" w14:textId="77777777" w:rsidR="00865289" w:rsidRPr="00D97841" w:rsidRDefault="00865289" w:rsidP="00844C62">
            <w:pPr>
              <w:jc w:val="center"/>
              <w:rPr>
                <w:color w:val="000000"/>
                <w:sz w:val="24"/>
              </w:rPr>
            </w:pPr>
            <w:r w:rsidRPr="00D97841">
              <w:rPr>
                <w:color w:val="000000"/>
                <w:sz w:val="24"/>
              </w:rPr>
              <w:t>Hệ số phát thải CO</w:t>
            </w:r>
            <w:r w:rsidRPr="00D97841">
              <w:rPr>
                <w:color w:val="000000"/>
                <w:sz w:val="24"/>
                <w:vertAlign w:val="subscript"/>
              </w:rPr>
              <w:t>2</w:t>
            </w:r>
          </w:p>
        </w:tc>
        <w:tc>
          <w:tcPr>
            <w:tcW w:w="1905" w:type="dxa"/>
            <w:shd w:val="clear" w:color="000000" w:fill="DDEBF7"/>
            <w:vAlign w:val="bottom"/>
            <w:hideMark/>
          </w:tcPr>
          <w:p w14:paraId="413CD918" w14:textId="77777777" w:rsidR="00865289" w:rsidRPr="00D97841" w:rsidRDefault="00865289" w:rsidP="00844C62">
            <w:pPr>
              <w:jc w:val="center"/>
              <w:rPr>
                <w:color w:val="000000"/>
                <w:sz w:val="24"/>
              </w:rPr>
            </w:pPr>
            <w:r w:rsidRPr="00D97841">
              <w:rPr>
                <w:color w:val="000000"/>
                <w:sz w:val="24"/>
              </w:rPr>
              <w:t>Phát thải CO</w:t>
            </w:r>
            <w:r w:rsidRPr="00D97841">
              <w:rPr>
                <w:color w:val="000000"/>
                <w:sz w:val="24"/>
                <w:vertAlign w:val="subscript"/>
              </w:rPr>
              <w:t>2</w:t>
            </w:r>
          </w:p>
        </w:tc>
        <w:tc>
          <w:tcPr>
            <w:tcW w:w="1121" w:type="dxa"/>
            <w:shd w:val="clear" w:color="000000" w:fill="E2EFDA"/>
            <w:vAlign w:val="bottom"/>
            <w:hideMark/>
          </w:tcPr>
          <w:p w14:paraId="56615006" w14:textId="77777777" w:rsidR="00865289" w:rsidRPr="00D97841" w:rsidRDefault="00865289" w:rsidP="00844C62">
            <w:pPr>
              <w:jc w:val="center"/>
              <w:rPr>
                <w:color w:val="000000"/>
                <w:sz w:val="24"/>
              </w:rPr>
            </w:pPr>
            <w:r w:rsidRPr="00D97841">
              <w:rPr>
                <w:color w:val="000000"/>
                <w:sz w:val="24"/>
              </w:rPr>
              <w:t>Hệ số phát thải CH</w:t>
            </w:r>
            <w:r w:rsidRPr="00D97841">
              <w:rPr>
                <w:color w:val="000000"/>
                <w:sz w:val="24"/>
                <w:vertAlign w:val="subscript"/>
              </w:rPr>
              <w:t xml:space="preserve">4 </w:t>
            </w:r>
          </w:p>
        </w:tc>
        <w:tc>
          <w:tcPr>
            <w:tcW w:w="1905" w:type="dxa"/>
            <w:shd w:val="clear" w:color="000000" w:fill="E2EFDA"/>
            <w:vAlign w:val="bottom"/>
            <w:hideMark/>
          </w:tcPr>
          <w:p w14:paraId="6E47DC01" w14:textId="77777777" w:rsidR="00865289" w:rsidRPr="00D97841" w:rsidRDefault="00865289" w:rsidP="00844C62">
            <w:pPr>
              <w:jc w:val="center"/>
              <w:rPr>
                <w:color w:val="000000"/>
                <w:sz w:val="24"/>
              </w:rPr>
            </w:pPr>
            <w:r w:rsidRPr="00D97841">
              <w:rPr>
                <w:color w:val="000000"/>
                <w:sz w:val="24"/>
              </w:rPr>
              <w:t>Phát thải CH</w:t>
            </w:r>
            <w:r w:rsidRPr="00D97841">
              <w:rPr>
                <w:color w:val="000000"/>
                <w:sz w:val="24"/>
                <w:vertAlign w:val="subscript"/>
              </w:rPr>
              <w:t>4</w:t>
            </w:r>
          </w:p>
        </w:tc>
        <w:tc>
          <w:tcPr>
            <w:tcW w:w="1882" w:type="dxa"/>
            <w:vAlign w:val="bottom"/>
            <w:hideMark/>
          </w:tcPr>
          <w:p w14:paraId="55D00CCC" w14:textId="77777777" w:rsidR="00865289" w:rsidRPr="00040734" w:rsidRDefault="00865289" w:rsidP="00844C62">
            <w:pPr>
              <w:jc w:val="center"/>
              <w:rPr>
                <w:sz w:val="24"/>
              </w:rPr>
            </w:pPr>
            <w:r w:rsidRPr="00040734">
              <w:rPr>
                <w:sz w:val="24"/>
              </w:rPr>
              <w:t>Phát thải CO</w:t>
            </w:r>
            <w:r w:rsidRPr="00040734">
              <w:rPr>
                <w:sz w:val="24"/>
                <w:vertAlign w:val="subscript"/>
              </w:rPr>
              <w:t>2tđ</w:t>
            </w:r>
          </w:p>
        </w:tc>
      </w:tr>
      <w:tr w:rsidR="00865289" w:rsidRPr="00D97841" w14:paraId="0955C878" w14:textId="77777777" w:rsidTr="00844C62">
        <w:trPr>
          <w:trHeight w:val="409"/>
        </w:trPr>
        <w:tc>
          <w:tcPr>
            <w:tcW w:w="737" w:type="dxa"/>
            <w:vMerge/>
            <w:vAlign w:val="center"/>
            <w:hideMark/>
          </w:tcPr>
          <w:p w14:paraId="57EF13E1" w14:textId="77777777" w:rsidR="00865289" w:rsidRPr="00D97841" w:rsidRDefault="00865289" w:rsidP="00844C62">
            <w:pPr>
              <w:rPr>
                <w:b/>
                <w:bCs/>
                <w:color w:val="000000"/>
                <w:sz w:val="24"/>
              </w:rPr>
            </w:pPr>
          </w:p>
        </w:tc>
        <w:tc>
          <w:tcPr>
            <w:tcW w:w="1106" w:type="dxa"/>
            <w:noWrap/>
            <w:vAlign w:val="bottom"/>
            <w:hideMark/>
          </w:tcPr>
          <w:p w14:paraId="09DA949B" w14:textId="77777777" w:rsidR="00865289" w:rsidRPr="00D97841" w:rsidRDefault="00865289" w:rsidP="00844C62">
            <w:pPr>
              <w:jc w:val="center"/>
              <w:rPr>
                <w:b/>
                <w:bCs/>
                <w:color w:val="000000"/>
                <w:sz w:val="24"/>
              </w:rPr>
            </w:pPr>
            <w:r w:rsidRPr="00D97841">
              <w:rPr>
                <w:b/>
                <w:bCs/>
                <w:color w:val="000000"/>
                <w:sz w:val="24"/>
              </w:rPr>
              <w:t>AD</w:t>
            </w:r>
          </w:p>
        </w:tc>
        <w:tc>
          <w:tcPr>
            <w:tcW w:w="1090" w:type="dxa"/>
            <w:shd w:val="clear" w:color="000000" w:fill="DDEBF7"/>
            <w:noWrap/>
            <w:vAlign w:val="bottom"/>
            <w:hideMark/>
          </w:tcPr>
          <w:p w14:paraId="2183A712" w14:textId="77777777" w:rsidR="00865289" w:rsidRPr="00D97841" w:rsidRDefault="00865289" w:rsidP="00844C62">
            <w:pPr>
              <w:jc w:val="center"/>
              <w:rPr>
                <w:b/>
                <w:bCs/>
                <w:color w:val="000000"/>
                <w:sz w:val="24"/>
              </w:rPr>
            </w:pPr>
            <w:r w:rsidRPr="00D97841">
              <w:rPr>
                <w:b/>
                <w:bCs/>
                <w:color w:val="000000"/>
                <w:sz w:val="24"/>
              </w:rPr>
              <w:t>EF</w:t>
            </w:r>
            <w:r w:rsidRPr="00D97841">
              <w:rPr>
                <w:b/>
                <w:bCs/>
                <w:color w:val="000000"/>
                <w:sz w:val="24"/>
                <w:vertAlign w:val="subscript"/>
              </w:rPr>
              <w:t>CO2</w:t>
            </w:r>
          </w:p>
        </w:tc>
        <w:tc>
          <w:tcPr>
            <w:tcW w:w="1905" w:type="dxa"/>
            <w:shd w:val="clear" w:color="000000" w:fill="DDEBF7"/>
            <w:noWrap/>
            <w:vAlign w:val="bottom"/>
            <w:hideMark/>
          </w:tcPr>
          <w:p w14:paraId="52AD302F" w14:textId="77777777" w:rsidR="00865289" w:rsidRPr="00D97841" w:rsidRDefault="00865289" w:rsidP="00844C62">
            <w:pPr>
              <w:jc w:val="center"/>
              <w:rPr>
                <w:b/>
                <w:bCs/>
                <w:color w:val="000000"/>
                <w:sz w:val="24"/>
              </w:rPr>
            </w:pPr>
            <w:r w:rsidRPr="00D97841">
              <w:rPr>
                <w:b/>
                <w:bCs/>
                <w:color w:val="000000"/>
                <w:sz w:val="24"/>
              </w:rPr>
              <w:t>E</w:t>
            </w:r>
            <w:r w:rsidRPr="00D97841">
              <w:rPr>
                <w:b/>
                <w:bCs/>
                <w:color w:val="000000"/>
                <w:sz w:val="24"/>
                <w:vertAlign w:val="subscript"/>
              </w:rPr>
              <w:t>CO2</w:t>
            </w:r>
            <w:r w:rsidRPr="00D97841">
              <w:rPr>
                <w:b/>
                <w:bCs/>
                <w:color w:val="000000"/>
                <w:sz w:val="24"/>
              </w:rPr>
              <w:t xml:space="preserve"> = AD*EF</w:t>
            </w:r>
            <w:r w:rsidRPr="00D97841">
              <w:rPr>
                <w:b/>
                <w:bCs/>
                <w:color w:val="000000"/>
                <w:sz w:val="24"/>
                <w:vertAlign w:val="subscript"/>
              </w:rPr>
              <w:t>CO2</w:t>
            </w:r>
            <w:r w:rsidRPr="00D97841">
              <w:rPr>
                <w:b/>
                <w:bCs/>
                <w:color w:val="000000"/>
                <w:sz w:val="24"/>
              </w:rPr>
              <w:t>/10</w:t>
            </w:r>
            <w:r w:rsidRPr="00D97841">
              <w:rPr>
                <w:b/>
                <w:bCs/>
                <w:color w:val="000000"/>
                <w:sz w:val="24"/>
                <w:vertAlign w:val="superscript"/>
              </w:rPr>
              <w:t>3</w:t>
            </w:r>
          </w:p>
        </w:tc>
        <w:tc>
          <w:tcPr>
            <w:tcW w:w="1121" w:type="dxa"/>
            <w:shd w:val="clear" w:color="000000" w:fill="E2EFDA"/>
            <w:noWrap/>
            <w:vAlign w:val="bottom"/>
            <w:hideMark/>
          </w:tcPr>
          <w:p w14:paraId="591E6253" w14:textId="77777777" w:rsidR="00865289" w:rsidRPr="00D97841" w:rsidRDefault="00865289" w:rsidP="00844C62">
            <w:pPr>
              <w:jc w:val="center"/>
              <w:rPr>
                <w:b/>
                <w:bCs/>
                <w:color w:val="000000"/>
                <w:sz w:val="24"/>
              </w:rPr>
            </w:pPr>
            <w:r w:rsidRPr="00D97841">
              <w:rPr>
                <w:b/>
                <w:bCs/>
                <w:color w:val="000000"/>
                <w:sz w:val="24"/>
              </w:rPr>
              <w:t>EF</w:t>
            </w:r>
            <w:r w:rsidRPr="00D97841">
              <w:rPr>
                <w:b/>
                <w:bCs/>
                <w:color w:val="000000"/>
                <w:sz w:val="24"/>
                <w:vertAlign w:val="subscript"/>
              </w:rPr>
              <w:t>CH4</w:t>
            </w:r>
          </w:p>
        </w:tc>
        <w:tc>
          <w:tcPr>
            <w:tcW w:w="1905" w:type="dxa"/>
            <w:shd w:val="clear" w:color="000000" w:fill="E2EFDA"/>
            <w:noWrap/>
            <w:vAlign w:val="bottom"/>
            <w:hideMark/>
          </w:tcPr>
          <w:p w14:paraId="7DAEEF87" w14:textId="77777777" w:rsidR="00865289" w:rsidRPr="00D97841" w:rsidRDefault="00865289" w:rsidP="00844C62">
            <w:pPr>
              <w:jc w:val="center"/>
              <w:rPr>
                <w:b/>
                <w:bCs/>
                <w:color w:val="000000"/>
                <w:sz w:val="24"/>
              </w:rPr>
            </w:pPr>
            <w:r w:rsidRPr="00D97841">
              <w:rPr>
                <w:b/>
                <w:bCs/>
                <w:color w:val="000000"/>
                <w:sz w:val="24"/>
              </w:rPr>
              <w:t>E</w:t>
            </w:r>
            <w:r w:rsidRPr="00D97841">
              <w:rPr>
                <w:b/>
                <w:bCs/>
                <w:color w:val="000000"/>
                <w:sz w:val="24"/>
                <w:vertAlign w:val="subscript"/>
              </w:rPr>
              <w:t>CH4</w:t>
            </w:r>
            <w:r w:rsidRPr="00D97841">
              <w:rPr>
                <w:b/>
                <w:bCs/>
                <w:color w:val="000000"/>
                <w:sz w:val="24"/>
              </w:rPr>
              <w:t xml:space="preserve"> = AD*EF</w:t>
            </w:r>
            <w:r w:rsidRPr="00D97841">
              <w:rPr>
                <w:b/>
                <w:bCs/>
                <w:color w:val="000000"/>
                <w:sz w:val="24"/>
                <w:vertAlign w:val="subscript"/>
              </w:rPr>
              <w:t>CH4</w:t>
            </w:r>
            <w:r w:rsidRPr="00D97841">
              <w:rPr>
                <w:b/>
                <w:bCs/>
                <w:color w:val="000000"/>
                <w:sz w:val="24"/>
              </w:rPr>
              <w:t>/10</w:t>
            </w:r>
            <w:r w:rsidRPr="00D97841">
              <w:rPr>
                <w:b/>
                <w:bCs/>
                <w:color w:val="000000"/>
                <w:sz w:val="24"/>
                <w:vertAlign w:val="superscript"/>
              </w:rPr>
              <w:t>6</w:t>
            </w:r>
          </w:p>
        </w:tc>
        <w:tc>
          <w:tcPr>
            <w:tcW w:w="1882" w:type="dxa"/>
            <w:noWrap/>
            <w:vAlign w:val="bottom"/>
            <w:hideMark/>
          </w:tcPr>
          <w:p w14:paraId="3B280508" w14:textId="77777777" w:rsidR="00865289" w:rsidRPr="00040734" w:rsidRDefault="00865289" w:rsidP="00844C62">
            <w:pPr>
              <w:jc w:val="center"/>
              <w:rPr>
                <w:b/>
                <w:bCs/>
                <w:sz w:val="24"/>
              </w:rPr>
            </w:pPr>
            <w:r w:rsidRPr="00040734">
              <w:rPr>
                <w:b/>
                <w:bCs/>
                <w:sz w:val="24"/>
              </w:rPr>
              <w:t>E=E</w:t>
            </w:r>
            <w:r w:rsidRPr="00040734">
              <w:rPr>
                <w:b/>
                <w:bCs/>
                <w:sz w:val="24"/>
                <w:vertAlign w:val="subscript"/>
              </w:rPr>
              <w:t>CO2</w:t>
            </w:r>
            <w:r w:rsidRPr="00040734">
              <w:rPr>
                <w:b/>
                <w:bCs/>
                <w:sz w:val="24"/>
              </w:rPr>
              <w:t>+E</w:t>
            </w:r>
            <w:r w:rsidRPr="00040734">
              <w:rPr>
                <w:b/>
                <w:bCs/>
                <w:sz w:val="24"/>
                <w:vertAlign w:val="subscript"/>
              </w:rPr>
              <w:t>CH4</w:t>
            </w:r>
            <w:r w:rsidRPr="00040734">
              <w:rPr>
                <w:b/>
                <w:bCs/>
                <w:sz w:val="24"/>
              </w:rPr>
              <w:t>*28</w:t>
            </w:r>
          </w:p>
        </w:tc>
      </w:tr>
      <w:tr w:rsidR="00865289" w:rsidRPr="00D97841" w14:paraId="4E0C269D" w14:textId="77777777" w:rsidTr="00844C62">
        <w:trPr>
          <w:trHeight w:val="409"/>
        </w:trPr>
        <w:tc>
          <w:tcPr>
            <w:tcW w:w="737" w:type="dxa"/>
            <w:vMerge/>
            <w:vAlign w:val="center"/>
            <w:hideMark/>
          </w:tcPr>
          <w:p w14:paraId="3AF85ECA" w14:textId="77777777" w:rsidR="00865289" w:rsidRPr="00D97841" w:rsidRDefault="00865289" w:rsidP="00844C62">
            <w:pPr>
              <w:rPr>
                <w:b/>
                <w:bCs/>
                <w:color w:val="000000"/>
                <w:sz w:val="24"/>
              </w:rPr>
            </w:pPr>
          </w:p>
        </w:tc>
        <w:tc>
          <w:tcPr>
            <w:tcW w:w="1106" w:type="dxa"/>
            <w:noWrap/>
            <w:vAlign w:val="bottom"/>
            <w:hideMark/>
          </w:tcPr>
          <w:p w14:paraId="655931E3" w14:textId="77777777" w:rsidR="00865289" w:rsidRPr="00D97841" w:rsidRDefault="00865289" w:rsidP="00844C62">
            <w:pPr>
              <w:jc w:val="center"/>
              <w:rPr>
                <w:color w:val="000000"/>
                <w:sz w:val="24"/>
              </w:rPr>
            </w:pPr>
            <w:r w:rsidRPr="00D97841">
              <w:rPr>
                <w:color w:val="000000"/>
                <w:sz w:val="24"/>
              </w:rPr>
              <w:t xml:space="preserve">tấn </w:t>
            </w:r>
          </w:p>
        </w:tc>
        <w:tc>
          <w:tcPr>
            <w:tcW w:w="1090" w:type="dxa"/>
            <w:shd w:val="clear" w:color="000000" w:fill="DDEBF7"/>
            <w:noWrap/>
            <w:vAlign w:val="bottom"/>
            <w:hideMark/>
          </w:tcPr>
          <w:p w14:paraId="29DBCEBF" w14:textId="77777777" w:rsidR="00865289" w:rsidRPr="00D97841" w:rsidRDefault="00865289" w:rsidP="00844C62">
            <w:pPr>
              <w:jc w:val="center"/>
              <w:rPr>
                <w:color w:val="000000"/>
                <w:sz w:val="24"/>
              </w:rPr>
            </w:pPr>
            <w:r w:rsidRPr="00D97841">
              <w:rPr>
                <w:color w:val="000000"/>
                <w:sz w:val="24"/>
              </w:rPr>
              <w:t>Tấn CO</w:t>
            </w:r>
            <w:r w:rsidRPr="00D97841">
              <w:rPr>
                <w:color w:val="000000"/>
                <w:sz w:val="24"/>
                <w:vertAlign w:val="subscript"/>
              </w:rPr>
              <w:t>2</w:t>
            </w:r>
            <w:r w:rsidRPr="00D97841">
              <w:rPr>
                <w:color w:val="000000"/>
                <w:sz w:val="24"/>
              </w:rPr>
              <w:t>/tấn SiC</w:t>
            </w:r>
          </w:p>
        </w:tc>
        <w:tc>
          <w:tcPr>
            <w:tcW w:w="1905" w:type="dxa"/>
            <w:shd w:val="clear" w:color="000000" w:fill="DDEBF7"/>
            <w:noWrap/>
            <w:vAlign w:val="bottom"/>
            <w:hideMark/>
          </w:tcPr>
          <w:p w14:paraId="709743D6" w14:textId="77777777" w:rsidR="00865289" w:rsidRPr="00D97841" w:rsidRDefault="00865289" w:rsidP="00844C62">
            <w:pPr>
              <w:jc w:val="center"/>
              <w:rPr>
                <w:color w:val="000000"/>
                <w:sz w:val="24"/>
              </w:rPr>
            </w:pPr>
            <w:r w:rsidRPr="00D97841">
              <w:rPr>
                <w:color w:val="000000"/>
                <w:sz w:val="24"/>
              </w:rPr>
              <w:t>nghìn tấn CO</w:t>
            </w:r>
            <w:r w:rsidRPr="00D97841">
              <w:rPr>
                <w:color w:val="000000"/>
                <w:sz w:val="24"/>
                <w:vertAlign w:val="subscript"/>
              </w:rPr>
              <w:t>2</w:t>
            </w:r>
          </w:p>
        </w:tc>
        <w:tc>
          <w:tcPr>
            <w:tcW w:w="1121" w:type="dxa"/>
            <w:shd w:val="clear" w:color="000000" w:fill="E2EFDA"/>
            <w:noWrap/>
            <w:vAlign w:val="bottom"/>
            <w:hideMark/>
          </w:tcPr>
          <w:p w14:paraId="76124966" w14:textId="77777777" w:rsidR="00865289" w:rsidRPr="00D97841" w:rsidRDefault="00865289" w:rsidP="00844C62">
            <w:pPr>
              <w:jc w:val="center"/>
              <w:rPr>
                <w:color w:val="000000"/>
                <w:sz w:val="24"/>
              </w:rPr>
            </w:pPr>
            <w:r w:rsidRPr="00D97841">
              <w:rPr>
                <w:color w:val="000000"/>
                <w:sz w:val="24"/>
              </w:rPr>
              <w:t>kg CH</w:t>
            </w:r>
            <w:r w:rsidRPr="00D97841">
              <w:rPr>
                <w:color w:val="000000"/>
                <w:sz w:val="24"/>
                <w:vertAlign w:val="subscript"/>
              </w:rPr>
              <w:t>4</w:t>
            </w:r>
            <w:r w:rsidRPr="00D97841">
              <w:rPr>
                <w:color w:val="000000"/>
                <w:sz w:val="24"/>
              </w:rPr>
              <w:t>/tấn SiC</w:t>
            </w:r>
          </w:p>
        </w:tc>
        <w:tc>
          <w:tcPr>
            <w:tcW w:w="1905" w:type="dxa"/>
            <w:shd w:val="clear" w:color="000000" w:fill="E2EFDA"/>
            <w:noWrap/>
            <w:vAlign w:val="bottom"/>
            <w:hideMark/>
          </w:tcPr>
          <w:p w14:paraId="3696B42F" w14:textId="77777777" w:rsidR="00865289" w:rsidRPr="00D97841" w:rsidRDefault="00865289" w:rsidP="00844C62">
            <w:pPr>
              <w:jc w:val="center"/>
              <w:rPr>
                <w:color w:val="000000"/>
                <w:sz w:val="24"/>
              </w:rPr>
            </w:pPr>
            <w:r w:rsidRPr="00D97841">
              <w:rPr>
                <w:color w:val="000000"/>
                <w:sz w:val="24"/>
              </w:rPr>
              <w:t>nghìn tấn CO</w:t>
            </w:r>
            <w:r w:rsidRPr="00D97841">
              <w:rPr>
                <w:color w:val="000000"/>
                <w:sz w:val="24"/>
                <w:vertAlign w:val="subscript"/>
              </w:rPr>
              <w:t>2</w:t>
            </w:r>
          </w:p>
        </w:tc>
        <w:tc>
          <w:tcPr>
            <w:tcW w:w="1882" w:type="dxa"/>
            <w:noWrap/>
            <w:vAlign w:val="bottom"/>
            <w:hideMark/>
          </w:tcPr>
          <w:p w14:paraId="4E8B38BA" w14:textId="77777777" w:rsidR="00865289" w:rsidRPr="00040734" w:rsidRDefault="00865289" w:rsidP="00844C62">
            <w:pPr>
              <w:jc w:val="center"/>
              <w:rPr>
                <w:rFonts w:ascii="Calibri" w:hAnsi="Calibri" w:cs="Calibri"/>
                <w:sz w:val="24"/>
              </w:rPr>
            </w:pPr>
            <w:r w:rsidRPr="00040734">
              <w:rPr>
                <w:sz w:val="24"/>
              </w:rPr>
              <w:t>nghìn tấn CO</w:t>
            </w:r>
            <w:r w:rsidRPr="00040734">
              <w:rPr>
                <w:sz w:val="24"/>
                <w:vertAlign w:val="subscript"/>
              </w:rPr>
              <w:t>2tđ</w:t>
            </w:r>
          </w:p>
        </w:tc>
      </w:tr>
      <w:tr w:rsidR="00865289" w:rsidRPr="00D97841" w14:paraId="6C26469D" w14:textId="77777777" w:rsidTr="00844C62">
        <w:trPr>
          <w:trHeight w:val="409"/>
        </w:trPr>
        <w:tc>
          <w:tcPr>
            <w:tcW w:w="737" w:type="dxa"/>
            <w:noWrap/>
            <w:vAlign w:val="bottom"/>
            <w:hideMark/>
          </w:tcPr>
          <w:p w14:paraId="43323638" w14:textId="79FECE13" w:rsidR="00865289" w:rsidRPr="00D97841" w:rsidRDefault="00865289" w:rsidP="00844C62">
            <w:pPr>
              <w:jc w:val="right"/>
              <w:rPr>
                <w:color w:val="000000"/>
                <w:sz w:val="24"/>
              </w:rPr>
            </w:pPr>
            <w:r w:rsidRPr="00D97841">
              <w:rPr>
                <w:color w:val="000000"/>
                <w:sz w:val="24"/>
              </w:rPr>
              <w:t>20</w:t>
            </w:r>
            <w:r w:rsidR="005E271F">
              <w:rPr>
                <w:color w:val="000000"/>
                <w:sz w:val="24"/>
              </w:rPr>
              <w:t>21</w:t>
            </w:r>
          </w:p>
        </w:tc>
        <w:tc>
          <w:tcPr>
            <w:tcW w:w="1106" w:type="dxa"/>
            <w:noWrap/>
            <w:vAlign w:val="bottom"/>
            <w:hideMark/>
          </w:tcPr>
          <w:p w14:paraId="7856CC5F" w14:textId="77777777" w:rsidR="00865289" w:rsidRPr="00D97841" w:rsidRDefault="00865289" w:rsidP="00844C62">
            <w:pPr>
              <w:jc w:val="right"/>
              <w:rPr>
                <w:color w:val="000000"/>
                <w:sz w:val="24"/>
              </w:rPr>
            </w:pPr>
            <w:r w:rsidRPr="00D97841">
              <w:rPr>
                <w:color w:val="000000"/>
                <w:sz w:val="24"/>
              </w:rPr>
              <w:t>60.000</w:t>
            </w:r>
          </w:p>
        </w:tc>
        <w:tc>
          <w:tcPr>
            <w:tcW w:w="1090" w:type="dxa"/>
            <w:vMerge w:val="restart"/>
            <w:shd w:val="clear" w:color="000000" w:fill="DDEBF7"/>
            <w:noWrap/>
            <w:vAlign w:val="center"/>
            <w:hideMark/>
          </w:tcPr>
          <w:p w14:paraId="34EB4409" w14:textId="77777777" w:rsidR="00865289" w:rsidRPr="00D97841" w:rsidRDefault="00865289" w:rsidP="00844C62">
            <w:pPr>
              <w:jc w:val="center"/>
              <w:rPr>
                <w:color w:val="000000"/>
                <w:sz w:val="24"/>
              </w:rPr>
            </w:pPr>
            <w:r w:rsidRPr="00D97841">
              <w:rPr>
                <w:color w:val="000000"/>
                <w:sz w:val="24"/>
              </w:rPr>
              <w:t>2,62</w:t>
            </w:r>
          </w:p>
        </w:tc>
        <w:tc>
          <w:tcPr>
            <w:tcW w:w="1905" w:type="dxa"/>
            <w:shd w:val="clear" w:color="000000" w:fill="DDEBF7"/>
            <w:noWrap/>
            <w:vAlign w:val="bottom"/>
            <w:hideMark/>
          </w:tcPr>
          <w:p w14:paraId="409DD9EC" w14:textId="77777777" w:rsidR="00865289" w:rsidRPr="00D97841" w:rsidRDefault="00865289" w:rsidP="00844C62">
            <w:pPr>
              <w:jc w:val="right"/>
              <w:rPr>
                <w:color w:val="000000"/>
                <w:sz w:val="24"/>
              </w:rPr>
            </w:pPr>
            <w:r w:rsidRPr="00D97841">
              <w:rPr>
                <w:color w:val="000000"/>
                <w:sz w:val="24"/>
              </w:rPr>
              <w:t>157,2</w:t>
            </w:r>
          </w:p>
        </w:tc>
        <w:tc>
          <w:tcPr>
            <w:tcW w:w="1121" w:type="dxa"/>
            <w:vMerge w:val="restart"/>
            <w:shd w:val="clear" w:color="000000" w:fill="E2EFDA"/>
            <w:noWrap/>
            <w:vAlign w:val="center"/>
            <w:hideMark/>
          </w:tcPr>
          <w:p w14:paraId="02BE059C" w14:textId="77777777" w:rsidR="00865289" w:rsidRPr="00D97841" w:rsidRDefault="00865289" w:rsidP="00844C62">
            <w:pPr>
              <w:jc w:val="center"/>
              <w:rPr>
                <w:color w:val="000000"/>
                <w:sz w:val="24"/>
              </w:rPr>
            </w:pPr>
            <w:r w:rsidRPr="00D97841">
              <w:rPr>
                <w:color w:val="000000"/>
                <w:sz w:val="24"/>
              </w:rPr>
              <w:t>11,6</w:t>
            </w:r>
          </w:p>
        </w:tc>
        <w:tc>
          <w:tcPr>
            <w:tcW w:w="1905" w:type="dxa"/>
            <w:shd w:val="clear" w:color="000000" w:fill="E2EFDA"/>
            <w:noWrap/>
            <w:vAlign w:val="bottom"/>
            <w:hideMark/>
          </w:tcPr>
          <w:p w14:paraId="4EE9E11A" w14:textId="77777777" w:rsidR="00865289" w:rsidRPr="00D97841" w:rsidRDefault="00865289" w:rsidP="00844C62">
            <w:pPr>
              <w:jc w:val="right"/>
              <w:rPr>
                <w:color w:val="000000"/>
                <w:sz w:val="24"/>
              </w:rPr>
            </w:pPr>
            <w:r w:rsidRPr="00D97841">
              <w:rPr>
                <w:color w:val="000000"/>
                <w:sz w:val="24"/>
              </w:rPr>
              <w:t>0,696</w:t>
            </w:r>
          </w:p>
        </w:tc>
        <w:tc>
          <w:tcPr>
            <w:tcW w:w="1882" w:type="dxa"/>
            <w:noWrap/>
            <w:vAlign w:val="bottom"/>
            <w:hideMark/>
          </w:tcPr>
          <w:p w14:paraId="7D6D7B76" w14:textId="77777777" w:rsidR="00865289" w:rsidRPr="00040734" w:rsidRDefault="00865289" w:rsidP="00844C62">
            <w:pPr>
              <w:jc w:val="right"/>
              <w:rPr>
                <w:b/>
                <w:bCs/>
                <w:sz w:val="24"/>
              </w:rPr>
            </w:pPr>
            <w:r w:rsidRPr="00040734">
              <w:rPr>
                <w:b/>
                <w:bCs/>
                <w:sz w:val="24"/>
              </w:rPr>
              <w:t>176,69</w:t>
            </w:r>
          </w:p>
        </w:tc>
      </w:tr>
      <w:tr w:rsidR="00865289" w:rsidRPr="00D97841" w14:paraId="7B6C4106" w14:textId="77777777" w:rsidTr="00844C62">
        <w:trPr>
          <w:trHeight w:val="423"/>
        </w:trPr>
        <w:tc>
          <w:tcPr>
            <w:tcW w:w="737" w:type="dxa"/>
            <w:noWrap/>
            <w:vAlign w:val="bottom"/>
            <w:hideMark/>
          </w:tcPr>
          <w:p w14:paraId="136FF2D8" w14:textId="601AD3FD" w:rsidR="00865289" w:rsidRPr="00D97841" w:rsidRDefault="00865289" w:rsidP="00844C62">
            <w:pPr>
              <w:jc w:val="right"/>
              <w:rPr>
                <w:color w:val="000000"/>
                <w:sz w:val="24"/>
              </w:rPr>
            </w:pPr>
            <w:r w:rsidRPr="00D97841">
              <w:rPr>
                <w:color w:val="000000"/>
                <w:sz w:val="24"/>
              </w:rPr>
              <w:t>202</w:t>
            </w:r>
            <w:r w:rsidR="005E271F">
              <w:rPr>
                <w:color w:val="000000"/>
                <w:sz w:val="24"/>
              </w:rPr>
              <w:t>2</w:t>
            </w:r>
          </w:p>
        </w:tc>
        <w:tc>
          <w:tcPr>
            <w:tcW w:w="1106" w:type="dxa"/>
            <w:noWrap/>
            <w:vAlign w:val="bottom"/>
            <w:hideMark/>
          </w:tcPr>
          <w:p w14:paraId="48C3FB0C" w14:textId="77777777" w:rsidR="00865289" w:rsidRPr="00D97841" w:rsidRDefault="00865289" w:rsidP="00844C62">
            <w:pPr>
              <w:jc w:val="right"/>
              <w:rPr>
                <w:color w:val="000000"/>
                <w:sz w:val="24"/>
              </w:rPr>
            </w:pPr>
            <w:commentRangeStart w:id="625"/>
            <w:r w:rsidRPr="00D97841">
              <w:rPr>
                <w:color w:val="000000"/>
                <w:sz w:val="24"/>
              </w:rPr>
              <w:t>60.000</w:t>
            </w:r>
            <w:commentRangeEnd w:id="625"/>
            <w:r w:rsidR="00EA78C5">
              <w:rPr>
                <w:rStyle w:val="CommentReference"/>
                <w:rFonts w:eastAsia="MS Mincho"/>
                <w:kern w:val="2"/>
                <w:lang w:val="vi-VN" w:eastAsia="x-none"/>
              </w:rPr>
              <w:commentReference w:id="625"/>
            </w:r>
          </w:p>
        </w:tc>
        <w:tc>
          <w:tcPr>
            <w:tcW w:w="1090" w:type="dxa"/>
            <w:vMerge/>
            <w:vAlign w:val="center"/>
            <w:hideMark/>
          </w:tcPr>
          <w:p w14:paraId="2182C624" w14:textId="77777777" w:rsidR="00865289" w:rsidRPr="00D97841" w:rsidRDefault="00865289" w:rsidP="00844C62">
            <w:pPr>
              <w:rPr>
                <w:color w:val="000000"/>
                <w:sz w:val="24"/>
              </w:rPr>
            </w:pPr>
          </w:p>
        </w:tc>
        <w:tc>
          <w:tcPr>
            <w:tcW w:w="1905" w:type="dxa"/>
            <w:shd w:val="clear" w:color="000000" w:fill="DDEBF7"/>
            <w:noWrap/>
            <w:vAlign w:val="bottom"/>
            <w:hideMark/>
          </w:tcPr>
          <w:p w14:paraId="30F81132" w14:textId="77777777" w:rsidR="00865289" w:rsidRPr="00D97841" w:rsidRDefault="00865289" w:rsidP="00844C62">
            <w:pPr>
              <w:jc w:val="right"/>
              <w:rPr>
                <w:color w:val="000000"/>
                <w:sz w:val="24"/>
              </w:rPr>
            </w:pPr>
            <w:r w:rsidRPr="00D97841">
              <w:rPr>
                <w:color w:val="000000"/>
                <w:sz w:val="24"/>
              </w:rPr>
              <w:t>157,2</w:t>
            </w:r>
          </w:p>
        </w:tc>
        <w:tc>
          <w:tcPr>
            <w:tcW w:w="1121" w:type="dxa"/>
            <w:vMerge/>
            <w:vAlign w:val="center"/>
            <w:hideMark/>
          </w:tcPr>
          <w:p w14:paraId="37B874E5" w14:textId="77777777" w:rsidR="00865289" w:rsidRPr="00D97841" w:rsidRDefault="00865289" w:rsidP="00844C62">
            <w:pPr>
              <w:rPr>
                <w:color w:val="000000"/>
                <w:sz w:val="24"/>
              </w:rPr>
            </w:pPr>
          </w:p>
        </w:tc>
        <w:tc>
          <w:tcPr>
            <w:tcW w:w="1905" w:type="dxa"/>
            <w:shd w:val="clear" w:color="000000" w:fill="E2EFDA"/>
            <w:noWrap/>
            <w:vAlign w:val="bottom"/>
            <w:hideMark/>
          </w:tcPr>
          <w:p w14:paraId="3A6944D7" w14:textId="77777777" w:rsidR="00865289" w:rsidRPr="00D97841" w:rsidRDefault="00865289" w:rsidP="00844C62">
            <w:pPr>
              <w:jc w:val="right"/>
              <w:rPr>
                <w:color w:val="000000"/>
                <w:sz w:val="24"/>
              </w:rPr>
            </w:pPr>
            <w:r w:rsidRPr="00D97841">
              <w:rPr>
                <w:color w:val="000000"/>
                <w:sz w:val="24"/>
              </w:rPr>
              <w:t>0,696</w:t>
            </w:r>
          </w:p>
        </w:tc>
        <w:tc>
          <w:tcPr>
            <w:tcW w:w="1882" w:type="dxa"/>
            <w:noWrap/>
            <w:vAlign w:val="bottom"/>
            <w:hideMark/>
          </w:tcPr>
          <w:p w14:paraId="7382C92A" w14:textId="77777777" w:rsidR="00865289" w:rsidRPr="00040734" w:rsidRDefault="00865289" w:rsidP="00844C62">
            <w:pPr>
              <w:jc w:val="right"/>
              <w:rPr>
                <w:b/>
                <w:bCs/>
                <w:sz w:val="24"/>
              </w:rPr>
            </w:pPr>
            <w:r w:rsidRPr="00040734">
              <w:rPr>
                <w:b/>
                <w:bCs/>
                <w:sz w:val="24"/>
              </w:rPr>
              <w:t>176,69</w:t>
            </w:r>
          </w:p>
        </w:tc>
      </w:tr>
    </w:tbl>
    <w:p w14:paraId="03076B42" w14:textId="77777777" w:rsidR="00865289" w:rsidRPr="00040734" w:rsidRDefault="00865289" w:rsidP="00865289">
      <w:pPr>
        <w:ind w:firstLine="720"/>
        <w:jc w:val="both"/>
        <w:rPr>
          <w:lang w:eastAsia="x-none"/>
        </w:rPr>
      </w:pPr>
    </w:p>
    <w:p w14:paraId="4EAA81FE" w14:textId="77777777" w:rsidR="00865289" w:rsidRPr="00B93AB7" w:rsidRDefault="00865289" w:rsidP="00B142C2">
      <w:pPr>
        <w:pStyle w:val="Heading3"/>
        <w:numPr>
          <w:ilvl w:val="1"/>
          <w:numId w:val="36"/>
        </w:numPr>
        <w:rPr>
          <w:b/>
          <w:bCs/>
          <w:i/>
          <w:color w:val="auto"/>
          <w:szCs w:val="22"/>
          <w:lang w:val="vi-VN"/>
        </w:rPr>
      </w:pPr>
      <w:bookmarkStart w:id="626" w:name="_Toc56296378"/>
      <w:bookmarkStart w:id="627" w:name="_Toc56296383"/>
      <w:bookmarkStart w:id="628" w:name="_Toc56296384"/>
      <w:bookmarkStart w:id="629" w:name="_Toc55722132"/>
      <w:bookmarkStart w:id="630" w:name="_Toc169331525"/>
      <w:bookmarkEnd w:id="626"/>
      <w:bookmarkEnd w:id="627"/>
      <w:bookmarkEnd w:id="628"/>
      <w:r w:rsidRPr="00B93AB7">
        <w:rPr>
          <w:b/>
          <w:bCs/>
          <w:i/>
          <w:color w:val="auto"/>
          <w:szCs w:val="22"/>
          <w:lang w:val="vi-VN"/>
        </w:rPr>
        <w:t>Luyện kim (2C</w:t>
      </w:r>
      <w:bookmarkStart w:id="631" w:name="_Toc55722133"/>
      <w:bookmarkEnd w:id="629"/>
      <w:bookmarkEnd w:id="631"/>
      <w:r w:rsidRPr="00B93AB7">
        <w:rPr>
          <w:b/>
          <w:bCs/>
          <w:i/>
          <w:color w:val="auto"/>
          <w:szCs w:val="22"/>
          <w:lang w:val="vi-VN"/>
        </w:rPr>
        <w:t>)</w:t>
      </w:r>
      <w:bookmarkEnd w:id="630"/>
    </w:p>
    <w:p w14:paraId="7E49BDE5" w14:textId="77777777" w:rsidR="00865289" w:rsidRPr="00B93AB7" w:rsidRDefault="00865289" w:rsidP="00B142C2">
      <w:pPr>
        <w:pStyle w:val="Heading40"/>
        <w:numPr>
          <w:ilvl w:val="2"/>
          <w:numId w:val="36"/>
        </w:numPr>
        <w:spacing w:before="0" w:after="0" w:line="276" w:lineRule="auto"/>
        <w:jc w:val="both"/>
        <w:rPr>
          <w:bCs/>
          <w:color w:val="auto"/>
          <w:szCs w:val="22"/>
        </w:rPr>
      </w:pPr>
      <w:r w:rsidRPr="00B93AB7">
        <w:rPr>
          <w:bCs/>
          <w:color w:val="auto"/>
          <w:szCs w:val="22"/>
        </w:rPr>
        <w:t>Quá trình sản xuất sắt thép (2C1)</w:t>
      </w:r>
    </w:p>
    <w:p w14:paraId="6E06FC1D" w14:textId="77777777" w:rsidR="00865289" w:rsidRPr="00D753C4" w:rsidRDefault="00865289" w:rsidP="00865289">
      <w:pPr>
        <w:pStyle w:val="Hue"/>
      </w:pPr>
      <w:r>
        <w:tab/>
      </w:r>
      <w:r w:rsidRPr="00D753C4">
        <w:t xml:space="preserve">Sắt (Fe) chưa luyện được sản xuất bằng cách khử quặng </w:t>
      </w:r>
      <w:r>
        <w:t>o</w:t>
      </w:r>
      <w:r w:rsidRPr="00D753C4">
        <w:t xml:space="preserve">xit sắt phần lớn trong các lò cao (blast-furnace), thường sử dụng </w:t>
      </w:r>
      <w:r>
        <w:t>c</w:t>
      </w:r>
      <w:r w:rsidRPr="00D753C4">
        <w:t>ác-bon trong than cốc hoặc than củi đồng thời làm nhiên liệu và chất khử. Trong hầu hết các lò luyện sắt, quá trình này được hỗ trợ bằng việc sử dụng các dòng cacbonat (đá vôi). Quá trình sản xuất sắt, thép gây phát thải chủ yếu là khí CO</w:t>
      </w:r>
      <w:r w:rsidRPr="00D753C4">
        <w:rPr>
          <w:vertAlign w:val="subscript"/>
        </w:rPr>
        <w:t>2</w:t>
      </w:r>
      <w:r w:rsidRPr="00D753C4">
        <w:t>. Khí N</w:t>
      </w:r>
      <w:r w:rsidRPr="00D753C4">
        <w:rPr>
          <w:vertAlign w:val="subscript"/>
        </w:rPr>
        <w:t>2</w:t>
      </w:r>
      <w:r w:rsidRPr="00D753C4">
        <w:t xml:space="preserve">O có phát thải trong quá trình </w:t>
      </w:r>
      <w:r w:rsidRPr="00D753C4">
        <w:lastRenderedPageBreak/>
        <w:t>sản xuất sắt thép, tuy nhiên lượng phát thải rất nhỏ và có thể bỏ qua trong quá trình tính và IPCC 2006 không hướng dẫn ước tính phát thải N</w:t>
      </w:r>
      <w:r w:rsidRPr="00D753C4">
        <w:rPr>
          <w:vertAlign w:val="subscript"/>
        </w:rPr>
        <w:t>2</w:t>
      </w:r>
      <w:r w:rsidRPr="00D753C4">
        <w:t>O từ quá trình sản xuất sắt thép.</w:t>
      </w:r>
    </w:p>
    <w:p w14:paraId="1D02E38B" w14:textId="77777777" w:rsidR="00865289" w:rsidRDefault="00865289" w:rsidP="00865289">
      <w:pPr>
        <w:pStyle w:val="abcd"/>
      </w:pPr>
      <w:r>
        <w:t xml:space="preserve">a. Phương pháp luận </w:t>
      </w:r>
    </w:p>
    <w:p w14:paraId="12DFFA7B" w14:textId="77777777" w:rsidR="00865289" w:rsidRDefault="00865289" w:rsidP="00865289">
      <w:pPr>
        <w:pStyle w:val="Hue"/>
      </w:pPr>
      <w:r>
        <w:tab/>
      </w:r>
      <w:r w:rsidRPr="00D753C4">
        <w:t xml:space="preserve">Với hiện trạng SLHĐ có là tổng sản lượng sắt thép thô được sản xuất trong năm 2016, phương pháp </w:t>
      </w:r>
      <w:r>
        <w:t>b</w:t>
      </w:r>
      <w:r w:rsidRPr="00D753C4">
        <w:t xml:space="preserve">ậc </w:t>
      </w:r>
      <w:r>
        <w:t>2</w:t>
      </w:r>
      <w:r w:rsidRPr="00D753C4">
        <w:t xml:space="preserve"> được áp dụng cho tính toán phát thải CO</w:t>
      </w:r>
      <w:r w:rsidRPr="00D753C4">
        <w:rPr>
          <w:vertAlign w:val="subscript"/>
        </w:rPr>
        <w:t>2</w:t>
      </w:r>
      <w:r w:rsidRPr="00D753C4">
        <w:t xml:space="preserve"> và CH</w:t>
      </w:r>
      <w:r w:rsidRPr="00D753C4">
        <w:rPr>
          <w:vertAlign w:val="subscript"/>
        </w:rPr>
        <w:t>4</w:t>
      </w:r>
      <w:r w:rsidRPr="00D753C4">
        <w:t xml:space="preserve">, theo </w:t>
      </w:r>
      <w:r>
        <w:t>c</w:t>
      </w:r>
      <w:r w:rsidRPr="00D753C4">
        <w:t>ông thức 4.4, trang 4.21, Chương 4, Phần 3, IPCC 2006.</w:t>
      </w:r>
    </w:p>
    <w:p w14:paraId="3598EFE4" w14:textId="77777777" w:rsidR="00865289" w:rsidRPr="00D753C4" w:rsidRDefault="00865289" w:rsidP="00865289">
      <w:pPr>
        <w:pStyle w:val="abcd"/>
      </w:pPr>
      <w:r>
        <w:t xml:space="preserve">b. Số liệu hoạt động </w:t>
      </w:r>
    </w:p>
    <w:p w14:paraId="4737C1F0" w14:textId="5E48CF62" w:rsidR="00865289" w:rsidRDefault="00865289" w:rsidP="00865289">
      <w:pPr>
        <w:pStyle w:val="Hue"/>
      </w:pPr>
      <w:r>
        <w:tab/>
      </w:r>
      <w:r w:rsidRPr="00D97841">
        <w:t>Số liệu về sản lượng sắt thép được sản xuất trong năm 20</w:t>
      </w:r>
      <w:r w:rsidR="00DA3762">
        <w:t>21</w:t>
      </w:r>
      <w:r w:rsidRPr="00D97841">
        <w:t xml:space="preserve"> và 202</w:t>
      </w:r>
      <w:r w:rsidR="00DA3762">
        <w:t>2</w:t>
      </w:r>
      <w:r w:rsidRPr="00D97841">
        <w:t xml:space="preserve"> theo từng công nghệ được thu thập từ thống kê sản lượng ngành thép năm 20</w:t>
      </w:r>
      <w:r w:rsidR="00DA3762">
        <w:t>21</w:t>
      </w:r>
      <w:r w:rsidRPr="00D97841">
        <w:t>, 202</w:t>
      </w:r>
      <w:r w:rsidR="00DA3762">
        <w:t>2</w:t>
      </w:r>
      <w:r w:rsidRPr="00D97841">
        <w:t xml:space="preserve"> (Báo cáo thống kê hàng năm ngành sắt thép cho năm 20</w:t>
      </w:r>
      <w:r w:rsidR="00DA3762">
        <w:t>21</w:t>
      </w:r>
      <w:r w:rsidRPr="00D97841">
        <w:t xml:space="preserve"> và 202</w:t>
      </w:r>
      <w:r w:rsidR="00DA3762">
        <w:t>2</w:t>
      </w:r>
      <w:r w:rsidRPr="00D97841">
        <w:t xml:space="preserve">). </w:t>
      </w:r>
      <w:r>
        <w:t>S</w:t>
      </w:r>
      <w:r w:rsidRPr="00D97841">
        <w:t>ản lượng thép thô theo từng công nghệ: công nghệ BOF công nghệ EAF, công nghệ IF trong 2 năm như sau:</w:t>
      </w:r>
    </w:p>
    <w:p w14:paraId="4117F24C" w14:textId="697F4018" w:rsidR="00865289" w:rsidRPr="00DA3762" w:rsidRDefault="00865289" w:rsidP="00865289">
      <w:pPr>
        <w:pStyle w:val="Caption"/>
        <w:rPr>
          <w:lang w:val="en-US"/>
        </w:rPr>
      </w:pPr>
      <w:bookmarkStart w:id="632" w:name="_Toc169713694"/>
      <w:bookmarkStart w:id="633" w:name="_Toc213536605"/>
      <w:r w:rsidRPr="0058156A">
        <w:t>Bảng 4.</w:t>
      </w:r>
      <w:r>
        <w:fldChar w:fldCharType="begin"/>
      </w:r>
      <w:r>
        <w:instrText xml:space="preserve"> SEQ Bảng_4. \* ARABIC </w:instrText>
      </w:r>
      <w:r>
        <w:fldChar w:fldCharType="separate"/>
      </w:r>
      <w:r w:rsidR="00F56855">
        <w:rPr>
          <w:noProof/>
        </w:rPr>
        <w:t>25</w:t>
      </w:r>
      <w:r>
        <w:fldChar w:fldCharType="end"/>
      </w:r>
      <w:r w:rsidRPr="0058156A">
        <w:t xml:space="preserve">. </w:t>
      </w:r>
      <w:r w:rsidRPr="00D97841">
        <w:t>Sản lượng thép thô theo công nghệ năm 20</w:t>
      </w:r>
      <w:r w:rsidR="00DA3762">
        <w:rPr>
          <w:lang w:val="en-US"/>
        </w:rPr>
        <w:t>21</w:t>
      </w:r>
      <w:r w:rsidRPr="00D97841">
        <w:t>, 202</w:t>
      </w:r>
      <w:bookmarkEnd w:id="632"/>
      <w:r w:rsidR="00DA3762">
        <w:rPr>
          <w:lang w:val="en-US"/>
        </w:rPr>
        <w:t>2</w:t>
      </w:r>
      <w:bookmarkEnd w:id="633"/>
    </w:p>
    <w:tbl>
      <w:tblPr>
        <w:tblW w:w="9350" w:type="dxa"/>
        <w:tblLook w:val="04A0" w:firstRow="1" w:lastRow="0" w:firstColumn="1" w:lastColumn="0" w:noHBand="0" w:noVBand="1"/>
      </w:tblPr>
      <w:tblGrid>
        <w:gridCol w:w="4634"/>
        <w:gridCol w:w="2427"/>
        <w:gridCol w:w="2289"/>
      </w:tblGrid>
      <w:tr w:rsidR="00865289" w:rsidRPr="00A44B78" w14:paraId="4BD26772" w14:textId="77777777" w:rsidTr="00873F5C">
        <w:trPr>
          <w:trHeight w:val="227"/>
        </w:trPr>
        <w:tc>
          <w:tcPr>
            <w:tcW w:w="4693" w:type="dxa"/>
            <w:tcBorders>
              <w:top w:val="single" w:sz="4" w:space="0" w:color="auto"/>
              <w:left w:val="single" w:sz="4" w:space="0" w:color="auto"/>
              <w:bottom w:val="single" w:sz="4" w:space="0" w:color="auto"/>
              <w:right w:val="single" w:sz="4" w:space="0" w:color="auto"/>
            </w:tcBorders>
            <w:shd w:val="clear" w:color="auto" w:fill="E2EFD9"/>
            <w:noWrap/>
            <w:vAlign w:val="center"/>
            <w:hideMark/>
          </w:tcPr>
          <w:p w14:paraId="4EB72CD8" w14:textId="77777777" w:rsidR="00865289" w:rsidRPr="00A44B78" w:rsidRDefault="00865289" w:rsidP="00844C62">
            <w:pPr>
              <w:rPr>
                <w:b/>
                <w:color w:val="000000"/>
                <w:szCs w:val="28"/>
              </w:rPr>
            </w:pPr>
            <w:r w:rsidRPr="00A44B78">
              <w:rPr>
                <w:b/>
                <w:color w:val="000000"/>
                <w:szCs w:val="28"/>
              </w:rPr>
              <w:t>Sản lượng (nghìn tấn)</w:t>
            </w:r>
          </w:p>
        </w:tc>
        <w:tc>
          <w:tcPr>
            <w:tcW w:w="2397" w:type="dxa"/>
            <w:tcBorders>
              <w:top w:val="single" w:sz="4" w:space="0" w:color="auto"/>
              <w:left w:val="nil"/>
              <w:bottom w:val="single" w:sz="4" w:space="0" w:color="auto"/>
              <w:right w:val="single" w:sz="4" w:space="0" w:color="auto"/>
            </w:tcBorders>
            <w:shd w:val="clear" w:color="auto" w:fill="E2EFD9"/>
            <w:noWrap/>
            <w:vAlign w:val="center"/>
            <w:hideMark/>
          </w:tcPr>
          <w:p w14:paraId="64402F23" w14:textId="15BA71F8" w:rsidR="00865289" w:rsidRPr="00A44B78" w:rsidRDefault="00865289" w:rsidP="00844C62">
            <w:pPr>
              <w:jc w:val="center"/>
              <w:rPr>
                <w:b/>
                <w:color w:val="000000"/>
                <w:szCs w:val="28"/>
              </w:rPr>
            </w:pPr>
            <w:r w:rsidRPr="00A44B78">
              <w:rPr>
                <w:b/>
                <w:color w:val="000000"/>
                <w:szCs w:val="28"/>
              </w:rPr>
              <w:t>Năm 20</w:t>
            </w:r>
            <w:ins w:id="634" w:author="Anh Pham" w:date="2025-11-08T23:07:00Z" w16du:dateUtc="2025-11-08T16:07:00Z">
              <w:r w:rsidR="00873F5C">
                <w:rPr>
                  <w:b/>
                  <w:color w:val="000000"/>
                  <w:szCs w:val="28"/>
                </w:rPr>
                <w:t>21</w:t>
              </w:r>
            </w:ins>
            <w:del w:id="635" w:author="Anh Pham" w:date="2025-11-08T23:07:00Z" w16du:dateUtc="2025-11-08T16:07:00Z">
              <w:r w:rsidRPr="00A44B78" w:rsidDel="00873F5C">
                <w:rPr>
                  <w:b/>
                  <w:color w:val="000000"/>
                  <w:szCs w:val="28"/>
                </w:rPr>
                <w:delText>18</w:delText>
              </w:r>
            </w:del>
          </w:p>
        </w:tc>
        <w:tc>
          <w:tcPr>
            <w:tcW w:w="2260" w:type="dxa"/>
            <w:tcBorders>
              <w:top w:val="single" w:sz="4" w:space="0" w:color="auto"/>
              <w:left w:val="nil"/>
              <w:bottom w:val="single" w:sz="4" w:space="0" w:color="auto"/>
              <w:right w:val="single" w:sz="4" w:space="0" w:color="auto"/>
            </w:tcBorders>
            <w:shd w:val="clear" w:color="auto" w:fill="E2EFD9"/>
            <w:noWrap/>
            <w:vAlign w:val="center"/>
            <w:hideMark/>
          </w:tcPr>
          <w:p w14:paraId="0D5D354C" w14:textId="29B3A9CE" w:rsidR="00865289" w:rsidRPr="00A44B78" w:rsidRDefault="00865289" w:rsidP="00844C62">
            <w:pPr>
              <w:jc w:val="center"/>
              <w:rPr>
                <w:b/>
                <w:color w:val="000000"/>
                <w:szCs w:val="28"/>
              </w:rPr>
            </w:pPr>
            <w:r w:rsidRPr="00A44B78">
              <w:rPr>
                <w:b/>
                <w:color w:val="000000"/>
                <w:szCs w:val="28"/>
              </w:rPr>
              <w:t>Năm 202</w:t>
            </w:r>
            <w:ins w:id="636" w:author="Anh Pham" w:date="2025-11-08T23:07:00Z" w16du:dateUtc="2025-11-08T16:07:00Z">
              <w:r w:rsidR="00873F5C">
                <w:rPr>
                  <w:b/>
                  <w:color w:val="000000"/>
                  <w:szCs w:val="28"/>
                </w:rPr>
                <w:t>2</w:t>
              </w:r>
            </w:ins>
            <w:del w:id="637" w:author="Anh Pham" w:date="2025-11-08T23:07:00Z" w16du:dateUtc="2025-11-08T16:07:00Z">
              <w:r w:rsidRPr="00A44B78" w:rsidDel="00873F5C">
                <w:rPr>
                  <w:b/>
                  <w:color w:val="000000"/>
                  <w:szCs w:val="28"/>
                </w:rPr>
                <w:delText>0</w:delText>
              </w:r>
            </w:del>
          </w:p>
        </w:tc>
      </w:tr>
      <w:tr w:rsidR="00A44B78" w:rsidRPr="00A44B78" w14:paraId="150B894E" w14:textId="77777777" w:rsidTr="00873F5C">
        <w:trPr>
          <w:trHeight w:val="227"/>
        </w:trPr>
        <w:tc>
          <w:tcPr>
            <w:tcW w:w="4693" w:type="dxa"/>
            <w:tcBorders>
              <w:top w:val="nil"/>
              <w:left w:val="single" w:sz="4" w:space="0" w:color="auto"/>
              <w:bottom w:val="single" w:sz="4" w:space="0" w:color="auto"/>
              <w:right w:val="single" w:sz="4" w:space="0" w:color="auto"/>
            </w:tcBorders>
            <w:vAlign w:val="center"/>
            <w:hideMark/>
          </w:tcPr>
          <w:p w14:paraId="61D75B27" w14:textId="77777777" w:rsidR="00A44B78" w:rsidRPr="00A44B78" w:rsidRDefault="00A44B78" w:rsidP="00A44B78">
            <w:pPr>
              <w:rPr>
                <w:color w:val="000000"/>
                <w:szCs w:val="28"/>
              </w:rPr>
            </w:pPr>
            <w:r w:rsidRPr="00A44B78">
              <w:rPr>
                <w:color w:val="000000"/>
                <w:szCs w:val="28"/>
              </w:rPr>
              <w:t>Thép thô sản xuất theo công nghệ BOF</w:t>
            </w:r>
          </w:p>
        </w:tc>
        <w:tc>
          <w:tcPr>
            <w:tcW w:w="2397" w:type="dxa"/>
            <w:tcBorders>
              <w:top w:val="nil"/>
              <w:left w:val="nil"/>
              <w:bottom w:val="single" w:sz="4" w:space="0" w:color="auto"/>
              <w:right w:val="single" w:sz="4" w:space="0" w:color="auto"/>
            </w:tcBorders>
            <w:noWrap/>
            <w:hideMark/>
          </w:tcPr>
          <w:p w14:paraId="1DD0BFBC" w14:textId="28726A59" w:rsidR="00A44B78" w:rsidRPr="00A44B78" w:rsidRDefault="00873F5C" w:rsidP="00A44B78">
            <w:pPr>
              <w:jc w:val="center"/>
              <w:rPr>
                <w:color w:val="000000"/>
                <w:szCs w:val="28"/>
              </w:rPr>
            </w:pPr>
            <w:ins w:id="638" w:author="Anh Pham" w:date="2025-11-08T23:07:00Z" w16du:dateUtc="2025-11-08T16:07:00Z">
              <w:r w:rsidRPr="00873F5C">
                <w:rPr>
                  <w:szCs w:val="28"/>
                </w:rPr>
                <w:t>12</w:t>
              </w:r>
              <w:r>
                <w:rPr>
                  <w:szCs w:val="28"/>
                </w:rPr>
                <w:t>.</w:t>
              </w:r>
              <w:r w:rsidRPr="00873F5C">
                <w:rPr>
                  <w:szCs w:val="28"/>
                </w:rPr>
                <w:t>266</w:t>
              </w:r>
              <w:r>
                <w:rPr>
                  <w:szCs w:val="28"/>
                </w:rPr>
                <w:t>,</w:t>
              </w:r>
              <w:r w:rsidRPr="00873F5C">
                <w:rPr>
                  <w:szCs w:val="28"/>
                </w:rPr>
                <w:t>54</w:t>
              </w:r>
            </w:ins>
            <w:del w:id="639" w:author="Anh Pham" w:date="2025-11-08T23:07:00Z" w16du:dateUtc="2025-11-08T16:07:00Z">
              <w:r w:rsidR="00A44B78" w:rsidRPr="00A44B78" w:rsidDel="00873F5C">
                <w:rPr>
                  <w:szCs w:val="28"/>
                </w:rPr>
                <w:delText>12</w:delText>
              </w:r>
              <w:r w:rsidR="00AD2E50" w:rsidDel="00873F5C">
                <w:rPr>
                  <w:szCs w:val="28"/>
                </w:rPr>
                <w:delText>.</w:delText>
              </w:r>
              <w:r w:rsidR="00A44B78" w:rsidRPr="00A44B78" w:rsidDel="00873F5C">
                <w:rPr>
                  <w:szCs w:val="28"/>
                </w:rPr>
                <w:delText>199</w:delText>
              </w:r>
              <w:r w:rsidR="00AD2E50" w:rsidDel="00873F5C">
                <w:rPr>
                  <w:szCs w:val="28"/>
                </w:rPr>
                <w:delText>,</w:delText>
              </w:r>
              <w:r w:rsidR="00A44B78" w:rsidRPr="00A44B78" w:rsidDel="00873F5C">
                <w:rPr>
                  <w:szCs w:val="28"/>
                </w:rPr>
                <w:delText>54</w:delText>
              </w:r>
            </w:del>
          </w:p>
        </w:tc>
        <w:tc>
          <w:tcPr>
            <w:tcW w:w="2260" w:type="dxa"/>
            <w:tcBorders>
              <w:top w:val="nil"/>
              <w:left w:val="nil"/>
              <w:bottom w:val="single" w:sz="4" w:space="0" w:color="auto"/>
              <w:right w:val="single" w:sz="4" w:space="0" w:color="auto"/>
            </w:tcBorders>
            <w:noWrap/>
            <w:hideMark/>
          </w:tcPr>
          <w:p w14:paraId="6C585D98" w14:textId="56C6B741" w:rsidR="00A44B78" w:rsidRPr="00A44B78" w:rsidRDefault="00873F5C" w:rsidP="00A44B78">
            <w:pPr>
              <w:jc w:val="center"/>
              <w:rPr>
                <w:color w:val="000000"/>
                <w:szCs w:val="28"/>
              </w:rPr>
            </w:pPr>
            <w:ins w:id="640" w:author="Anh Pham" w:date="2025-11-08T23:08:00Z" w16du:dateUtc="2025-11-08T16:08:00Z">
              <w:r w:rsidRPr="00873F5C">
                <w:rPr>
                  <w:szCs w:val="28"/>
                </w:rPr>
                <w:t>9</w:t>
              </w:r>
              <w:r>
                <w:rPr>
                  <w:szCs w:val="28"/>
                </w:rPr>
                <w:t>.</w:t>
              </w:r>
              <w:r w:rsidRPr="00873F5C">
                <w:rPr>
                  <w:szCs w:val="28"/>
                </w:rPr>
                <w:t>523</w:t>
              </w:r>
              <w:r>
                <w:rPr>
                  <w:szCs w:val="28"/>
                </w:rPr>
                <w:t>,</w:t>
              </w:r>
              <w:r w:rsidRPr="00873F5C">
                <w:rPr>
                  <w:szCs w:val="28"/>
                </w:rPr>
                <w:t>64</w:t>
              </w:r>
            </w:ins>
            <w:del w:id="641" w:author="Anh Pham" w:date="2025-11-08T23:08:00Z" w16du:dateUtc="2025-11-08T16:08:00Z">
              <w:r w:rsidR="00A44B78" w:rsidRPr="00A44B78" w:rsidDel="00873F5C">
                <w:rPr>
                  <w:szCs w:val="28"/>
                </w:rPr>
                <w:delText>10</w:delText>
              </w:r>
              <w:r w:rsidR="00AD2E50" w:rsidDel="00873F5C">
                <w:rPr>
                  <w:szCs w:val="28"/>
                </w:rPr>
                <w:delText>.</w:delText>
              </w:r>
              <w:r w:rsidR="00A44B78" w:rsidRPr="00A44B78" w:rsidDel="00873F5C">
                <w:rPr>
                  <w:szCs w:val="28"/>
                </w:rPr>
                <w:delText>597</w:delText>
              </w:r>
              <w:r w:rsidR="00AD2E50" w:rsidDel="00873F5C">
                <w:rPr>
                  <w:szCs w:val="28"/>
                </w:rPr>
                <w:delText>,</w:delText>
              </w:r>
              <w:r w:rsidR="00A44B78" w:rsidRPr="00A44B78" w:rsidDel="00873F5C">
                <w:rPr>
                  <w:szCs w:val="28"/>
                </w:rPr>
                <w:delText>35</w:delText>
              </w:r>
            </w:del>
          </w:p>
        </w:tc>
      </w:tr>
      <w:tr w:rsidR="00873F5C" w:rsidRPr="00A44B78" w14:paraId="63B67E8E" w14:textId="77777777" w:rsidTr="00873F5C">
        <w:trPr>
          <w:trHeight w:val="227"/>
        </w:trPr>
        <w:tc>
          <w:tcPr>
            <w:tcW w:w="4693" w:type="dxa"/>
            <w:tcBorders>
              <w:top w:val="nil"/>
              <w:left w:val="single" w:sz="4" w:space="0" w:color="auto"/>
              <w:bottom w:val="single" w:sz="4" w:space="0" w:color="auto"/>
              <w:right w:val="single" w:sz="4" w:space="0" w:color="auto"/>
            </w:tcBorders>
            <w:vAlign w:val="center"/>
            <w:hideMark/>
          </w:tcPr>
          <w:p w14:paraId="769F3D30" w14:textId="77777777" w:rsidR="00873F5C" w:rsidRPr="00A44B78" w:rsidRDefault="00873F5C" w:rsidP="00873F5C">
            <w:pPr>
              <w:rPr>
                <w:color w:val="000000"/>
                <w:szCs w:val="28"/>
              </w:rPr>
            </w:pPr>
            <w:r w:rsidRPr="00A44B78">
              <w:rPr>
                <w:color w:val="000000"/>
                <w:szCs w:val="28"/>
              </w:rPr>
              <w:t>Thép thô sản xuất theo công nghệ EAF</w:t>
            </w:r>
          </w:p>
        </w:tc>
        <w:tc>
          <w:tcPr>
            <w:tcW w:w="2397" w:type="dxa"/>
            <w:tcBorders>
              <w:top w:val="nil"/>
              <w:left w:val="nil"/>
              <w:bottom w:val="single" w:sz="4" w:space="0" w:color="auto"/>
              <w:right w:val="single" w:sz="4" w:space="0" w:color="auto"/>
            </w:tcBorders>
            <w:noWrap/>
            <w:hideMark/>
          </w:tcPr>
          <w:p w14:paraId="55FB620F" w14:textId="1DC44D1A" w:rsidR="00873F5C" w:rsidRPr="00A44B78" w:rsidRDefault="00873F5C" w:rsidP="00873F5C">
            <w:pPr>
              <w:jc w:val="center"/>
              <w:rPr>
                <w:color w:val="000000"/>
                <w:szCs w:val="28"/>
              </w:rPr>
            </w:pPr>
            <w:ins w:id="642" w:author="Anh Pham" w:date="2025-11-08T23:08:00Z" w16du:dateUtc="2025-11-08T16:08:00Z">
              <w:r w:rsidRPr="00EE455D">
                <w:t xml:space="preserve"> 9</w:t>
              </w:r>
              <w:r>
                <w:t>.</w:t>
              </w:r>
              <w:r w:rsidRPr="00EE455D">
                <w:t>424</w:t>
              </w:r>
              <w:r>
                <w:t>,</w:t>
              </w:r>
              <w:r w:rsidRPr="00EE455D">
                <w:t xml:space="preserve">30 </w:t>
              </w:r>
            </w:ins>
            <w:del w:id="643" w:author="Anh Pham" w:date="2025-11-08T23:08:00Z" w16du:dateUtc="2025-11-08T16:08:00Z">
              <w:r w:rsidRPr="00C531C5" w:rsidDel="007D0722">
                <w:delText>8</w:delText>
              </w:r>
              <w:r w:rsidDel="007D0722">
                <w:delText>.</w:delText>
              </w:r>
              <w:r w:rsidRPr="00C531C5" w:rsidDel="007D0722">
                <w:delText>930.98</w:delText>
              </w:r>
            </w:del>
          </w:p>
        </w:tc>
        <w:tc>
          <w:tcPr>
            <w:tcW w:w="2260" w:type="dxa"/>
            <w:tcBorders>
              <w:top w:val="nil"/>
              <w:left w:val="nil"/>
              <w:bottom w:val="single" w:sz="4" w:space="0" w:color="auto"/>
              <w:right w:val="single" w:sz="4" w:space="0" w:color="auto"/>
            </w:tcBorders>
            <w:noWrap/>
            <w:hideMark/>
          </w:tcPr>
          <w:p w14:paraId="27EDAA99" w14:textId="0D050FBD" w:rsidR="00873F5C" w:rsidRPr="00A44B78" w:rsidRDefault="00873F5C" w:rsidP="00873F5C">
            <w:pPr>
              <w:jc w:val="center"/>
              <w:rPr>
                <w:color w:val="000000"/>
                <w:szCs w:val="28"/>
              </w:rPr>
            </w:pPr>
            <w:ins w:id="644" w:author="Anh Pham" w:date="2025-11-08T23:08:00Z" w16du:dateUtc="2025-11-08T16:08:00Z">
              <w:r w:rsidRPr="00EE455D">
                <w:t xml:space="preserve"> 7</w:t>
              </w:r>
              <w:r>
                <w:t>.</w:t>
              </w:r>
              <w:r w:rsidRPr="00EE455D">
                <w:t>316</w:t>
              </w:r>
              <w:r>
                <w:t>,</w:t>
              </w:r>
              <w:r w:rsidRPr="00EE455D">
                <w:t xml:space="preserve">95 </w:t>
              </w:r>
            </w:ins>
            <w:del w:id="645" w:author="Anh Pham" w:date="2025-11-08T23:08:00Z" w16du:dateUtc="2025-11-08T16:08:00Z">
              <w:r w:rsidRPr="00C531C5" w:rsidDel="007D0722">
                <w:delText>7</w:delText>
              </w:r>
              <w:r w:rsidDel="007D0722">
                <w:delText>.</w:delText>
              </w:r>
              <w:r w:rsidRPr="00C531C5" w:rsidDel="007D0722">
                <w:delText>758</w:delText>
              </w:r>
              <w:r w:rsidDel="007D0722">
                <w:delText>,</w:delText>
              </w:r>
              <w:r w:rsidRPr="00C531C5" w:rsidDel="007D0722">
                <w:delText>06</w:delText>
              </w:r>
            </w:del>
          </w:p>
        </w:tc>
      </w:tr>
      <w:tr w:rsidR="00A62BC1" w:rsidRPr="00A44B78" w:rsidDel="00873F5C" w14:paraId="3C0AF75E" w14:textId="5989DC8A" w:rsidTr="00873F5C">
        <w:trPr>
          <w:trHeight w:val="227"/>
          <w:del w:id="646" w:author="Anh Pham" w:date="2025-11-08T23:07:00Z" w16du:dateUtc="2025-11-08T16:07:00Z"/>
        </w:trPr>
        <w:tc>
          <w:tcPr>
            <w:tcW w:w="4693" w:type="dxa"/>
            <w:tcBorders>
              <w:top w:val="nil"/>
              <w:left w:val="single" w:sz="4" w:space="0" w:color="auto"/>
              <w:bottom w:val="single" w:sz="4" w:space="0" w:color="auto"/>
              <w:right w:val="single" w:sz="4" w:space="0" w:color="auto"/>
            </w:tcBorders>
            <w:vAlign w:val="center"/>
            <w:hideMark/>
          </w:tcPr>
          <w:p w14:paraId="6B21F8A8" w14:textId="0985DD03" w:rsidR="00A62BC1" w:rsidRPr="00A44B78" w:rsidDel="00873F5C" w:rsidRDefault="00A62BC1" w:rsidP="00A62BC1">
            <w:pPr>
              <w:rPr>
                <w:del w:id="647" w:author="Anh Pham" w:date="2025-11-08T23:07:00Z" w16du:dateUtc="2025-11-08T16:07:00Z"/>
                <w:color w:val="000000"/>
                <w:szCs w:val="28"/>
              </w:rPr>
            </w:pPr>
            <w:del w:id="648" w:author="Anh Pham" w:date="2025-11-08T23:07:00Z" w16du:dateUtc="2025-11-08T16:07:00Z">
              <w:r w:rsidRPr="00A44B78" w:rsidDel="00873F5C">
                <w:rPr>
                  <w:color w:val="000000"/>
                  <w:szCs w:val="28"/>
                </w:rPr>
                <w:delText>Thép thô sản xuất theo công nghệ IF</w:delText>
              </w:r>
            </w:del>
          </w:p>
        </w:tc>
        <w:tc>
          <w:tcPr>
            <w:tcW w:w="2397" w:type="dxa"/>
            <w:tcBorders>
              <w:top w:val="nil"/>
              <w:left w:val="nil"/>
              <w:bottom w:val="single" w:sz="4" w:space="0" w:color="auto"/>
              <w:right w:val="single" w:sz="4" w:space="0" w:color="auto"/>
            </w:tcBorders>
            <w:noWrap/>
            <w:hideMark/>
          </w:tcPr>
          <w:p w14:paraId="114D3487" w14:textId="07B361A5" w:rsidR="00A62BC1" w:rsidRPr="00A44B78" w:rsidDel="00873F5C" w:rsidRDefault="00A62BC1" w:rsidP="00A62BC1">
            <w:pPr>
              <w:jc w:val="center"/>
              <w:rPr>
                <w:del w:id="649" w:author="Anh Pham" w:date="2025-11-08T23:07:00Z" w16du:dateUtc="2025-11-08T16:07:00Z"/>
                <w:color w:val="000000"/>
                <w:szCs w:val="28"/>
              </w:rPr>
            </w:pPr>
            <w:del w:id="650" w:author="Anh Pham" w:date="2025-11-08T23:07:00Z" w16du:dateUtc="2025-11-08T16:07:00Z">
              <w:r w:rsidRPr="0061282D" w:rsidDel="00873F5C">
                <w:delText>1</w:delText>
              </w:r>
              <w:r w:rsidDel="00873F5C">
                <w:delText>.</w:delText>
              </w:r>
              <w:r w:rsidRPr="0061282D" w:rsidDel="00873F5C">
                <w:delText>887</w:delText>
              </w:r>
              <w:r w:rsidDel="00873F5C">
                <w:delText>,</w:delText>
              </w:r>
              <w:r w:rsidRPr="0061282D" w:rsidDel="00873F5C">
                <w:delText>4</w:delText>
              </w:r>
              <w:r w:rsidDel="00873F5C">
                <w:delText>8</w:delText>
              </w:r>
            </w:del>
          </w:p>
        </w:tc>
        <w:tc>
          <w:tcPr>
            <w:tcW w:w="2260" w:type="dxa"/>
            <w:tcBorders>
              <w:top w:val="nil"/>
              <w:left w:val="nil"/>
              <w:bottom w:val="single" w:sz="4" w:space="0" w:color="auto"/>
              <w:right w:val="single" w:sz="4" w:space="0" w:color="auto"/>
            </w:tcBorders>
            <w:noWrap/>
            <w:hideMark/>
          </w:tcPr>
          <w:p w14:paraId="59E4DD4F" w14:textId="21050B29" w:rsidR="00A62BC1" w:rsidRPr="00A44B78" w:rsidDel="00873F5C" w:rsidRDefault="00A62BC1" w:rsidP="00A62BC1">
            <w:pPr>
              <w:jc w:val="center"/>
              <w:rPr>
                <w:del w:id="651" w:author="Anh Pham" w:date="2025-11-08T23:07:00Z" w16du:dateUtc="2025-11-08T16:07:00Z"/>
                <w:color w:val="000000"/>
                <w:szCs w:val="28"/>
              </w:rPr>
            </w:pPr>
            <w:del w:id="652" w:author="Anh Pham" w:date="2025-11-08T23:07:00Z" w16du:dateUtc="2025-11-08T16:07:00Z">
              <w:r w:rsidRPr="0061282D" w:rsidDel="00873F5C">
                <w:delText>1</w:delText>
              </w:r>
              <w:r w:rsidDel="00873F5C">
                <w:delText>.</w:delText>
              </w:r>
              <w:r w:rsidRPr="0061282D" w:rsidDel="00873F5C">
                <w:delText>639</w:delText>
              </w:r>
              <w:r w:rsidDel="00873F5C">
                <w:delText>,</w:delText>
              </w:r>
              <w:r w:rsidRPr="0061282D" w:rsidDel="00873F5C">
                <w:delText>59</w:delText>
              </w:r>
            </w:del>
          </w:p>
        </w:tc>
      </w:tr>
    </w:tbl>
    <w:p w14:paraId="0BC0988F" w14:textId="77777777" w:rsidR="00865289" w:rsidRDefault="00865289" w:rsidP="00865289">
      <w:pPr>
        <w:pStyle w:val="abcd"/>
      </w:pPr>
      <w:r>
        <w:t xml:space="preserve">c. Hệ số phát thải </w:t>
      </w:r>
    </w:p>
    <w:p w14:paraId="76A95D65" w14:textId="2EAD9AEE" w:rsidR="00865289" w:rsidRDefault="00865289" w:rsidP="00865289">
      <w:pPr>
        <w:spacing w:before="120" w:after="120" w:line="276" w:lineRule="auto"/>
        <w:ind w:firstLine="706"/>
        <w:jc w:val="both"/>
      </w:pPr>
      <w:r>
        <w:tab/>
      </w:r>
      <w:r w:rsidRPr="00D97841">
        <w:t>Hiện tại ở Việt Nam có các công nghệ sản xuất thép là công nghệ lò cơ bản (Basic Oxygen Furnace-BOF)</w:t>
      </w:r>
      <w:del w:id="653" w:author="Anh Pham" w:date="2025-11-08T23:08:00Z" w16du:dateUtc="2025-11-08T16:08:00Z">
        <w:r w:rsidRPr="00D97841" w:rsidDel="00873F5C">
          <w:delText>,</w:delText>
        </w:r>
      </w:del>
      <w:r w:rsidRPr="00D97841">
        <w:t xml:space="preserve"> lò hồ quang điện (Electric Arc Furnace-EAF) và lò nung cảm ứng (Induction Furnace-IF). Mỗi một công nghệ sản xuất thép có một hệ số phát thải riêng, được tham khảo theo Quyết định 2626/QĐ-BTNMT về danh mục hệ số phát thải phục vụ kiểm kê khí nhà kính</w:t>
      </w:r>
      <w:r>
        <w:t xml:space="preserve"> và Hướng dẫn của IPCC 2006</w:t>
      </w:r>
      <w:r w:rsidRPr="00D97841">
        <w:t>, cụ thể là:</w:t>
      </w:r>
    </w:p>
    <w:p w14:paraId="3AAE0AD6" w14:textId="77777777" w:rsidR="00665A11" w:rsidRDefault="00665A11" w:rsidP="00865289">
      <w:pPr>
        <w:spacing w:before="120" w:after="120" w:line="276" w:lineRule="auto"/>
        <w:ind w:firstLine="706"/>
        <w:jc w:val="both"/>
      </w:pPr>
    </w:p>
    <w:p w14:paraId="3A2FA914" w14:textId="77777777" w:rsidR="00665A11" w:rsidRDefault="00665A11" w:rsidP="00865289">
      <w:pPr>
        <w:spacing w:before="120" w:after="120" w:line="276" w:lineRule="auto"/>
        <w:ind w:firstLine="706"/>
        <w:jc w:val="both"/>
      </w:pPr>
    </w:p>
    <w:p w14:paraId="7B4D7820" w14:textId="77777777" w:rsidR="00665A11" w:rsidRDefault="00665A11" w:rsidP="00865289">
      <w:pPr>
        <w:spacing w:before="120" w:after="120" w:line="276" w:lineRule="auto"/>
        <w:ind w:firstLine="706"/>
        <w:jc w:val="both"/>
      </w:pPr>
    </w:p>
    <w:p w14:paraId="69C96160" w14:textId="77777777" w:rsidR="00665A11" w:rsidRDefault="00665A11" w:rsidP="00865289">
      <w:pPr>
        <w:spacing w:before="120" w:after="120" w:line="276" w:lineRule="auto"/>
        <w:ind w:firstLine="706"/>
        <w:jc w:val="both"/>
      </w:pPr>
    </w:p>
    <w:p w14:paraId="5A70D56A" w14:textId="66F24B45" w:rsidR="00865289" w:rsidRPr="00D80496" w:rsidRDefault="00865289" w:rsidP="00873F5C">
      <w:pPr>
        <w:pStyle w:val="BangHue"/>
        <w:rPr>
          <w:lang w:val="en-AU"/>
        </w:rPr>
      </w:pPr>
      <w:bookmarkStart w:id="654" w:name="_Toc169713695"/>
      <w:bookmarkStart w:id="655" w:name="_Toc213536606"/>
      <w:r w:rsidRPr="0058156A">
        <w:lastRenderedPageBreak/>
        <w:t>Bảng 4.</w:t>
      </w:r>
      <w:r>
        <w:fldChar w:fldCharType="begin"/>
      </w:r>
      <w:r>
        <w:instrText xml:space="preserve"> SEQ Bảng_4. \* ARABIC </w:instrText>
      </w:r>
      <w:r>
        <w:fldChar w:fldCharType="separate"/>
      </w:r>
      <w:r w:rsidR="00F56855">
        <w:rPr>
          <w:noProof/>
        </w:rPr>
        <w:t>26</w:t>
      </w:r>
      <w:r>
        <w:rPr>
          <w:noProof/>
        </w:rPr>
        <w:fldChar w:fldCharType="end"/>
      </w:r>
      <w:r w:rsidRPr="0058156A">
        <w:t xml:space="preserve">. Hệ số phát thải </w:t>
      </w:r>
      <w:r>
        <w:t>của quá trình sản xuất sắt thép</w:t>
      </w:r>
      <w:bookmarkEnd w:id="654"/>
      <w:bookmarkEnd w:id="655"/>
    </w:p>
    <w:tbl>
      <w:tblPr>
        <w:tblW w:w="0" w:type="auto"/>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1"/>
        <w:gridCol w:w="2835"/>
        <w:gridCol w:w="4006"/>
      </w:tblGrid>
      <w:tr w:rsidR="00865289" w14:paraId="2E95D351" w14:textId="77777777" w:rsidTr="00844C62">
        <w:tc>
          <w:tcPr>
            <w:tcW w:w="2221" w:type="dxa"/>
            <w:shd w:val="clear" w:color="auto" w:fill="E2EFD9"/>
            <w:vAlign w:val="center"/>
          </w:tcPr>
          <w:p w14:paraId="35B828BD" w14:textId="77777777" w:rsidR="00865289" w:rsidRPr="00A619B4" w:rsidRDefault="00865289" w:rsidP="00844C62">
            <w:pPr>
              <w:spacing w:before="120" w:after="120" w:line="276" w:lineRule="auto"/>
              <w:jc w:val="center"/>
              <w:rPr>
                <w:color w:val="000000"/>
                <w:szCs w:val="28"/>
              </w:rPr>
            </w:pPr>
            <w:r w:rsidRPr="00A619B4">
              <w:rPr>
                <w:color w:val="000000"/>
                <w:szCs w:val="28"/>
              </w:rPr>
              <w:t>Công nghệ sản xuất sắt thép</w:t>
            </w:r>
          </w:p>
        </w:tc>
        <w:tc>
          <w:tcPr>
            <w:tcW w:w="2835" w:type="dxa"/>
            <w:shd w:val="clear" w:color="auto" w:fill="E2EFD9"/>
            <w:vAlign w:val="center"/>
          </w:tcPr>
          <w:p w14:paraId="74FF9D58" w14:textId="77777777" w:rsidR="00865289" w:rsidRDefault="00865289" w:rsidP="00844C62">
            <w:pPr>
              <w:spacing w:before="120" w:after="120" w:line="276" w:lineRule="auto"/>
              <w:jc w:val="center"/>
            </w:pPr>
            <w:r>
              <w:t>Hệ số phát thải</w:t>
            </w:r>
          </w:p>
          <w:p w14:paraId="0D442C23" w14:textId="77777777" w:rsidR="00865289" w:rsidRDefault="00865289" w:rsidP="00844C62">
            <w:pPr>
              <w:spacing w:before="120" w:after="120" w:line="276" w:lineRule="auto"/>
              <w:jc w:val="center"/>
            </w:pPr>
            <w:r>
              <w:t>(tấn CO</w:t>
            </w:r>
            <w:r w:rsidRPr="00A619B4">
              <w:rPr>
                <w:vertAlign w:val="subscript"/>
              </w:rPr>
              <w:t>2</w:t>
            </w:r>
            <w:r>
              <w:t>/tấn thép thô)</w:t>
            </w:r>
          </w:p>
        </w:tc>
        <w:tc>
          <w:tcPr>
            <w:tcW w:w="4006" w:type="dxa"/>
            <w:shd w:val="clear" w:color="auto" w:fill="E2EFD9"/>
            <w:vAlign w:val="center"/>
          </w:tcPr>
          <w:p w14:paraId="0B5DF53D" w14:textId="77777777" w:rsidR="00865289" w:rsidRDefault="00865289" w:rsidP="00844C62">
            <w:pPr>
              <w:spacing w:before="120" w:after="120" w:line="276" w:lineRule="auto"/>
              <w:jc w:val="center"/>
            </w:pPr>
            <w:r>
              <w:t>Nguồn</w:t>
            </w:r>
          </w:p>
        </w:tc>
      </w:tr>
      <w:tr w:rsidR="00865289" w14:paraId="4A180593" w14:textId="77777777" w:rsidTr="00844C62">
        <w:tc>
          <w:tcPr>
            <w:tcW w:w="2221" w:type="dxa"/>
          </w:tcPr>
          <w:p w14:paraId="44D8A012" w14:textId="77777777" w:rsidR="00865289" w:rsidRDefault="00865289" w:rsidP="00844C62">
            <w:pPr>
              <w:spacing w:before="120" w:after="120" w:line="276" w:lineRule="auto"/>
            </w:pPr>
            <w:r w:rsidRPr="00A619B4">
              <w:rPr>
                <w:color w:val="000000"/>
                <w:szCs w:val="28"/>
              </w:rPr>
              <w:t>Công nghệ BOF</w:t>
            </w:r>
          </w:p>
        </w:tc>
        <w:tc>
          <w:tcPr>
            <w:tcW w:w="2835" w:type="dxa"/>
          </w:tcPr>
          <w:p w14:paraId="45819D9E" w14:textId="77777777" w:rsidR="00865289" w:rsidRDefault="00865289" w:rsidP="00844C62">
            <w:pPr>
              <w:spacing w:before="120" w:after="120" w:line="276" w:lineRule="auto"/>
            </w:pPr>
            <w:r>
              <w:t>2,47</w:t>
            </w:r>
          </w:p>
        </w:tc>
        <w:tc>
          <w:tcPr>
            <w:tcW w:w="4006" w:type="dxa"/>
          </w:tcPr>
          <w:p w14:paraId="18889064" w14:textId="77777777" w:rsidR="00865289" w:rsidRDefault="00865289" w:rsidP="00844C62">
            <w:pPr>
              <w:spacing w:before="120" w:after="120" w:line="276" w:lineRule="auto"/>
            </w:pPr>
            <w:r w:rsidRPr="00D97841">
              <w:t>Quyết định 2626/QĐ-BTNMT</w:t>
            </w:r>
          </w:p>
        </w:tc>
      </w:tr>
      <w:tr w:rsidR="00865289" w14:paraId="74F8CF4A" w14:textId="77777777" w:rsidTr="00844C62">
        <w:tc>
          <w:tcPr>
            <w:tcW w:w="2221" w:type="dxa"/>
          </w:tcPr>
          <w:p w14:paraId="169AA98D" w14:textId="77777777" w:rsidR="00865289" w:rsidRDefault="00865289" w:rsidP="00844C62">
            <w:pPr>
              <w:spacing w:before="120" w:after="120" w:line="276" w:lineRule="auto"/>
            </w:pPr>
            <w:r w:rsidRPr="00A619B4">
              <w:rPr>
                <w:color w:val="000000"/>
                <w:szCs w:val="28"/>
              </w:rPr>
              <w:t>Công nghệ EAF</w:t>
            </w:r>
          </w:p>
        </w:tc>
        <w:tc>
          <w:tcPr>
            <w:tcW w:w="2835" w:type="dxa"/>
          </w:tcPr>
          <w:p w14:paraId="46675532" w14:textId="77777777" w:rsidR="00865289" w:rsidRDefault="00865289" w:rsidP="00844C62">
            <w:pPr>
              <w:spacing w:before="120" w:after="120" w:line="276" w:lineRule="auto"/>
            </w:pPr>
            <w:r>
              <w:t>0,06</w:t>
            </w:r>
          </w:p>
        </w:tc>
        <w:tc>
          <w:tcPr>
            <w:tcW w:w="4006" w:type="dxa"/>
          </w:tcPr>
          <w:p w14:paraId="053C4A3E" w14:textId="77777777" w:rsidR="00865289" w:rsidRDefault="00865289" w:rsidP="00844C62">
            <w:pPr>
              <w:spacing w:before="120" w:after="120" w:line="276" w:lineRule="auto"/>
            </w:pPr>
            <w:r w:rsidRPr="00D97841">
              <w:t>Quyết định 2626/QĐ-BTNMT</w:t>
            </w:r>
          </w:p>
        </w:tc>
      </w:tr>
      <w:tr w:rsidR="00865289" w:rsidDel="00873F5C" w14:paraId="69CDFD73" w14:textId="194B94ED" w:rsidTr="00844C62">
        <w:trPr>
          <w:del w:id="656" w:author="Anh Pham" w:date="2025-11-08T23:09:00Z" w16du:dateUtc="2025-11-08T16:09:00Z"/>
        </w:trPr>
        <w:tc>
          <w:tcPr>
            <w:tcW w:w="2221" w:type="dxa"/>
          </w:tcPr>
          <w:p w14:paraId="08352E84" w14:textId="42291201" w:rsidR="00865289" w:rsidDel="00873F5C" w:rsidRDefault="00865289" w:rsidP="00844C62">
            <w:pPr>
              <w:spacing w:before="120" w:after="120" w:line="276" w:lineRule="auto"/>
              <w:rPr>
                <w:del w:id="657" w:author="Anh Pham" w:date="2025-11-08T23:09:00Z" w16du:dateUtc="2025-11-08T16:09:00Z"/>
              </w:rPr>
            </w:pPr>
            <w:del w:id="658" w:author="Anh Pham" w:date="2025-11-08T23:09:00Z" w16du:dateUtc="2025-11-08T16:09:00Z">
              <w:r w:rsidRPr="00A619B4" w:rsidDel="00873F5C">
                <w:rPr>
                  <w:color w:val="000000"/>
                  <w:szCs w:val="28"/>
                </w:rPr>
                <w:delText>Công nghệ IF</w:delText>
              </w:r>
            </w:del>
          </w:p>
        </w:tc>
        <w:tc>
          <w:tcPr>
            <w:tcW w:w="2835" w:type="dxa"/>
          </w:tcPr>
          <w:p w14:paraId="7B462F54" w14:textId="0E58430C" w:rsidR="00865289" w:rsidDel="00873F5C" w:rsidRDefault="00865289" w:rsidP="00844C62">
            <w:pPr>
              <w:spacing w:before="120" w:after="120" w:line="276" w:lineRule="auto"/>
              <w:rPr>
                <w:del w:id="659" w:author="Anh Pham" w:date="2025-11-08T23:09:00Z" w16du:dateUtc="2025-11-08T16:09:00Z"/>
              </w:rPr>
            </w:pPr>
            <w:del w:id="660" w:author="Anh Pham" w:date="2025-11-08T23:09:00Z" w16du:dateUtc="2025-11-08T16:09:00Z">
              <w:r w:rsidDel="00873F5C">
                <w:delText>0,06</w:delText>
              </w:r>
            </w:del>
          </w:p>
        </w:tc>
        <w:tc>
          <w:tcPr>
            <w:tcW w:w="4006" w:type="dxa"/>
          </w:tcPr>
          <w:p w14:paraId="4E929E41" w14:textId="7F090D2E" w:rsidR="00865289" w:rsidDel="00873F5C" w:rsidRDefault="00865289" w:rsidP="00844C62">
            <w:pPr>
              <w:spacing w:before="120" w:after="120" w:line="276" w:lineRule="auto"/>
              <w:rPr>
                <w:del w:id="661" w:author="Anh Pham" w:date="2025-11-08T23:09:00Z" w16du:dateUtc="2025-11-08T16:09:00Z"/>
              </w:rPr>
            </w:pPr>
            <w:del w:id="662" w:author="Anh Pham" w:date="2025-11-08T23:09:00Z" w16du:dateUtc="2025-11-08T16:09:00Z">
              <w:r w:rsidDel="00873F5C">
                <w:delText>IPCC 2006</w:delText>
              </w:r>
            </w:del>
          </w:p>
        </w:tc>
      </w:tr>
    </w:tbl>
    <w:p w14:paraId="1E811CD1" w14:textId="77777777" w:rsidR="00865289" w:rsidRDefault="00865289" w:rsidP="00865289">
      <w:pPr>
        <w:pStyle w:val="abcd"/>
      </w:pPr>
      <w:r>
        <w:t>d. Kết quả phát thải</w:t>
      </w:r>
    </w:p>
    <w:p w14:paraId="5A3B30F3" w14:textId="10D92B7C" w:rsidR="00865289" w:rsidRDefault="00865289" w:rsidP="00865289">
      <w:pPr>
        <w:adjustRightInd w:val="0"/>
        <w:snapToGrid w:val="0"/>
        <w:spacing w:before="120" w:after="120" w:line="264" w:lineRule="auto"/>
        <w:ind w:firstLine="706"/>
        <w:jc w:val="both"/>
        <w:rPr>
          <w:color w:val="000000"/>
          <w:szCs w:val="28"/>
          <w:lang w:val="en-AU"/>
        </w:rPr>
      </w:pPr>
      <w:r w:rsidRPr="00D753C4">
        <w:rPr>
          <w:rFonts w:eastAsia="Arial Unicode MS"/>
          <w:color w:val="000000"/>
          <w:szCs w:val="28"/>
        </w:rPr>
        <w:t>Phát thải KNK và các khí tiền KNK t</w:t>
      </w:r>
      <w:r>
        <w:rPr>
          <w:rFonts w:eastAsia="Arial Unicode MS"/>
          <w:color w:val="000000"/>
          <w:szCs w:val="28"/>
        </w:rPr>
        <w:t>ừ</w:t>
      </w:r>
      <w:r w:rsidRPr="00D753C4">
        <w:rPr>
          <w:rFonts w:eastAsia="Arial Unicode MS"/>
          <w:color w:val="000000"/>
          <w:szCs w:val="28"/>
        </w:rPr>
        <w:t xml:space="preserve"> quá trình sản xuất sắt</w:t>
      </w:r>
      <w:r>
        <w:rPr>
          <w:rFonts w:eastAsia="Arial Unicode MS"/>
          <w:color w:val="000000"/>
          <w:szCs w:val="28"/>
        </w:rPr>
        <w:t>,</w:t>
      </w:r>
      <w:r w:rsidRPr="00D753C4">
        <w:rPr>
          <w:rFonts w:eastAsia="Arial Unicode MS"/>
          <w:color w:val="000000"/>
          <w:szCs w:val="28"/>
        </w:rPr>
        <w:t xml:space="preserve"> thép </w:t>
      </w:r>
      <w:r>
        <w:rPr>
          <w:rFonts w:eastAsia="Arial Unicode MS"/>
          <w:color w:val="000000"/>
          <w:szCs w:val="28"/>
        </w:rPr>
        <w:t>năm 20</w:t>
      </w:r>
      <w:r w:rsidR="006114ED">
        <w:rPr>
          <w:rFonts w:eastAsia="Arial Unicode MS"/>
          <w:color w:val="000000"/>
          <w:szCs w:val="28"/>
        </w:rPr>
        <w:t>21</w:t>
      </w:r>
      <w:r>
        <w:rPr>
          <w:rFonts w:eastAsia="Arial Unicode MS"/>
          <w:color w:val="000000"/>
          <w:szCs w:val="28"/>
        </w:rPr>
        <w:t xml:space="preserve"> và 202</w:t>
      </w:r>
      <w:r w:rsidR="006114ED">
        <w:rPr>
          <w:rFonts w:eastAsia="Arial Unicode MS"/>
          <w:color w:val="000000"/>
          <w:szCs w:val="28"/>
        </w:rPr>
        <w:t>2</w:t>
      </w:r>
      <w:r>
        <w:rPr>
          <w:rFonts w:eastAsia="Arial Unicode MS"/>
          <w:color w:val="000000"/>
          <w:szCs w:val="28"/>
        </w:rPr>
        <w:t xml:space="preserve"> </w:t>
      </w:r>
      <w:r w:rsidRPr="00D753C4">
        <w:rPr>
          <w:rFonts w:eastAsia="Arial Unicode MS"/>
          <w:color w:val="000000"/>
          <w:szCs w:val="28"/>
        </w:rPr>
        <w:t>được t</w:t>
      </w:r>
      <w:r>
        <w:rPr>
          <w:rFonts w:eastAsia="Arial Unicode MS"/>
          <w:color w:val="000000"/>
          <w:szCs w:val="28"/>
        </w:rPr>
        <w:t>rình bày</w:t>
      </w:r>
      <w:r w:rsidRPr="00D753C4">
        <w:rPr>
          <w:rFonts w:eastAsia="Arial Unicode MS"/>
          <w:color w:val="000000"/>
          <w:szCs w:val="28"/>
        </w:rPr>
        <w:t xml:space="preserve"> </w:t>
      </w:r>
      <w:r w:rsidRPr="00D753C4">
        <w:rPr>
          <w:color w:val="000000"/>
          <w:szCs w:val="28"/>
          <w:lang w:val="en-AU"/>
        </w:rPr>
        <w:t>trong</w:t>
      </w:r>
      <w:r w:rsidRPr="00D753C4">
        <w:rPr>
          <w:color w:val="000000"/>
          <w:szCs w:val="28"/>
        </w:rPr>
        <w:t xml:space="preserve"> Bảng 4.</w:t>
      </w:r>
      <w:r>
        <w:rPr>
          <w:color w:val="000000"/>
          <w:szCs w:val="28"/>
        </w:rPr>
        <w:t>25</w:t>
      </w:r>
      <w:r w:rsidRPr="00D753C4">
        <w:rPr>
          <w:color w:val="000000"/>
          <w:szCs w:val="28"/>
          <w:lang w:val="vi-VN"/>
        </w:rPr>
        <w:t>.</w:t>
      </w:r>
    </w:p>
    <w:p w14:paraId="2BD1CEDE" w14:textId="59908F13" w:rsidR="00865289" w:rsidRPr="00826D02" w:rsidRDefault="00865289" w:rsidP="00873F5C">
      <w:pPr>
        <w:pStyle w:val="BangHue"/>
        <w:rPr>
          <w:lang w:val="en-AU"/>
        </w:rPr>
      </w:pPr>
      <w:bookmarkStart w:id="663" w:name="_Toc169713696"/>
      <w:bookmarkStart w:id="664" w:name="_Toc213536607"/>
      <w:r>
        <w:t>Bảng 4.</w:t>
      </w:r>
      <w:r>
        <w:fldChar w:fldCharType="begin"/>
      </w:r>
      <w:r>
        <w:instrText xml:space="preserve"> SEQ Bảng_4. \* ARABIC </w:instrText>
      </w:r>
      <w:r>
        <w:fldChar w:fldCharType="separate"/>
      </w:r>
      <w:r w:rsidR="00F56855">
        <w:rPr>
          <w:noProof/>
        </w:rPr>
        <w:t>27</w:t>
      </w:r>
      <w:r>
        <w:rPr>
          <w:noProof/>
        </w:rPr>
        <w:fldChar w:fldCharType="end"/>
      </w:r>
      <w:r>
        <w:t>. Kết quả p</w:t>
      </w:r>
      <w:r w:rsidRPr="00782362">
        <w:t>hát thải  từ quá trình sản xuất</w:t>
      </w:r>
      <w:r>
        <w:t xml:space="preserve"> sắt,</w:t>
      </w:r>
      <w:r w:rsidRPr="00782362">
        <w:t xml:space="preserve"> thép năm 20</w:t>
      </w:r>
      <w:r w:rsidR="00907BC0">
        <w:t>21</w:t>
      </w:r>
      <w:r>
        <w:t xml:space="preserve"> và 202</w:t>
      </w:r>
      <w:bookmarkEnd w:id="663"/>
      <w:r w:rsidR="00907BC0">
        <w:t>2</w:t>
      </w:r>
      <w:bookmarkEnd w:id="664"/>
    </w:p>
    <w:tbl>
      <w:tblPr>
        <w:tblW w:w="460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1"/>
        <w:gridCol w:w="2596"/>
        <w:gridCol w:w="2596"/>
      </w:tblGrid>
      <w:tr w:rsidR="00865289" w:rsidRPr="00D97841" w14:paraId="670CC3EB" w14:textId="77777777" w:rsidTr="00873F5C">
        <w:trPr>
          <w:trHeight w:val="285"/>
          <w:jc w:val="center"/>
        </w:trPr>
        <w:tc>
          <w:tcPr>
            <w:tcW w:w="1986" w:type="pct"/>
            <w:shd w:val="clear" w:color="auto" w:fill="E2EFD9"/>
            <w:noWrap/>
            <w:vAlign w:val="center"/>
            <w:hideMark/>
          </w:tcPr>
          <w:p w14:paraId="2AF9E667" w14:textId="77777777" w:rsidR="00865289" w:rsidRPr="00D97841" w:rsidRDefault="00865289" w:rsidP="00844C62">
            <w:pPr>
              <w:widowControl w:val="0"/>
              <w:spacing w:before="60" w:after="60"/>
              <w:jc w:val="center"/>
              <w:rPr>
                <w:b/>
              </w:rPr>
            </w:pPr>
            <w:r w:rsidRPr="00D97841">
              <w:rPr>
                <w:b/>
              </w:rPr>
              <w:t>Phát thải KNK (nghìn tấn)</w:t>
            </w:r>
          </w:p>
        </w:tc>
        <w:tc>
          <w:tcPr>
            <w:tcW w:w="1507" w:type="pct"/>
            <w:shd w:val="clear" w:color="auto" w:fill="E2EFD9"/>
            <w:noWrap/>
            <w:vAlign w:val="center"/>
            <w:hideMark/>
          </w:tcPr>
          <w:p w14:paraId="5008C965" w14:textId="113973F3" w:rsidR="00865289" w:rsidRPr="00D97841" w:rsidRDefault="00865289" w:rsidP="00844C62">
            <w:pPr>
              <w:widowControl w:val="0"/>
              <w:spacing w:before="60" w:after="60"/>
              <w:jc w:val="center"/>
              <w:rPr>
                <w:b/>
              </w:rPr>
            </w:pPr>
            <w:r w:rsidRPr="00D97841">
              <w:rPr>
                <w:b/>
              </w:rPr>
              <w:t>20</w:t>
            </w:r>
            <w:r w:rsidR="006114ED">
              <w:rPr>
                <w:b/>
              </w:rPr>
              <w:t>21</w:t>
            </w:r>
          </w:p>
        </w:tc>
        <w:tc>
          <w:tcPr>
            <w:tcW w:w="1507" w:type="pct"/>
            <w:shd w:val="clear" w:color="auto" w:fill="E2EFD9"/>
            <w:noWrap/>
            <w:vAlign w:val="center"/>
            <w:hideMark/>
          </w:tcPr>
          <w:p w14:paraId="7C230892" w14:textId="0346124E" w:rsidR="00865289" w:rsidRPr="00D97841" w:rsidRDefault="00865289" w:rsidP="00844C62">
            <w:pPr>
              <w:widowControl w:val="0"/>
              <w:spacing w:before="60" w:after="60"/>
              <w:jc w:val="center"/>
              <w:rPr>
                <w:b/>
              </w:rPr>
            </w:pPr>
            <w:r w:rsidRPr="00D97841">
              <w:rPr>
                <w:b/>
              </w:rPr>
              <w:t>202</w:t>
            </w:r>
            <w:r w:rsidR="006114ED">
              <w:rPr>
                <w:b/>
              </w:rPr>
              <w:t>2</w:t>
            </w:r>
          </w:p>
        </w:tc>
      </w:tr>
      <w:tr w:rsidR="00873F5C" w:rsidRPr="00992E65" w14:paraId="26E690EF" w14:textId="77777777" w:rsidTr="00873F5C">
        <w:trPr>
          <w:trHeight w:val="285"/>
          <w:jc w:val="center"/>
        </w:trPr>
        <w:tc>
          <w:tcPr>
            <w:tcW w:w="1986" w:type="pct"/>
            <w:noWrap/>
            <w:vAlign w:val="center"/>
            <w:hideMark/>
          </w:tcPr>
          <w:p w14:paraId="6FC50A60" w14:textId="77777777" w:rsidR="00873F5C" w:rsidRPr="00D97841" w:rsidRDefault="00873F5C" w:rsidP="00873F5C">
            <w:pPr>
              <w:widowControl w:val="0"/>
              <w:spacing w:before="60" w:after="60"/>
              <w:jc w:val="center"/>
            </w:pPr>
            <w:r w:rsidRPr="00D97841">
              <w:t>Công nghệ BOF</w:t>
            </w:r>
          </w:p>
        </w:tc>
        <w:tc>
          <w:tcPr>
            <w:tcW w:w="1507" w:type="pct"/>
            <w:noWrap/>
            <w:hideMark/>
          </w:tcPr>
          <w:p w14:paraId="752BF650" w14:textId="149725CD" w:rsidR="00873F5C" w:rsidRPr="00D97841" w:rsidRDefault="00873F5C" w:rsidP="00873F5C">
            <w:pPr>
              <w:widowControl w:val="0"/>
              <w:spacing w:before="60" w:after="60"/>
              <w:jc w:val="center"/>
              <w:rPr>
                <w:sz w:val="24"/>
                <w:szCs w:val="20"/>
              </w:rPr>
            </w:pPr>
            <w:ins w:id="665" w:author="Anh Pham" w:date="2025-11-08T23:09:00Z" w16du:dateUtc="2025-11-08T16:09:00Z">
              <w:r w:rsidRPr="00B45293">
                <w:t xml:space="preserve"> 30</w:t>
              </w:r>
              <w:r>
                <w:t>.</w:t>
              </w:r>
              <w:r w:rsidRPr="00B45293">
                <w:t>298,36</w:t>
              </w:r>
            </w:ins>
            <w:del w:id="666" w:author="Anh Pham" w:date="2025-11-08T23:09:00Z" w16du:dateUtc="2025-11-08T16:09:00Z">
              <w:r w:rsidRPr="00446187" w:rsidDel="001F5E74">
                <w:delText xml:space="preserve"> 30</w:delText>
              </w:r>
              <w:r w:rsidDel="001F5E74">
                <w:delText>.</w:delText>
              </w:r>
              <w:r w:rsidRPr="00446187" w:rsidDel="001F5E74">
                <w:delText xml:space="preserve">132,86 </w:delText>
              </w:r>
            </w:del>
          </w:p>
        </w:tc>
        <w:tc>
          <w:tcPr>
            <w:tcW w:w="1507" w:type="pct"/>
            <w:noWrap/>
            <w:hideMark/>
          </w:tcPr>
          <w:p w14:paraId="32955B91" w14:textId="40F7582B" w:rsidR="00873F5C" w:rsidRPr="00286772" w:rsidRDefault="00873F5C" w:rsidP="00873F5C">
            <w:pPr>
              <w:widowControl w:val="0"/>
              <w:spacing w:before="60" w:after="60"/>
              <w:jc w:val="center"/>
              <w:rPr>
                <w:sz w:val="24"/>
                <w:szCs w:val="20"/>
              </w:rPr>
            </w:pPr>
            <w:ins w:id="667" w:author="Anh Pham" w:date="2025-11-08T23:09:00Z" w16du:dateUtc="2025-11-08T16:09:00Z">
              <w:r w:rsidRPr="00B45293">
                <w:t xml:space="preserve"> 23</w:t>
              </w:r>
              <w:r>
                <w:t>.</w:t>
              </w:r>
              <w:r w:rsidRPr="00B45293">
                <w:t>523,40</w:t>
              </w:r>
            </w:ins>
            <w:del w:id="668" w:author="Anh Pham" w:date="2025-11-08T23:09:00Z" w16du:dateUtc="2025-11-08T16:09:00Z">
              <w:r w:rsidRPr="00446187" w:rsidDel="001F5E74">
                <w:delText xml:space="preserve"> 26</w:delText>
              </w:r>
              <w:r w:rsidDel="001F5E74">
                <w:delText>.</w:delText>
              </w:r>
              <w:r w:rsidRPr="00446187" w:rsidDel="001F5E74">
                <w:delText xml:space="preserve">175,45 </w:delText>
              </w:r>
            </w:del>
          </w:p>
        </w:tc>
      </w:tr>
      <w:tr w:rsidR="00873F5C" w:rsidRPr="00992E65" w14:paraId="551C25D2" w14:textId="77777777" w:rsidTr="00873F5C">
        <w:trPr>
          <w:trHeight w:val="285"/>
          <w:jc w:val="center"/>
        </w:trPr>
        <w:tc>
          <w:tcPr>
            <w:tcW w:w="1986" w:type="pct"/>
            <w:noWrap/>
            <w:vAlign w:val="center"/>
            <w:hideMark/>
          </w:tcPr>
          <w:p w14:paraId="7652F0B2" w14:textId="77777777" w:rsidR="00873F5C" w:rsidRPr="00D97841" w:rsidRDefault="00873F5C" w:rsidP="00873F5C">
            <w:pPr>
              <w:widowControl w:val="0"/>
              <w:spacing w:before="60" w:after="60"/>
              <w:jc w:val="center"/>
            </w:pPr>
            <w:r w:rsidRPr="00D97841">
              <w:t>Công nghệ EAF</w:t>
            </w:r>
          </w:p>
        </w:tc>
        <w:tc>
          <w:tcPr>
            <w:tcW w:w="1507" w:type="pct"/>
            <w:noWrap/>
            <w:hideMark/>
          </w:tcPr>
          <w:p w14:paraId="66E8CEA1" w14:textId="14816A2C" w:rsidR="00873F5C" w:rsidRPr="00D97841" w:rsidRDefault="00873F5C" w:rsidP="00873F5C">
            <w:pPr>
              <w:widowControl w:val="0"/>
              <w:spacing w:before="60" w:after="60"/>
              <w:jc w:val="center"/>
              <w:rPr>
                <w:sz w:val="24"/>
                <w:szCs w:val="20"/>
              </w:rPr>
            </w:pPr>
            <w:ins w:id="669" w:author="Anh Pham" w:date="2025-11-08T23:09:00Z" w16du:dateUtc="2025-11-08T16:09:00Z">
              <w:r w:rsidRPr="00DC1EE2">
                <w:t xml:space="preserve"> 565,4</w:t>
              </w:r>
              <w:r>
                <w:t>6</w:t>
              </w:r>
            </w:ins>
            <w:del w:id="670" w:author="Anh Pham" w:date="2025-11-08T23:09:00Z" w16du:dateUtc="2025-11-08T16:09:00Z">
              <w:r w:rsidRPr="00216D30" w:rsidDel="008D3EC1">
                <w:delText xml:space="preserve"> 535,8</w:delText>
              </w:r>
              <w:r w:rsidDel="008D3EC1">
                <w:delText>6</w:delText>
              </w:r>
              <w:r w:rsidRPr="00216D30" w:rsidDel="008D3EC1">
                <w:delText xml:space="preserve"> </w:delText>
              </w:r>
            </w:del>
          </w:p>
        </w:tc>
        <w:tc>
          <w:tcPr>
            <w:tcW w:w="1507" w:type="pct"/>
            <w:noWrap/>
            <w:hideMark/>
          </w:tcPr>
          <w:p w14:paraId="0C4BDAF8" w14:textId="42466F43" w:rsidR="00873F5C" w:rsidRPr="00286772" w:rsidRDefault="00873F5C" w:rsidP="00873F5C">
            <w:pPr>
              <w:widowControl w:val="0"/>
              <w:spacing w:before="60" w:after="60"/>
              <w:jc w:val="center"/>
              <w:rPr>
                <w:sz w:val="24"/>
                <w:szCs w:val="20"/>
              </w:rPr>
            </w:pPr>
            <w:ins w:id="671" w:author="Anh Pham" w:date="2025-11-08T23:09:00Z" w16du:dateUtc="2025-11-08T16:09:00Z">
              <w:r w:rsidRPr="00DC1EE2">
                <w:t xml:space="preserve"> 439,0</w:t>
              </w:r>
              <w:r>
                <w:t>2</w:t>
              </w:r>
            </w:ins>
            <w:del w:id="672" w:author="Anh Pham" w:date="2025-11-08T23:09:00Z" w16du:dateUtc="2025-11-08T16:09:00Z">
              <w:r w:rsidRPr="00216D30" w:rsidDel="008D3EC1">
                <w:delText xml:space="preserve"> 465,48 </w:delText>
              </w:r>
            </w:del>
          </w:p>
        </w:tc>
      </w:tr>
      <w:tr w:rsidR="00940CB8" w:rsidRPr="00992E65" w:rsidDel="00873F5C" w14:paraId="025A9F7D" w14:textId="322E9BB7" w:rsidTr="00873F5C">
        <w:trPr>
          <w:trHeight w:val="285"/>
          <w:jc w:val="center"/>
          <w:del w:id="673" w:author="Anh Pham" w:date="2025-11-08T23:09:00Z" w16du:dateUtc="2025-11-08T16:09:00Z"/>
        </w:trPr>
        <w:tc>
          <w:tcPr>
            <w:tcW w:w="1986" w:type="pct"/>
            <w:noWrap/>
            <w:vAlign w:val="center"/>
            <w:hideMark/>
          </w:tcPr>
          <w:p w14:paraId="33E3DF4D" w14:textId="39839506" w:rsidR="00940CB8" w:rsidRPr="00D97841" w:rsidDel="00873F5C" w:rsidRDefault="00940CB8" w:rsidP="00940CB8">
            <w:pPr>
              <w:widowControl w:val="0"/>
              <w:spacing w:before="60" w:after="60"/>
              <w:jc w:val="center"/>
              <w:rPr>
                <w:del w:id="674" w:author="Anh Pham" w:date="2025-11-08T23:09:00Z" w16du:dateUtc="2025-11-08T16:09:00Z"/>
              </w:rPr>
            </w:pPr>
            <w:del w:id="675" w:author="Anh Pham" w:date="2025-11-08T23:09:00Z" w16du:dateUtc="2025-11-08T16:09:00Z">
              <w:r w:rsidRPr="00D97841" w:rsidDel="00873F5C">
                <w:delText>Công nghệ IF</w:delText>
              </w:r>
            </w:del>
          </w:p>
        </w:tc>
        <w:tc>
          <w:tcPr>
            <w:tcW w:w="1507" w:type="pct"/>
            <w:noWrap/>
            <w:hideMark/>
          </w:tcPr>
          <w:p w14:paraId="47FA6A09" w14:textId="3F9A03D5" w:rsidR="00940CB8" w:rsidRPr="00D97841" w:rsidDel="00873F5C" w:rsidRDefault="00940CB8" w:rsidP="00940CB8">
            <w:pPr>
              <w:widowControl w:val="0"/>
              <w:spacing w:before="60" w:after="60"/>
              <w:jc w:val="center"/>
              <w:rPr>
                <w:del w:id="676" w:author="Anh Pham" w:date="2025-11-08T23:09:00Z" w16du:dateUtc="2025-11-08T16:09:00Z"/>
                <w:sz w:val="24"/>
                <w:szCs w:val="20"/>
              </w:rPr>
            </w:pPr>
            <w:del w:id="677" w:author="Anh Pham" w:date="2025-11-08T23:09:00Z" w16du:dateUtc="2025-11-08T16:09:00Z">
              <w:r w:rsidRPr="00FE523E" w:rsidDel="00873F5C">
                <w:delText xml:space="preserve"> 113,2</w:delText>
              </w:r>
              <w:r w:rsidDel="00873F5C">
                <w:delText>5</w:delText>
              </w:r>
              <w:r w:rsidRPr="00FE523E" w:rsidDel="00873F5C">
                <w:delText xml:space="preserve"> </w:delText>
              </w:r>
            </w:del>
          </w:p>
        </w:tc>
        <w:tc>
          <w:tcPr>
            <w:tcW w:w="1507" w:type="pct"/>
            <w:noWrap/>
            <w:hideMark/>
          </w:tcPr>
          <w:p w14:paraId="6CC2A5AC" w14:textId="741A5B54" w:rsidR="00940CB8" w:rsidRPr="00286772" w:rsidDel="00873F5C" w:rsidRDefault="00940CB8" w:rsidP="00940CB8">
            <w:pPr>
              <w:widowControl w:val="0"/>
              <w:spacing w:before="60" w:after="60"/>
              <w:jc w:val="center"/>
              <w:rPr>
                <w:del w:id="678" w:author="Anh Pham" w:date="2025-11-08T23:09:00Z" w16du:dateUtc="2025-11-08T16:09:00Z"/>
                <w:sz w:val="24"/>
                <w:szCs w:val="20"/>
              </w:rPr>
            </w:pPr>
            <w:del w:id="679" w:author="Anh Pham" w:date="2025-11-08T23:09:00Z" w16du:dateUtc="2025-11-08T16:09:00Z">
              <w:r w:rsidRPr="00FE523E" w:rsidDel="00873F5C">
                <w:delText xml:space="preserve"> 98,3</w:delText>
              </w:r>
              <w:r w:rsidDel="00873F5C">
                <w:delText>8</w:delText>
              </w:r>
              <w:r w:rsidRPr="00FE523E" w:rsidDel="00873F5C">
                <w:delText xml:space="preserve"> </w:delText>
              </w:r>
            </w:del>
          </w:p>
        </w:tc>
      </w:tr>
      <w:tr w:rsidR="00873F5C" w:rsidRPr="00992E65" w14:paraId="00CED181" w14:textId="77777777" w:rsidTr="00873F5C">
        <w:trPr>
          <w:trHeight w:val="285"/>
          <w:jc w:val="center"/>
        </w:trPr>
        <w:tc>
          <w:tcPr>
            <w:tcW w:w="1986" w:type="pct"/>
            <w:noWrap/>
            <w:vAlign w:val="center"/>
            <w:hideMark/>
          </w:tcPr>
          <w:p w14:paraId="69A53661" w14:textId="77777777" w:rsidR="00873F5C" w:rsidRPr="00873F5C" w:rsidRDefault="00873F5C" w:rsidP="00873F5C">
            <w:pPr>
              <w:widowControl w:val="0"/>
              <w:spacing w:before="60" w:after="60"/>
              <w:jc w:val="center"/>
              <w:rPr>
                <w:b/>
                <w:bCs/>
                <w:rPrChange w:id="680" w:author="Anh Pham" w:date="2025-11-08T23:09:00Z" w16du:dateUtc="2025-11-08T16:09:00Z">
                  <w:rPr/>
                </w:rPrChange>
              </w:rPr>
            </w:pPr>
            <w:r w:rsidRPr="00873F5C">
              <w:rPr>
                <w:b/>
                <w:bCs/>
                <w:rPrChange w:id="681" w:author="Anh Pham" w:date="2025-11-08T23:09:00Z" w16du:dateUtc="2025-11-08T16:09:00Z">
                  <w:rPr/>
                </w:rPrChange>
              </w:rPr>
              <w:t>Tổng</w:t>
            </w:r>
          </w:p>
        </w:tc>
        <w:tc>
          <w:tcPr>
            <w:tcW w:w="1507" w:type="pct"/>
            <w:noWrap/>
            <w:hideMark/>
          </w:tcPr>
          <w:p w14:paraId="02241B62" w14:textId="1A0E487A" w:rsidR="00873F5C" w:rsidRPr="00873F5C" w:rsidRDefault="00873F5C" w:rsidP="00873F5C">
            <w:pPr>
              <w:widowControl w:val="0"/>
              <w:spacing w:before="60" w:after="60"/>
              <w:jc w:val="center"/>
              <w:rPr>
                <w:b/>
                <w:bCs/>
                <w:rPrChange w:id="682" w:author="Anh Pham" w:date="2025-11-08T23:10:00Z" w16du:dateUtc="2025-11-08T16:10:00Z">
                  <w:rPr>
                    <w:sz w:val="24"/>
                    <w:szCs w:val="20"/>
                  </w:rPr>
                </w:rPrChange>
              </w:rPr>
            </w:pPr>
            <w:ins w:id="683" w:author="Anh Pham" w:date="2025-11-08T23:10:00Z" w16du:dateUtc="2025-11-08T16:10:00Z">
              <w:r w:rsidRPr="00873F5C">
                <w:rPr>
                  <w:b/>
                  <w:bCs/>
                  <w:rPrChange w:id="684" w:author="Anh Pham" w:date="2025-11-08T23:10:00Z" w16du:dateUtc="2025-11-08T16:10:00Z">
                    <w:rPr/>
                  </w:rPrChange>
                </w:rPr>
                <w:t xml:space="preserve"> 30</w:t>
              </w:r>
              <w:r w:rsidRPr="00873F5C">
                <w:rPr>
                  <w:b/>
                  <w:bCs/>
                  <w:rPrChange w:id="685" w:author="Anh Pham" w:date="2025-11-08T23:10:00Z" w16du:dateUtc="2025-11-08T16:10:00Z">
                    <w:rPr/>
                  </w:rPrChange>
                </w:rPr>
                <w:t>.</w:t>
              </w:r>
              <w:r w:rsidRPr="00873F5C">
                <w:rPr>
                  <w:b/>
                  <w:bCs/>
                  <w:rPrChange w:id="686" w:author="Anh Pham" w:date="2025-11-08T23:10:00Z" w16du:dateUtc="2025-11-08T16:10:00Z">
                    <w:rPr/>
                  </w:rPrChange>
                </w:rPr>
                <w:t>863,82</w:t>
              </w:r>
            </w:ins>
            <w:del w:id="687" w:author="Anh Pham" w:date="2025-11-08T23:10:00Z" w16du:dateUtc="2025-11-08T16:10:00Z">
              <w:r w:rsidRPr="00873F5C" w:rsidDel="00B64595">
                <w:rPr>
                  <w:b/>
                  <w:bCs/>
                  <w:rPrChange w:id="688" w:author="Anh Pham" w:date="2025-11-08T23:09:00Z" w16du:dateUtc="2025-11-08T16:09:00Z">
                    <w:rPr/>
                  </w:rPrChange>
                </w:rPr>
                <w:delText xml:space="preserve"> 30.781,97 </w:delText>
              </w:r>
            </w:del>
          </w:p>
        </w:tc>
        <w:tc>
          <w:tcPr>
            <w:tcW w:w="1507" w:type="pct"/>
            <w:noWrap/>
            <w:hideMark/>
          </w:tcPr>
          <w:p w14:paraId="3E3B378C" w14:textId="5F8CE61B" w:rsidR="00873F5C" w:rsidRPr="00873F5C" w:rsidRDefault="00873F5C" w:rsidP="00873F5C">
            <w:pPr>
              <w:widowControl w:val="0"/>
              <w:spacing w:before="60" w:after="60"/>
              <w:jc w:val="center"/>
              <w:rPr>
                <w:b/>
                <w:bCs/>
                <w:rPrChange w:id="689" w:author="Anh Pham" w:date="2025-11-08T23:10:00Z" w16du:dateUtc="2025-11-08T16:10:00Z">
                  <w:rPr>
                    <w:sz w:val="24"/>
                    <w:szCs w:val="20"/>
                  </w:rPr>
                </w:rPrChange>
              </w:rPr>
            </w:pPr>
            <w:ins w:id="690" w:author="Anh Pham" w:date="2025-11-08T23:10:00Z" w16du:dateUtc="2025-11-08T16:10:00Z">
              <w:r w:rsidRPr="00873F5C">
                <w:rPr>
                  <w:b/>
                  <w:bCs/>
                  <w:rPrChange w:id="691" w:author="Anh Pham" w:date="2025-11-08T23:10:00Z" w16du:dateUtc="2025-11-08T16:10:00Z">
                    <w:rPr/>
                  </w:rPrChange>
                </w:rPr>
                <w:t xml:space="preserve"> 23</w:t>
              </w:r>
              <w:r w:rsidRPr="00873F5C">
                <w:rPr>
                  <w:b/>
                  <w:bCs/>
                  <w:rPrChange w:id="692" w:author="Anh Pham" w:date="2025-11-08T23:10:00Z" w16du:dateUtc="2025-11-08T16:10:00Z">
                    <w:rPr/>
                  </w:rPrChange>
                </w:rPr>
                <w:t>.</w:t>
              </w:r>
              <w:r w:rsidRPr="00873F5C">
                <w:rPr>
                  <w:b/>
                  <w:bCs/>
                  <w:rPrChange w:id="693" w:author="Anh Pham" w:date="2025-11-08T23:10:00Z" w16du:dateUtc="2025-11-08T16:10:00Z">
                    <w:rPr/>
                  </w:rPrChange>
                </w:rPr>
                <w:t>962,4</w:t>
              </w:r>
              <w:r w:rsidRPr="00873F5C">
                <w:rPr>
                  <w:b/>
                  <w:bCs/>
                  <w:rPrChange w:id="694" w:author="Anh Pham" w:date="2025-11-08T23:10:00Z" w16du:dateUtc="2025-11-08T16:10:00Z">
                    <w:rPr/>
                  </w:rPrChange>
                </w:rPr>
                <w:t>2</w:t>
              </w:r>
            </w:ins>
            <w:del w:id="695" w:author="Anh Pham" w:date="2025-11-08T23:10:00Z" w16du:dateUtc="2025-11-08T16:10:00Z">
              <w:r w:rsidRPr="00873F5C" w:rsidDel="00B64595">
                <w:rPr>
                  <w:b/>
                  <w:bCs/>
                  <w:rPrChange w:id="696" w:author="Anh Pham" w:date="2025-11-08T23:09:00Z" w16du:dateUtc="2025-11-08T16:09:00Z">
                    <w:rPr/>
                  </w:rPrChange>
                </w:rPr>
                <w:delText xml:space="preserve"> 26.739,31 </w:delText>
              </w:r>
            </w:del>
          </w:p>
        </w:tc>
      </w:tr>
    </w:tbl>
    <w:p w14:paraId="77262D16" w14:textId="6D546B78" w:rsidR="00865289" w:rsidRPr="00B93AB7" w:rsidRDefault="00865289" w:rsidP="00B142C2">
      <w:pPr>
        <w:pStyle w:val="Heading40"/>
        <w:numPr>
          <w:ilvl w:val="2"/>
          <w:numId w:val="36"/>
        </w:numPr>
        <w:spacing w:before="0" w:after="0" w:line="276" w:lineRule="auto"/>
        <w:jc w:val="both"/>
        <w:rPr>
          <w:bCs/>
          <w:color w:val="auto"/>
          <w:szCs w:val="22"/>
        </w:rPr>
      </w:pPr>
      <w:r w:rsidRPr="00B93AB7">
        <w:rPr>
          <w:bCs/>
          <w:color w:val="auto"/>
          <w:szCs w:val="22"/>
        </w:rPr>
        <w:t>Quá trình sản xuất nhôm (2C3)</w:t>
      </w:r>
      <w:bookmarkStart w:id="697" w:name="_Toc55722134"/>
      <w:bookmarkStart w:id="698" w:name="_Toc56087818"/>
      <w:bookmarkStart w:id="699" w:name="_Toc56088319"/>
      <w:bookmarkStart w:id="700" w:name="_Toc55722135"/>
      <w:bookmarkStart w:id="701" w:name="_Toc56087819"/>
      <w:bookmarkStart w:id="702" w:name="_Toc56088320"/>
      <w:bookmarkEnd w:id="697"/>
      <w:bookmarkEnd w:id="698"/>
      <w:bookmarkEnd w:id="699"/>
      <w:bookmarkEnd w:id="700"/>
      <w:bookmarkEnd w:id="701"/>
      <w:bookmarkEnd w:id="702"/>
    </w:p>
    <w:p w14:paraId="0E9CAEE7" w14:textId="77777777" w:rsidR="00865289" w:rsidRPr="00D753C4" w:rsidRDefault="00865289" w:rsidP="00865289">
      <w:pPr>
        <w:pStyle w:val="Hue"/>
      </w:pPr>
      <w:r>
        <w:tab/>
      </w:r>
      <w:r w:rsidRPr="00D753C4">
        <w:t>Quá trình sản xuất phôi nhôm (Al) chủ yếu được thực hiện bằng quá trình điện phân nóng chảy có xúc tác cryolit (công nghệ Hall-Heroult). Hai công nghệ chính trong sản xuất nhôm hiện nay là: công nghệ Prebaked và công nghệ Soderbarg. Hai quá trình phát thải chính trong hoạt động sản xuất nhôm gồm</w:t>
      </w:r>
      <w:r>
        <w:t xml:space="preserve"> p</w:t>
      </w:r>
      <w:r w:rsidRPr="00D753C4">
        <w:t>hát thải CO</w:t>
      </w:r>
      <w:r w:rsidRPr="000C437B">
        <w:rPr>
          <w:vertAlign w:val="subscript"/>
        </w:rPr>
        <w:t>2</w:t>
      </w:r>
      <w:r w:rsidRPr="00D753C4">
        <w:t xml:space="preserve"> từ quá trình tiêu thụ C trên anot của lò điện phân</w:t>
      </w:r>
      <w:r>
        <w:t xml:space="preserve"> và p</w:t>
      </w:r>
      <w:r w:rsidRPr="00D753C4">
        <w:t>hát thải PFCs (CF</w:t>
      </w:r>
      <w:r w:rsidRPr="000C437B">
        <w:rPr>
          <w:vertAlign w:val="subscript"/>
        </w:rPr>
        <w:t>4</w:t>
      </w:r>
      <w:r w:rsidRPr="00D753C4">
        <w:t xml:space="preserve"> và C</w:t>
      </w:r>
      <w:r w:rsidRPr="000C437B">
        <w:rPr>
          <w:vertAlign w:val="subscript"/>
        </w:rPr>
        <w:t>2</w:t>
      </w:r>
      <w:r w:rsidRPr="00D753C4">
        <w:t>H</w:t>
      </w:r>
      <w:r w:rsidRPr="000C437B">
        <w:rPr>
          <w:vertAlign w:val="subscript"/>
        </w:rPr>
        <w:t>6</w:t>
      </w:r>
      <w:r w:rsidRPr="00D753C4">
        <w:t>) trong quá trình điện phân (phản ứng giữa anot và chất xúc tác cryolit)</w:t>
      </w:r>
      <w:r>
        <w:t>.</w:t>
      </w:r>
    </w:p>
    <w:p w14:paraId="2BEE8034" w14:textId="77777777" w:rsidR="00865289" w:rsidRPr="00D753C4" w:rsidRDefault="00865289" w:rsidP="00865289">
      <w:pPr>
        <w:pStyle w:val="Hue"/>
      </w:pPr>
      <w:r>
        <w:tab/>
      </w:r>
      <w:r w:rsidRPr="00D753C4">
        <w:t>Quá trình luyện nhôm từ Al</w:t>
      </w:r>
      <w:r w:rsidRPr="00D753C4">
        <w:rPr>
          <w:vertAlign w:val="subscript"/>
        </w:rPr>
        <w:t>2</w:t>
      </w:r>
      <w:r w:rsidRPr="00D753C4">
        <w:t>O</w:t>
      </w:r>
      <w:r w:rsidRPr="00D753C4">
        <w:rPr>
          <w:vertAlign w:val="subscript"/>
        </w:rPr>
        <w:t>3</w:t>
      </w:r>
      <w:r w:rsidRPr="00D753C4">
        <w:t xml:space="preserve"> đến Al chưa được thực hiện tại Việt Nam và gần như quá trình sản xuất Al</w:t>
      </w:r>
      <w:r w:rsidRPr="00D753C4">
        <w:rPr>
          <w:vertAlign w:val="subscript"/>
        </w:rPr>
        <w:t>2</w:t>
      </w:r>
      <w:r w:rsidRPr="00D753C4">
        <w:t>O</w:t>
      </w:r>
      <w:r w:rsidRPr="00D753C4">
        <w:rPr>
          <w:vertAlign w:val="subscript"/>
        </w:rPr>
        <w:t>3</w:t>
      </w:r>
      <w:r w:rsidRPr="00D753C4">
        <w:t xml:space="preserve"> không gây phát thải theo hướng dẫn của IPCC.</w:t>
      </w:r>
      <w:bookmarkStart w:id="703" w:name="_Toc55722136"/>
    </w:p>
    <w:p w14:paraId="77B90BC7" w14:textId="77777777" w:rsidR="00865289" w:rsidRPr="003D0739" w:rsidRDefault="00865289" w:rsidP="00B142C2">
      <w:pPr>
        <w:pStyle w:val="Heading3"/>
        <w:numPr>
          <w:ilvl w:val="1"/>
          <w:numId w:val="36"/>
        </w:numPr>
        <w:rPr>
          <w:b/>
          <w:bCs/>
          <w:i/>
          <w:color w:val="auto"/>
          <w:szCs w:val="22"/>
          <w:lang w:val="vi-VN"/>
        </w:rPr>
      </w:pPr>
      <w:bookmarkStart w:id="704" w:name="_Toc56296386"/>
      <w:bookmarkStart w:id="705" w:name="_Toc169331526"/>
      <w:bookmarkEnd w:id="703"/>
      <w:bookmarkEnd w:id="704"/>
      <w:r w:rsidRPr="003D0739">
        <w:rPr>
          <w:b/>
          <w:bCs/>
          <w:i/>
          <w:color w:val="auto"/>
          <w:szCs w:val="22"/>
          <w:lang w:val="vi-VN"/>
        </w:rPr>
        <w:lastRenderedPageBreak/>
        <w:t>Sử dụng nhiên liệu cho các sản phẩm phi năng lượng và sử dụng dung môi (2D)</w:t>
      </w:r>
      <w:bookmarkEnd w:id="705"/>
    </w:p>
    <w:p w14:paraId="233DB52F" w14:textId="50132BC6" w:rsidR="00865289" w:rsidRPr="003D0739" w:rsidRDefault="00865289" w:rsidP="00B142C2">
      <w:pPr>
        <w:pStyle w:val="Heading40"/>
        <w:numPr>
          <w:ilvl w:val="2"/>
          <w:numId w:val="36"/>
        </w:numPr>
        <w:spacing w:before="0" w:after="0" w:line="276" w:lineRule="auto"/>
        <w:jc w:val="both"/>
        <w:rPr>
          <w:bCs/>
          <w:color w:val="auto"/>
          <w:szCs w:val="22"/>
        </w:rPr>
      </w:pPr>
      <w:r w:rsidRPr="003D0739">
        <w:rPr>
          <w:bCs/>
          <w:color w:val="auto"/>
          <w:szCs w:val="22"/>
        </w:rPr>
        <w:tab/>
        <w:t>Sử dụng chất bôi trơn (2D1)</w:t>
      </w:r>
    </w:p>
    <w:p w14:paraId="115C979B" w14:textId="77777777" w:rsidR="00865289" w:rsidRDefault="00865289" w:rsidP="00865289">
      <w:pPr>
        <w:adjustRightInd w:val="0"/>
        <w:snapToGrid w:val="0"/>
        <w:spacing w:before="120" w:after="120" w:line="264" w:lineRule="auto"/>
        <w:ind w:firstLine="720"/>
        <w:jc w:val="both"/>
        <w:rPr>
          <w:rFonts w:eastAsia="Arial Unicode MS"/>
          <w:color w:val="000000"/>
          <w:szCs w:val="28"/>
        </w:rPr>
      </w:pPr>
      <w:r w:rsidRPr="00286772">
        <w:rPr>
          <w:rFonts w:eastAsia="Arial Unicode MS"/>
          <w:color w:val="000000"/>
          <w:szCs w:val="28"/>
        </w:rPr>
        <w:t>Chất bôi trơn chủ yếu được sử dụng trong các ứng dụng công nghiệp và giao thông vận tải. Chất bôi trơn được sản xuất tại các nhà máy lọc dầu thông qua quá trình tách dầu thô hoặc tại các cơ sở hóa dầu. Chúng có thể được chia thành (a) dầu động cơ và dầu công nghiệp, và (b) mỡ bôi trơn, khác nhau về đặc tính vật lý (ví dụ: độ nhớt), ứng dụng thương mại và tác động môi trường.</w:t>
      </w:r>
    </w:p>
    <w:p w14:paraId="2830CC62" w14:textId="77777777" w:rsidR="00865289" w:rsidRDefault="00865289" w:rsidP="00865289">
      <w:pPr>
        <w:pStyle w:val="abcd"/>
      </w:pPr>
      <w:r>
        <w:t xml:space="preserve">a. Phương pháp luận </w:t>
      </w:r>
    </w:p>
    <w:p w14:paraId="731D927B" w14:textId="77777777" w:rsidR="00865289" w:rsidRPr="00286772" w:rsidRDefault="00865289" w:rsidP="00865289">
      <w:pPr>
        <w:adjustRightInd w:val="0"/>
        <w:snapToGrid w:val="0"/>
        <w:spacing w:before="120" w:after="120" w:line="264" w:lineRule="auto"/>
        <w:ind w:firstLine="720"/>
        <w:jc w:val="both"/>
        <w:rPr>
          <w:rFonts w:eastAsia="Arial Unicode MS"/>
          <w:color w:val="000000"/>
          <w:szCs w:val="28"/>
        </w:rPr>
      </w:pPr>
      <w:r w:rsidRPr="00286772">
        <w:rPr>
          <w:rFonts w:eastAsia="Arial Unicode MS"/>
          <w:color w:val="000000"/>
          <w:szCs w:val="28"/>
        </w:rPr>
        <w:t>Việc sử dụng chất bôi trơn trong động cơ chủ yếu nhằm mục đích bôi trơn và do đó, các khí thải liên quan được coi là phát thải không từ đốt cháy và được báo cáo trong lĩnh vực IPPU. Rất khó để xác định phần nào của chất bôi trơn được tiêu thụ trong máy móc và phương tiện thực sự được đốt cháy và do đó trực tiếp dẫn đến phát thải CO2, và phần nào không được oxy hóa hoàn toàn dẫn đến phát thải hợp chất hữu cơ dễ bay hơi không metan (non-methane volatile organic compounds – NMVOC) và CO. Vì lý do này, lượng phát thải NMVOC và CO này rất hiếm khi được các quốc gia báo cáo trong bản kiểm kê phát thải. Do đó, để tính lượng khí thải CO2, tổng lượng dầu nhờn bị mất trong quá trình sử dụng được giả định là đã được đốt cháy hoàn toàn và lượng khí thải này được báo cáo trực tiếp dưới dạng khí thải CO2.</w:t>
      </w:r>
    </w:p>
    <w:p w14:paraId="50897271" w14:textId="77777777" w:rsidR="00865289" w:rsidRDefault="00865289" w:rsidP="00865289">
      <w:pPr>
        <w:adjustRightInd w:val="0"/>
        <w:snapToGrid w:val="0"/>
        <w:spacing w:before="120" w:after="120" w:line="264" w:lineRule="auto"/>
        <w:ind w:firstLine="720"/>
        <w:jc w:val="both"/>
        <w:rPr>
          <w:rFonts w:eastAsia="Arial Unicode MS"/>
          <w:color w:val="000000"/>
          <w:szCs w:val="28"/>
        </w:rPr>
      </w:pPr>
      <w:r w:rsidRPr="00286772">
        <w:rPr>
          <w:rFonts w:eastAsia="Arial Unicode MS"/>
          <w:color w:val="000000"/>
          <w:szCs w:val="28"/>
        </w:rPr>
        <w:t>Theo hướng dẫn trong IPCC 2006, có hai phương pháp luận để xác định lượng khí thải từ việc sử dụng chất bôi trơn. Cả Bậc 1 và Bậc 2 về cơ bản đều dựa trên cùng một phương pháp phân tích, đó là áp dụng các hệ số phát thải cho dữ liệu hoạt động về lượng tiêu thụ dầu nhờn ở một quốc gia (tính theo đơn vị năng lượng, ví dụ: TJ). Phương pháp Bậc 2 yêu cầu dữ liệu về lượng của các loại chất bôi trơn khác nhau, kết hợp với hệ số Oxy hóa trong quá trình sử dụng (Oxidised During Use - ODU) của từng loại cụ thể đối với dữ liệu hoạt động, tốt nhất là theo quốc gia cụ thể, trong khi phương pháp Bậc 1 dựa vào việc áp dụng một hệ số ODU mặc định cho tổng dữ liệu hoạt động của chất bôi trơn. Với số liệu thu thập thì Bậc 1 phù hợp để sử dụng cho tính toán</w:t>
      </w:r>
      <w:r>
        <w:rPr>
          <w:rFonts w:eastAsia="Arial Unicode MS"/>
          <w:color w:val="000000"/>
          <w:szCs w:val="28"/>
        </w:rPr>
        <w:t xml:space="preserve"> theo công thức 5.2, trang 5.7, Chương 5, Phần 3, IPCC 2006.</w:t>
      </w:r>
    </w:p>
    <w:p w14:paraId="43F83955" w14:textId="77777777" w:rsidR="00865289" w:rsidRDefault="00865289" w:rsidP="00865289">
      <w:pPr>
        <w:pStyle w:val="abcd"/>
      </w:pPr>
      <w:r>
        <w:t xml:space="preserve">b. Số liệu hoạt động </w:t>
      </w:r>
    </w:p>
    <w:p w14:paraId="24BC5B61" w14:textId="784F2129" w:rsidR="00865289" w:rsidRPr="00826646" w:rsidRDefault="00865289" w:rsidP="00865289">
      <w:pPr>
        <w:adjustRightInd w:val="0"/>
        <w:snapToGrid w:val="0"/>
        <w:spacing w:before="120" w:after="120" w:line="264" w:lineRule="auto"/>
        <w:ind w:firstLine="720"/>
        <w:jc w:val="both"/>
        <w:rPr>
          <w:rFonts w:eastAsia="Arial Unicode MS"/>
          <w:color w:val="000000"/>
          <w:szCs w:val="28"/>
        </w:rPr>
      </w:pPr>
      <w:r w:rsidRPr="00826646">
        <w:rPr>
          <w:rFonts w:eastAsia="Arial Unicode MS"/>
          <w:color w:val="000000"/>
          <w:szCs w:val="28"/>
        </w:rPr>
        <w:t>Số liệu về lượng tiêu thụ dầu nhờn được sử dụng từ nguồn</w:t>
      </w:r>
      <w:r w:rsidR="00D5779B">
        <w:rPr>
          <w:rFonts w:eastAsia="Arial Unicode MS"/>
          <w:color w:val="000000"/>
          <w:szCs w:val="28"/>
        </w:rPr>
        <w:t xml:space="preserve"> Báo cáo t</w:t>
      </w:r>
      <w:r w:rsidR="009F4562">
        <w:rPr>
          <w:rFonts w:eastAsia="Arial Unicode MS"/>
          <w:color w:val="000000"/>
          <w:szCs w:val="28"/>
        </w:rPr>
        <w:t xml:space="preserve">hống kê năng lượng </w:t>
      </w:r>
      <w:r w:rsidR="00D5779B">
        <w:rPr>
          <w:rFonts w:eastAsia="Arial Unicode MS"/>
          <w:color w:val="000000"/>
          <w:szCs w:val="28"/>
        </w:rPr>
        <w:t>năm 2021 và 2022</w:t>
      </w:r>
      <w:r w:rsidRPr="00826646">
        <w:rPr>
          <w:rFonts w:eastAsia="Arial Unicode MS"/>
          <w:color w:val="000000"/>
          <w:szCs w:val="28"/>
        </w:rPr>
        <w:t>. Số liệu cụ thể cho năm 20</w:t>
      </w:r>
      <w:r w:rsidR="00D5779B">
        <w:rPr>
          <w:rFonts w:eastAsia="Arial Unicode MS"/>
          <w:color w:val="000000"/>
          <w:szCs w:val="28"/>
        </w:rPr>
        <w:t>21</w:t>
      </w:r>
      <w:r w:rsidRPr="00826646">
        <w:rPr>
          <w:rFonts w:eastAsia="Arial Unicode MS"/>
          <w:color w:val="000000"/>
          <w:szCs w:val="28"/>
        </w:rPr>
        <w:t>, 202</w:t>
      </w:r>
      <w:r w:rsidR="00D5779B">
        <w:rPr>
          <w:rFonts w:eastAsia="Arial Unicode MS"/>
          <w:color w:val="000000"/>
          <w:szCs w:val="28"/>
        </w:rPr>
        <w:t>2</w:t>
      </w:r>
      <w:r w:rsidRPr="00826646">
        <w:rPr>
          <w:rFonts w:eastAsia="Arial Unicode MS"/>
          <w:color w:val="000000"/>
          <w:szCs w:val="28"/>
        </w:rPr>
        <w:t xml:space="preserve"> như sau:</w:t>
      </w:r>
    </w:p>
    <w:p w14:paraId="690A687C" w14:textId="257F122B" w:rsidR="00865289" w:rsidRPr="00D97841" w:rsidRDefault="00865289" w:rsidP="00865289">
      <w:pPr>
        <w:pStyle w:val="Caption"/>
      </w:pPr>
      <w:bookmarkStart w:id="706" w:name="_Toc169713697"/>
      <w:bookmarkStart w:id="707" w:name="_Toc213536608"/>
      <w:r>
        <w:lastRenderedPageBreak/>
        <w:t>Bảng 4.</w:t>
      </w:r>
      <w:r>
        <w:fldChar w:fldCharType="begin"/>
      </w:r>
      <w:r>
        <w:instrText xml:space="preserve"> SEQ Bảng_4. \* ARABIC </w:instrText>
      </w:r>
      <w:r>
        <w:fldChar w:fldCharType="separate"/>
      </w:r>
      <w:r w:rsidR="00F56855">
        <w:rPr>
          <w:noProof/>
        </w:rPr>
        <w:t>28</w:t>
      </w:r>
      <w:r>
        <w:fldChar w:fldCharType="end"/>
      </w:r>
      <w:r>
        <w:t xml:space="preserve">. </w:t>
      </w:r>
      <w:r w:rsidRPr="00D97841">
        <w:t>Số liệu về tiêu thụ dầu nhờn</w:t>
      </w:r>
      <w:bookmarkEnd w:id="706"/>
      <w:bookmarkEnd w:id="707"/>
    </w:p>
    <w:tbl>
      <w:tblPr>
        <w:tblW w:w="4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2"/>
        <w:gridCol w:w="1300"/>
        <w:gridCol w:w="1196"/>
      </w:tblGrid>
      <w:tr w:rsidR="00865289" w:rsidRPr="00D97841" w14:paraId="71D5CDCB" w14:textId="77777777" w:rsidTr="00844C62">
        <w:trPr>
          <w:trHeight w:val="428"/>
          <w:jc w:val="center"/>
        </w:trPr>
        <w:tc>
          <w:tcPr>
            <w:tcW w:w="2332" w:type="dxa"/>
            <w:shd w:val="clear" w:color="auto" w:fill="E2EFD9"/>
            <w:vAlign w:val="center"/>
            <w:hideMark/>
          </w:tcPr>
          <w:p w14:paraId="4F574B7E" w14:textId="77777777" w:rsidR="00865289" w:rsidRPr="00D97841" w:rsidRDefault="00865289" w:rsidP="00844C62">
            <w:pPr>
              <w:rPr>
                <w:b/>
                <w:bCs/>
                <w:color w:val="000000"/>
              </w:rPr>
            </w:pPr>
            <w:r w:rsidRPr="00D97841">
              <w:rPr>
                <w:b/>
                <w:bCs/>
                <w:color w:val="000000"/>
              </w:rPr>
              <w:t>Năm</w:t>
            </w:r>
          </w:p>
        </w:tc>
        <w:tc>
          <w:tcPr>
            <w:tcW w:w="1300" w:type="dxa"/>
            <w:shd w:val="clear" w:color="auto" w:fill="E2EFD9"/>
            <w:noWrap/>
            <w:vAlign w:val="center"/>
            <w:hideMark/>
          </w:tcPr>
          <w:p w14:paraId="62F7F092" w14:textId="77D9BC70" w:rsidR="00865289" w:rsidRPr="00D97841" w:rsidRDefault="00865289" w:rsidP="00844C62">
            <w:pPr>
              <w:jc w:val="right"/>
              <w:rPr>
                <w:b/>
                <w:color w:val="000000"/>
              </w:rPr>
            </w:pPr>
            <w:r w:rsidRPr="00D97841">
              <w:rPr>
                <w:b/>
                <w:color w:val="000000"/>
              </w:rPr>
              <w:t>20</w:t>
            </w:r>
            <w:r w:rsidR="00D5779B">
              <w:rPr>
                <w:b/>
                <w:color w:val="000000"/>
              </w:rPr>
              <w:t>21</w:t>
            </w:r>
          </w:p>
        </w:tc>
        <w:tc>
          <w:tcPr>
            <w:tcW w:w="1168" w:type="dxa"/>
            <w:shd w:val="clear" w:color="auto" w:fill="E2EFD9"/>
            <w:noWrap/>
            <w:vAlign w:val="center"/>
            <w:hideMark/>
          </w:tcPr>
          <w:p w14:paraId="5CD4FC09" w14:textId="7C46799B" w:rsidR="00865289" w:rsidRPr="00D97841" w:rsidRDefault="00865289" w:rsidP="00844C62">
            <w:pPr>
              <w:jc w:val="right"/>
              <w:rPr>
                <w:b/>
                <w:color w:val="000000"/>
              </w:rPr>
            </w:pPr>
            <w:r w:rsidRPr="00D97841">
              <w:rPr>
                <w:b/>
                <w:color w:val="000000"/>
              </w:rPr>
              <w:t>202</w:t>
            </w:r>
            <w:r w:rsidR="00D5779B">
              <w:rPr>
                <w:b/>
                <w:color w:val="000000"/>
              </w:rPr>
              <w:t>2</w:t>
            </w:r>
          </w:p>
        </w:tc>
      </w:tr>
      <w:tr w:rsidR="009F4562" w:rsidRPr="00D97841" w14:paraId="10EB50AA" w14:textId="77777777" w:rsidTr="00F32071">
        <w:trPr>
          <w:trHeight w:val="421"/>
          <w:jc w:val="center"/>
        </w:trPr>
        <w:tc>
          <w:tcPr>
            <w:tcW w:w="2332" w:type="dxa"/>
            <w:noWrap/>
            <w:vAlign w:val="center"/>
            <w:hideMark/>
          </w:tcPr>
          <w:p w14:paraId="3244CD7F" w14:textId="77777777" w:rsidR="009F4562" w:rsidRPr="00D97841" w:rsidRDefault="009F4562" w:rsidP="009F4562">
            <w:pPr>
              <w:rPr>
                <w:color w:val="000000"/>
              </w:rPr>
            </w:pPr>
            <w:r w:rsidRPr="00D97841">
              <w:rPr>
                <w:color w:val="000000"/>
              </w:rPr>
              <w:t>Dầu nhờn (TJ)</w:t>
            </w:r>
          </w:p>
        </w:tc>
        <w:tc>
          <w:tcPr>
            <w:tcW w:w="1300" w:type="dxa"/>
            <w:noWrap/>
            <w:hideMark/>
          </w:tcPr>
          <w:p w14:paraId="148C5895" w14:textId="3395B3BE" w:rsidR="009F4562" w:rsidRPr="00D97841" w:rsidRDefault="009F4562" w:rsidP="009F4562">
            <w:pPr>
              <w:jc w:val="right"/>
              <w:rPr>
                <w:color w:val="000000"/>
              </w:rPr>
            </w:pPr>
            <w:r w:rsidRPr="00705787">
              <w:t>4</w:t>
            </w:r>
            <w:r>
              <w:t>.</w:t>
            </w:r>
            <w:r w:rsidRPr="00705787">
              <w:t>127</w:t>
            </w:r>
            <w:r>
              <w:t>,</w:t>
            </w:r>
            <w:r w:rsidRPr="00705787">
              <w:t>18</w:t>
            </w:r>
          </w:p>
        </w:tc>
        <w:tc>
          <w:tcPr>
            <w:tcW w:w="1168" w:type="dxa"/>
            <w:noWrap/>
            <w:hideMark/>
          </w:tcPr>
          <w:p w14:paraId="672EFEA1" w14:textId="757B55D8" w:rsidR="009F4562" w:rsidRPr="00D97841" w:rsidRDefault="009F4562" w:rsidP="009F4562">
            <w:pPr>
              <w:jc w:val="right"/>
              <w:rPr>
                <w:color w:val="000000"/>
              </w:rPr>
            </w:pPr>
            <w:r w:rsidRPr="00705787">
              <w:t>3</w:t>
            </w:r>
            <w:r>
              <w:t>.</w:t>
            </w:r>
            <w:r w:rsidRPr="00705787">
              <w:t>818</w:t>
            </w:r>
            <w:r>
              <w:t>,</w:t>
            </w:r>
            <w:r w:rsidRPr="00705787">
              <w:t>49</w:t>
            </w:r>
          </w:p>
        </w:tc>
      </w:tr>
    </w:tbl>
    <w:p w14:paraId="2E824BFF" w14:textId="77777777" w:rsidR="00865289" w:rsidRDefault="00865289" w:rsidP="00865289">
      <w:pPr>
        <w:pStyle w:val="abcd"/>
      </w:pPr>
      <w:r>
        <w:t xml:space="preserve">c. Hệ số phát thải </w:t>
      </w:r>
    </w:p>
    <w:p w14:paraId="57AA3EFE" w14:textId="77777777" w:rsidR="00865289" w:rsidRPr="00826646" w:rsidRDefault="00865289" w:rsidP="00865289">
      <w:pPr>
        <w:adjustRightInd w:val="0"/>
        <w:snapToGrid w:val="0"/>
        <w:spacing w:before="120" w:after="120" w:line="264" w:lineRule="auto"/>
        <w:ind w:firstLine="720"/>
        <w:jc w:val="both"/>
        <w:rPr>
          <w:rFonts w:eastAsia="Arial Unicode MS"/>
          <w:color w:val="000000"/>
          <w:szCs w:val="28"/>
        </w:rPr>
      </w:pPr>
      <w:r w:rsidRPr="00826646">
        <w:rPr>
          <w:rFonts w:eastAsia="Arial Unicode MS"/>
          <w:color w:val="000000"/>
          <w:szCs w:val="28"/>
        </w:rPr>
        <w:t>Hệ số phát thải bao gồm hệ số hàm lượng carbon cụ thể (tấn C/TJ) nhân với hệ số ODU, sau đó nhân tiếp với 44/12 (tỷ lệ khối lượng CO</w:t>
      </w:r>
      <w:r w:rsidRPr="00826646">
        <w:rPr>
          <w:rFonts w:eastAsia="Arial Unicode MS"/>
          <w:color w:val="000000"/>
          <w:szCs w:val="28"/>
          <w:vertAlign w:val="subscript"/>
        </w:rPr>
        <w:t>2</w:t>
      </w:r>
      <w:r w:rsidRPr="00826646">
        <w:rPr>
          <w:rFonts w:eastAsia="Arial Unicode MS"/>
          <w:color w:val="000000"/>
          <w:szCs w:val="28"/>
        </w:rPr>
        <w:t>/C) sẽ ra hệ số phát thải (được biểu thị bằng tấn CO</w:t>
      </w:r>
      <w:r w:rsidRPr="00826646">
        <w:rPr>
          <w:rFonts w:eastAsia="Arial Unicode MS"/>
          <w:color w:val="000000"/>
          <w:szCs w:val="28"/>
          <w:vertAlign w:val="subscript"/>
        </w:rPr>
        <w:t>2</w:t>
      </w:r>
      <w:r w:rsidRPr="00826646">
        <w:rPr>
          <w:rFonts w:eastAsia="Arial Unicode MS"/>
          <w:color w:val="000000"/>
          <w:szCs w:val="28"/>
        </w:rPr>
        <w:t>/TJ). Đối với chất bôi trơn, hệ số hàm lượng cacbon mặc định là 20,0 kg C/GJ trên cơ sở Giá trị nhiệt thấp. Giả định rằng việc sử dụng là quá trình đốt cháy dẫn đến oxy hóa 100% thành CO</w:t>
      </w:r>
      <w:r w:rsidRPr="00826646">
        <w:rPr>
          <w:rFonts w:eastAsia="Arial Unicode MS"/>
          <w:color w:val="000000"/>
          <w:szCs w:val="28"/>
          <w:vertAlign w:val="subscript"/>
        </w:rPr>
        <w:t>2</w:t>
      </w:r>
      <w:r w:rsidRPr="00826646">
        <w:rPr>
          <w:rFonts w:eastAsia="Arial Unicode MS"/>
          <w:color w:val="000000"/>
          <w:szCs w:val="28"/>
        </w:rPr>
        <w:t>, không lưu trữ carbon lâu dài ở dạng tro hoặc cặn sau đốt cháy. Một phần nhỏ hơn nữa của mỡ bôi trơn bị oxy hóa trong quá trình sử dụng. Khi dữ liệu có sẵn hạn chế, sử dụng các hệ số ODU mặc định cho dầu (20%).</w:t>
      </w:r>
    </w:p>
    <w:p w14:paraId="393F6972" w14:textId="77777777" w:rsidR="00865289" w:rsidRDefault="00865289" w:rsidP="00865289">
      <w:pPr>
        <w:pStyle w:val="abcd"/>
      </w:pPr>
      <w:r>
        <w:t xml:space="preserve">d. Kết quả phát thải </w:t>
      </w:r>
    </w:p>
    <w:p w14:paraId="50BD05B7" w14:textId="5B4E7C88" w:rsidR="00865289" w:rsidRPr="00826646" w:rsidRDefault="00865289" w:rsidP="00865289">
      <w:pPr>
        <w:adjustRightInd w:val="0"/>
        <w:snapToGrid w:val="0"/>
        <w:spacing w:before="120" w:after="120" w:line="264" w:lineRule="auto"/>
        <w:ind w:firstLine="720"/>
        <w:jc w:val="both"/>
        <w:rPr>
          <w:rFonts w:eastAsia="Arial Unicode MS"/>
          <w:color w:val="000000"/>
          <w:szCs w:val="28"/>
        </w:rPr>
      </w:pPr>
      <w:r w:rsidRPr="00826646">
        <w:rPr>
          <w:rFonts w:eastAsia="Arial Unicode MS"/>
          <w:color w:val="000000"/>
          <w:szCs w:val="28"/>
        </w:rPr>
        <w:t>Kết quả tính toán phát thải cho năm 20</w:t>
      </w:r>
      <w:r w:rsidR="00D5779B">
        <w:rPr>
          <w:rFonts w:eastAsia="Arial Unicode MS"/>
          <w:color w:val="000000"/>
          <w:szCs w:val="28"/>
        </w:rPr>
        <w:t>21</w:t>
      </w:r>
      <w:r w:rsidRPr="00826646">
        <w:rPr>
          <w:rFonts w:eastAsia="Arial Unicode MS"/>
          <w:color w:val="000000"/>
          <w:szCs w:val="28"/>
        </w:rPr>
        <w:t>, 202</w:t>
      </w:r>
      <w:r w:rsidR="00D5779B">
        <w:rPr>
          <w:rFonts w:eastAsia="Arial Unicode MS"/>
          <w:color w:val="000000"/>
          <w:szCs w:val="28"/>
        </w:rPr>
        <w:t>2</w:t>
      </w:r>
      <w:r w:rsidRPr="00826646">
        <w:rPr>
          <w:rFonts w:eastAsia="Arial Unicode MS"/>
          <w:color w:val="000000"/>
          <w:szCs w:val="28"/>
        </w:rPr>
        <w:t xml:space="preserve"> như sau</w:t>
      </w:r>
    </w:p>
    <w:p w14:paraId="7E912C5F" w14:textId="028E2630" w:rsidR="00865289" w:rsidRPr="00E11B1F" w:rsidRDefault="00865289" w:rsidP="00865289">
      <w:pPr>
        <w:pStyle w:val="Caption"/>
        <w:rPr>
          <w:lang w:val="en-US"/>
        </w:rPr>
      </w:pPr>
      <w:bookmarkStart w:id="708" w:name="_Toc169713698"/>
      <w:bookmarkStart w:id="709" w:name="_Toc213536609"/>
      <w:r>
        <w:t>Bảng 4.</w:t>
      </w:r>
      <w:r>
        <w:fldChar w:fldCharType="begin"/>
      </w:r>
      <w:r>
        <w:instrText xml:space="preserve"> SEQ Bảng_4. \* ARABIC </w:instrText>
      </w:r>
      <w:r>
        <w:fldChar w:fldCharType="separate"/>
      </w:r>
      <w:r w:rsidR="00F56855">
        <w:rPr>
          <w:noProof/>
        </w:rPr>
        <w:t>29</w:t>
      </w:r>
      <w:r>
        <w:fldChar w:fldCharType="end"/>
      </w:r>
      <w:r>
        <w:t xml:space="preserve">. </w:t>
      </w:r>
      <w:r w:rsidRPr="00D97841">
        <w:t>Kết quả phát thải CO</w:t>
      </w:r>
      <w:r w:rsidRPr="00D97841">
        <w:rPr>
          <w:vertAlign w:val="subscript"/>
        </w:rPr>
        <w:t>2</w:t>
      </w:r>
      <w:r w:rsidRPr="00D97841">
        <w:t xml:space="preserve"> của quá trình sử dụng dầu nhờn</w:t>
      </w:r>
      <w:bookmarkEnd w:id="708"/>
      <w:r w:rsidR="00E11B1F">
        <w:rPr>
          <w:lang w:val="en-US"/>
        </w:rPr>
        <w:t xml:space="preserve"> năm 2021 và 2022</w:t>
      </w:r>
      <w:bookmarkEnd w:id="709"/>
    </w:p>
    <w:tbl>
      <w:tblPr>
        <w:tblW w:w="35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9"/>
        <w:gridCol w:w="1768"/>
        <w:gridCol w:w="1730"/>
      </w:tblGrid>
      <w:tr w:rsidR="00865289" w:rsidRPr="00D97841" w14:paraId="4D3D2739" w14:textId="77777777" w:rsidTr="00844C62">
        <w:trPr>
          <w:trHeight w:val="487"/>
          <w:jc w:val="center"/>
        </w:trPr>
        <w:tc>
          <w:tcPr>
            <w:tcW w:w="2341" w:type="pct"/>
            <w:shd w:val="clear" w:color="auto" w:fill="E2EFD9"/>
            <w:vAlign w:val="center"/>
            <w:hideMark/>
          </w:tcPr>
          <w:p w14:paraId="2260321F" w14:textId="77777777" w:rsidR="00865289" w:rsidRPr="00D97841" w:rsidRDefault="00865289" w:rsidP="00844C62">
            <w:pPr>
              <w:rPr>
                <w:b/>
                <w:bCs/>
                <w:color w:val="000000"/>
                <w:szCs w:val="28"/>
              </w:rPr>
            </w:pPr>
            <w:r w:rsidRPr="00D97841">
              <w:rPr>
                <w:b/>
                <w:bCs/>
                <w:color w:val="000000"/>
                <w:szCs w:val="28"/>
              </w:rPr>
              <w:t>Năm</w:t>
            </w:r>
          </w:p>
        </w:tc>
        <w:tc>
          <w:tcPr>
            <w:tcW w:w="1344" w:type="pct"/>
            <w:shd w:val="clear" w:color="auto" w:fill="E2EFD9"/>
            <w:noWrap/>
            <w:vAlign w:val="center"/>
            <w:hideMark/>
          </w:tcPr>
          <w:p w14:paraId="5F6FA19B" w14:textId="7A573A39" w:rsidR="00865289" w:rsidRPr="00D97841" w:rsidRDefault="00865289" w:rsidP="00844C62">
            <w:pPr>
              <w:jc w:val="right"/>
              <w:rPr>
                <w:b/>
                <w:color w:val="000000"/>
                <w:szCs w:val="28"/>
              </w:rPr>
            </w:pPr>
            <w:r w:rsidRPr="00D97841">
              <w:rPr>
                <w:b/>
                <w:color w:val="000000"/>
                <w:szCs w:val="28"/>
              </w:rPr>
              <w:t>20</w:t>
            </w:r>
            <w:r w:rsidR="00D5779B">
              <w:rPr>
                <w:b/>
                <w:color w:val="000000"/>
                <w:szCs w:val="28"/>
              </w:rPr>
              <w:t>21</w:t>
            </w:r>
          </w:p>
        </w:tc>
        <w:tc>
          <w:tcPr>
            <w:tcW w:w="1315" w:type="pct"/>
            <w:shd w:val="clear" w:color="auto" w:fill="E2EFD9"/>
            <w:noWrap/>
            <w:vAlign w:val="center"/>
            <w:hideMark/>
          </w:tcPr>
          <w:p w14:paraId="5897A90C" w14:textId="5FBEDD87" w:rsidR="00865289" w:rsidRPr="00D97841" w:rsidRDefault="00865289" w:rsidP="00844C62">
            <w:pPr>
              <w:jc w:val="right"/>
              <w:rPr>
                <w:b/>
                <w:color w:val="000000"/>
                <w:szCs w:val="28"/>
              </w:rPr>
            </w:pPr>
            <w:r w:rsidRPr="00D97841">
              <w:rPr>
                <w:b/>
                <w:color w:val="000000"/>
                <w:szCs w:val="28"/>
              </w:rPr>
              <w:t>202</w:t>
            </w:r>
            <w:r w:rsidR="00D5779B">
              <w:rPr>
                <w:b/>
                <w:color w:val="000000"/>
                <w:szCs w:val="28"/>
              </w:rPr>
              <w:t>2</w:t>
            </w:r>
          </w:p>
        </w:tc>
      </w:tr>
      <w:tr w:rsidR="00E11B1F" w:rsidRPr="00D97841" w14:paraId="35869C57" w14:textId="77777777" w:rsidTr="007876B6">
        <w:trPr>
          <w:trHeight w:val="422"/>
          <w:jc w:val="center"/>
        </w:trPr>
        <w:tc>
          <w:tcPr>
            <w:tcW w:w="2341" w:type="pct"/>
            <w:noWrap/>
            <w:vAlign w:val="center"/>
            <w:hideMark/>
          </w:tcPr>
          <w:p w14:paraId="3E1684D5" w14:textId="77777777" w:rsidR="00E11B1F" w:rsidRPr="00D97841" w:rsidRDefault="00E11B1F" w:rsidP="00E11B1F">
            <w:pPr>
              <w:rPr>
                <w:color w:val="000000"/>
                <w:szCs w:val="28"/>
              </w:rPr>
            </w:pPr>
            <w:r w:rsidRPr="00D97841">
              <w:rPr>
                <w:color w:val="000000"/>
                <w:szCs w:val="28"/>
              </w:rPr>
              <w:t>Phát thải CO</w:t>
            </w:r>
            <w:r w:rsidRPr="00D97841">
              <w:rPr>
                <w:color w:val="000000"/>
                <w:szCs w:val="28"/>
                <w:vertAlign w:val="subscript"/>
              </w:rPr>
              <w:t>2</w:t>
            </w:r>
            <w:r w:rsidRPr="00D97841">
              <w:rPr>
                <w:color w:val="000000"/>
                <w:szCs w:val="28"/>
              </w:rPr>
              <w:t xml:space="preserve"> (</w:t>
            </w:r>
            <w:r>
              <w:rPr>
                <w:color w:val="000000"/>
                <w:szCs w:val="28"/>
              </w:rPr>
              <w:t xml:space="preserve">nghìn </w:t>
            </w:r>
            <w:r w:rsidRPr="00D97841">
              <w:rPr>
                <w:color w:val="000000"/>
                <w:szCs w:val="28"/>
              </w:rPr>
              <w:t>tấn)</w:t>
            </w:r>
          </w:p>
        </w:tc>
        <w:tc>
          <w:tcPr>
            <w:tcW w:w="1344" w:type="pct"/>
            <w:noWrap/>
            <w:hideMark/>
          </w:tcPr>
          <w:p w14:paraId="00F2B207" w14:textId="19827874" w:rsidR="00E11B1F" w:rsidRPr="00D97841" w:rsidRDefault="00E11B1F" w:rsidP="00E11B1F">
            <w:pPr>
              <w:jc w:val="right"/>
              <w:rPr>
                <w:color w:val="000000"/>
                <w:szCs w:val="28"/>
              </w:rPr>
            </w:pPr>
            <w:r w:rsidRPr="002A60D5">
              <w:t xml:space="preserve"> 60,53 </w:t>
            </w:r>
          </w:p>
        </w:tc>
        <w:tc>
          <w:tcPr>
            <w:tcW w:w="1315" w:type="pct"/>
            <w:noWrap/>
            <w:hideMark/>
          </w:tcPr>
          <w:p w14:paraId="79A4776D" w14:textId="68162E8B" w:rsidR="00E11B1F" w:rsidRPr="00D97841" w:rsidRDefault="00E11B1F" w:rsidP="00E11B1F">
            <w:pPr>
              <w:jc w:val="right"/>
              <w:rPr>
                <w:color w:val="000000"/>
                <w:szCs w:val="28"/>
              </w:rPr>
            </w:pPr>
            <w:r w:rsidRPr="002A60D5">
              <w:t xml:space="preserve"> 56,00 </w:t>
            </w:r>
          </w:p>
        </w:tc>
      </w:tr>
    </w:tbl>
    <w:p w14:paraId="151F3848" w14:textId="77777777" w:rsidR="003D0739" w:rsidRDefault="003D0739" w:rsidP="003D0739">
      <w:pPr>
        <w:adjustRightInd w:val="0"/>
        <w:snapToGrid w:val="0"/>
        <w:spacing w:before="120" w:after="120" w:line="264" w:lineRule="auto"/>
        <w:ind w:firstLine="720"/>
        <w:jc w:val="both"/>
        <w:rPr>
          <w:bCs/>
          <w:szCs w:val="22"/>
        </w:rPr>
      </w:pPr>
    </w:p>
    <w:p w14:paraId="176FD5F3" w14:textId="2F5CC5DB" w:rsidR="00865289" w:rsidRPr="002469D3" w:rsidRDefault="00865289" w:rsidP="00B142C2">
      <w:pPr>
        <w:pStyle w:val="Heading40"/>
        <w:numPr>
          <w:ilvl w:val="2"/>
          <w:numId w:val="36"/>
        </w:numPr>
        <w:spacing w:before="0" w:after="0" w:line="276" w:lineRule="auto"/>
        <w:jc w:val="both"/>
        <w:rPr>
          <w:bCs/>
          <w:color w:val="auto"/>
          <w:szCs w:val="22"/>
          <w:highlight w:val="yellow"/>
        </w:rPr>
      </w:pPr>
      <w:commentRangeStart w:id="710"/>
      <w:r w:rsidRPr="003D0739">
        <w:rPr>
          <w:bCs/>
          <w:color w:val="auto"/>
          <w:szCs w:val="22"/>
        </w:rPr>
        <w:tab/>
      </w:r>
      <w:r w:rsidRPr="002469D3">
        <w:rPr>
          <w:bCs/>
          <w:color w:val="auto"/>
          <w:szCs w:val="22"/>
          <w:highlight w:val="yellow"/>
        </w:rPr>
        <w:t>Sử dụng sáp paraphin (2D2)</w:t>
      </w:r>
      <w:commentRangeEnd w:id="710"/>
      <w:r w:rsidR="00DF1314" w:rsidRPr="002469D3">
        <w:rPr>
          <w:rStyle w:val="CommentReference"/>
          <w:rFonts w:eastAsia="MS Mincho" w:cs="Times New Roman"/>
          <w:i w:val="0"/>
          <w:iCs w:val="0"/>
          <w:color w:val="auto"/>
          <w:kern w:val="2"/>
          <w:highlight w:val="yellow"/>
          <w:lang w:val="vi-VN" w:eastAsia="x-none"/>
        </w:rPr>
        <w:commentReference w:id="710"/>
      </w:r>
    </w:p>
    <w:p w14:paraId="386F93E2" w14:textId="77777777" w:rsidR="00865289" w:rsidRPr="00826646" w:rsidRDefault="00865289" w:rsidP="00865289">
      <w:pPr>
        <w:adjustRightInd w:val="0"/>
        <w:snapToGrid w:val="0"/>
        <w:spacing w:before="120" w:after="120" w:line="264" w:lineRule="auto"/>
        <w:ind w:firstLine="720"/>
        <w:jc w:val="both"/>
        <w:rPr>
          <w:rFonts w:eastAsia="Arial Unicode MS"/>
          <w:color w:val="000000"/>
          <w:szCs w:val="28"/>
        </w:rPr>
      </w:pPr>
      <w:r w:rsidRPr="00826646">
        <w:rPr>
          <w:rFonts w:eastAsia="Arial Unicode MS"/>
          <w:color w:val="000000"/>
          <w:szCs w:val="28"/>
        </w:rPr>
        <w:t>Danh mục nà</w:t>
      </w:r>
      <w:r>
        <w:rPr>
          <w:rFonts w:eastAsia="Arial Unicode MS"/>
          <w:color w:val="000000"/>
          <w:szCs w:val="28"/>
        </w:rPr>
        <w:t>y</w:t>
      </w:r>
      <w:r w:rsidRPr="00826646">
        <w:rPr>
          <w:rFonts w:eastAsia="Arial Unicode MS"/>
          <w:color w:val="000000"/>
          <w:szCs w:val="28"/>
        </w:rPr>
        <w:t xml:space="preserve"> bao gồm các sản phẩm như dầu hỏa, sáp parafin và các loại sáp khác, kể cả ozokerite (hỗn hợp của hydrocacbon bão hòa, ở thể rắn ở nhiệt độ môi trường). Sáp paraffin được tách ra khỏi dầu thô trong quá trình sản xuất dầu bôi trơn nhẹ (chưng cất). Sáp paraffin được phân loại theo hàm lượng dầu và mức độ tinh chế.</w:t>
      </w:r>
    </w:p>
    <w:p w14:paraId="2B891F51" w14:textId="77777777" w:rsidR="00865289" w:rsidRDefault="00865289" w:rsidP="00865289">
      <w:pPr>
        <w:pStyle w:val="abcd"/>
      </w:pPr>
      <w:r>
        <w:t xml:space="preserve">a. Phương pháp luận </w:t>
      </w:r>
    </w:p>
    <w:p w14:paraId="46833493" w14:textId="77777777" w:rsidR="00865289" w:rsidRPr="00826646" w:rsidRDefault="00865289" w:rsidP="00865289">
      <w:pPr>
        <w:adjustRightInd w:val="0"/>
        <w:snapToGrid w:val="0"/>
        <w:spacing w:before="120" w:after="120" w:line="264" w:lineRule="auto"/>
        <w:ind w:firstLine="720"/>
        <w:jc w:val="both"/>
        <w:rPr>
          <w:rFonts w:eastAsia="Arial Unicode MS"/>
          <w:color w:val="000000"/>
          <w:szCs w:val="28"/>
        </w:rPr>
      </w:pPr>
      <w:r w:rsidRPr="00826646">
        <w:rPr>
          <w:rFonts w:eastAsia="Arial Unicode MS"/>
          <w:color w:val="000000"/>
          <w:szCs w:val="28"/>
        </w:rPr>
        <w:t xml:space="preserve">Sáp được sử dụng trong một số ứng dụng khác nhau. Sáp paraffin được sử dụng trong các ứng dụng như: nến, hộp sóng, lớp phủ giấy, định cỡ bảng, sản xuất thực phẩm, chất đánh bóng sáp, chất hoạt động bề mặt (như được sử dụng trong chất </w:t>
      </w:r>
      <w:r w:rsidRPr="00826646">
        <w:rPr>
          <w:rFonts w:eastAsia="Arial Unicode MS"/>
          <w:color w:val="000000"/>
          <w:szCs w:val="28"/>
        </w:rPr>
        <w:lastRenderedPageBreak/>
        <w:t>tẩy rửa) và nhiều chất khác. Khí thải từ việc sử dụng sáp phát sinh chủ yếu khi sáp hoặc dẫn xuất của parafin được đốt cháy trong quá trình sử dụng (ví dụ: nến).</w:t>
      </w:r>
    </w:p>
    <w:p w14:paraId="3284D68D" w14:textId="77777777" w:rsidR="00865289" w:rsidRDefault="00865289" w:rsidP="00865289">
      <w:pPr>
        <w:adjustRightInd w:val="0"/>
        <w:snapToGrid w:val="0"/>
        <w:spacing w:before="120" w:after="120" w:line="264" w:lineRule="auto"/>
        <w:ind w:firstLine="720"/>
        <w:jc w:val="both"/>
        <w:rPr>
          <w:rFonts w:eastAsia="Arial Unicode MS"/>
          <w:color w:val="000000"/>
          <w:szCs w:val="28"/>
        </w:rPr>
      </w:pPr>
      <w:r w:rsidRPr="00826646">
        <w:rPr>
          <w:rFonts w:eastAsia="Arial Unicode MS"/>
          <w:color w:val="000000"/>
          <w:szCs w:val="28"/>
        </w:rPr>
        <w:t>Theo hướng dẫn trong IPCC 2006, có hai phương pháp luận để xác định lượng khí thải từ việc sử dụng sáp paraphin. Cả Bậc 1 và Bậc 2 về cơ bản đều dựa trên cùng một phương pháp phân tích, đó là áp dụng các hệ số phát thải cho dữ liệu hoạt động về lượng tiêu thụ sáp paraphin ở một quốc gia (tính theo đơn vị năng lượng, ví dụ: TJ). Phương pháp Bậc 2 yêu cầu dữ liệu hệ số Oxy hóa trong quá trình sử dụng (Oxidised During Use - ODU) của quốc gia, trong khi phương pháp Bậc 1 dựa vào việc áp dụng một hệ số ODU mặc định cho tổng dữ liệu hoạt động của sử dụng paraphin. Với số liệu thu thập thì Bậc 1 phù hợp để sử dụng cho tính toán</w:t>
      </w:r>
      <w:r>
        <w:rPr>
          <w:rFonts w:eastAsia="Arial Unicode MS"/>
          <w:color w:val="000000"/>
          <w:szCs w:val="28"/>
        </w:rPr>
        <w:t xml:space="preserve"> theo công thức 5.1, trang 5.11, Chương 5, Phần 3, IPCC 2006.</w:t>
      </w:r>
    </w:p>
    <w:p w14:paraId="2D27AF53" w14:textId="77777777" w:rsidR="00865289" w:rsidRDefault="00865289" w:rsidP="00865289">
      <w:pPr>
        <w:pStyle w:val="abcd"/>
      </w:pPr>
      <w:r>
        <w:t xml:space="preserve">b. Số liệu hoạt động </w:t>
      </w:r>
    </w:p>
    <w:p w14:paraId="667DBD4B" w14:textId="0EAEC705" w:rsidR="00865289" w:rsidRPr="00826646" w:rsidRDefault="00865289" w:rsidP="00865289">
      <w:pPr>
        <w:adjustRightInd w:val="0"/>
        <w:snapToGrid w:val="0"/>
        <w:spacing w:before="120" w:after="120" w:line="264" w:lineRule="auto"/>
        <w:ind w:firstLine="720"/>
        <w:jc w:val="both"/>
        <w:rPr>
          <w:rFonts w:eastAsia="Arial Unicode MS"/>
          <w:color w:val="000000"/>
          <w:szCs w:val="28"/>
        </w:rPr>
      </w:pPr>
      <w:r w:rsidRPr="00826646">
        <w:rPr>
          <w:rFonts w:eastAsia="Arial Unicode MS"/>
          <w:color w:val="000000"/>
          <w:szCs w:val="28"/>
        </w:rPr>
        <w:t>Số liệu về lượng tiêu thụ parafin được sử dụng từ nguồn Tổng cục thống kê. Số liệu cụ thể cho năm 20</w:t>
      </w:r>
      <w:ins w:id="711" w:author="Anh Pham" w:date="2025-11-08T23:11:00Z" w16du:dateUtc="2025-11-08T16:11:00Z">
        <w:r w:rsidR="00FF62E6">
          <w:rPr>
            <w:rFonts w:eastAsia="Arial Unicode MS"/>
            <w:color w:val="000000"/>
            <w:szCs w:val="28"/>
          </w:rPr>
          <w:t>2</w:t>
        </w:r>
      </w:ins>
      <w:del w:id="712" w:author="Anh Pham" w:date="2025-11-08T23:11:00Z" w16du:dateUtc="2025-11-08T16:11:00Z">
        <w:r w:rsidRPr="00826646" w:rsidDel="00FF62E6">
          <w:rPr>
            <w:rFonts w:eastAsia="Arial Unicode MS"/>
            <w:color w:val="000000"/>
            <w:szCs w:val="28"/>
          </w:rPr>
          <w:delText>18</w:delText>
        </w:r>
      </w:del>
      <w:ins w:id="713" w:author="Anh Pham" w:date="2025-11-08T23:11:00Z" w16du:dateUtc="2025-11-08T16:11:00Z">
        <w:r w:rsidR="00FF62E6">
          <w:rPr>
            <w:rFonts w:eastAsia="Arial Unicode MS"/>
            <w:color w:val="000000"/>
            <w:szCs w:val="28"/>
          </w:rPr>
          <w:t>1,</w:t>
        </w:r>
      </w:ins>
      <w:del w:id="714" w:author="Anh Pham" w:date="2025-11-08T23:11:00Z" w16du:dateUtc="2025-11-08T16:11:00Z">
        <w:r w:rsidRPr="00826646" w:rsidDel="00FF62E6">
          <w:rPr>
            <w:rFonts w:eastAsia="Arial Unicode MS"/>
            <w:color w:val="000000"/>
            <w:szCs w:val="28"/>
          </w:rPr>
          <w:delText>,</w:delText>
        </w:r>
      </w:del>
      <w:r w:rsidRPr="00826646">
        <w:rPr>
          <w:rFonts w:eastAsia="Arial Unicode MS"/>
          <w:color w:val="000000"/>
          <w:szCs w:val="28"/>
        </w:rPr>
        <w:t xml:space="preserve"> 202</w:t>
      </w:r>
      <w:ins w:id="715" w:author="Anh Pham" w:date="2025-11-08T23:11:00Z" w16du:dateUtc="2025-11-08T16:11:00Z">
        <w:r w:rsidR="00FF62E6">
          <w:rPr>
            <w:rFonts w:eastAsia="Arial Unicode MS"/>
            <w:color w:val="000000"/>
            <w:szCs w:val="28"/>
          </w:rPr>
          <w:t>2</w:t>
        </w:r>
      </w:ins>
      <w:del w:id="716" w:author="Anh Pham" w:date="2025-11-08T23:11:00Z" w16du:dateUtc="2025-11-08T16:11:00Z">
        <w:r w:rsidRPr="00826646" w:rsidDel="00FF62E6">
          <w:rPr>
            <w:rFonts w:eastAsia="Arial Unicode MS"/>
            <w:color w:val="000000"/>
            <w:szCs w:val="28"/>
          </w:rPr>
          <w:delText>0</w:delText>
        </w:r>
      </w:del>
      <w:r w:rsidRPr="00826646">
        <w:rPr>
          <w:rFonts w:eastAsia="Arial Unicode MS"/>
          <w:color w:val="000000"/>
          <w:szCs w:val="28"/>
        </w:rPr>
        <w:t xml:space="preserve"> như sau:</w:t>
      </w:r>
    </w:p>
    <w:p w14:paraId="00D3E4A8" w14:textId="5D265E10" w:rsidR="00865289" w:rsidRPr="00826646" w:rsidRDefault="00865289" w:rsidP="00865289">
      <w:pPr>
        <w:pStyle w:val="Caption"/>
      </w:pPr>
      <w:bookmarkStart w:id="717" w:name="_Toc169713699"/>
      <w:bookmarkStart w:id="718" w:name="_Toc213536610"/>
      <w:r w:rsidRPr="00826646">
        <w:t>Bảng 4.</w:t>
      </w:r>
      <w:r>
        <w:fldChar w:fldCharType="begin"/>
      </w:r>
      <w:r>
        <w:instrText xml:space="preserve"> SEQ Bảng_4. \* ARABIC </w:instrText>
      </w:r>
      <w:r>
        <w:fldChar w:fldCharType="separate"/>
      </w:r>
      <w:r w:rsidR="00F56855">
        <w:rPr>
          <w:noProof/>
        </w:rPr>
        <w:t>30</w:t>
      </w:r>
      <w:r>
        <w:fldChar w:fldCharType="end"/>
      </w:r>
      <w:r w:rsidRPr="00826646">
        <w:t>. Số liệu về sử dụng Parafin</w:t>
      </w:r>
      <w:bookmarkEnd w:id="717"/>
      <w:bookmarkEnd w:id="718"/>
    </w:p>
    <w:tbl>
      <w:tblPr>
        <w:tblW w:w="4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2"/>
        <w:gridCol w:w="1300"/>
        <w:gridCol w:w="1168"/>
      </w:tblGrid>
      <w:tr w:rsidR="00865289" w:rsidRPr="00D97841" w14:paraId="418F52F1" w14:textId="77777777" w:rsidTr="002469D3">
        <w:trPr>
          <w:trHeight w:val="300"/>
          <w:jc w:val="center"/>
        </w:trPr>
        <w:tc>
          <w:tcPr>
            <w:tcW w:w="2332" w:type="dxa"/>
            <w:shd w:val="clear" w:color="auto" w:fill="E2EFD9"/>
            <w:vAlign w:val="center"/>
            <w:hideMark/>
          </w:tcPr>
          <w:p w14:paraId="5BF79E8D" w14:textId="77777777" w:rsidR="00865289" w:rsidRPr="00D97841" w:rsidRDefault="00865289" w:rsidP="00844C62">
            <w:pPr>
              <w:rPr>
                <w:b/>
                <w:bCs/>
                <w:color w:val="000000"/>
                <w:szCs w:val="28"/>
              </w:rPr>
            </w:pPr>
            <w:r w:rsidRPr="00D97841">
              <w:rPr>
                <w:b/>
                <w:bCs/>
                <w:color w:val="000000"/>
                <w:szCs w:val="28"/>
              </w:rPr>
              <w:t>Năm</w:t>
            </w:r>
          </w:p>
        </w:tc>
        <w:tc>
          <w:tcPr>
            <w:tcW w:w="1300" w:type="dxa"/>
            <w:shd w:val="clear" w:color="auto" w:fill="E2EFD9"/>
            <w:noWrap/>
            <w:vAlign w:val="center"/>
          </w:tcPr>
          <w:p w14:paraId="458A76CB" w14:textId="733B0A86" w:rsidR="00865289" w:rsidRPr="00D97841" w:rsidRDefault="002469D3" w:rsidP="00844C62">
            <w:pPr>
              <w:jc w:val="right"/>
              <w:rPr>
                <w:b/>
                <w:color w:val="000000"/>
                <w:szCs w:val="28"/>
              </w:rPr>
            </w:pPr>
            <w:r>
              <w:rPr>
                <w:b/>
                <w:color w:val="000000"/>
                <w:szCs w:val="28"/>
              </w:rPr>
              <w:t>2021</w:t>
            </w:r>
          </w:p>
        </w:tc>
        <w:tc>
          <w:tcPr>
            <w:tcW w:w="1168" w:type="dxa"/>
            <w:shd w:val="clear" w:color="auto" w:fill="E2EFD9"/>
            <w:noWrap/>
            <w:vAlign w:val="center"/>
          </w:tcPr>
          <w:p w14:paraId="6BFC1A71" w14:textId="0C3C8DC7" w:rsidR="00865289" w:rsidRPr="00D97841" w:rsidRDefault="002469D3" w:rsidP="00844C62">
            <w:pPr>
              <w:jc w:val="right"/>
              <w:rPr>
                <w:b/>
                <w:color w:val="000000"/>
                <w:szCs w:val="28"/>
              </w:rPr>
            </w:pPr>
            <w:r>
              <w:rPr>
                <w:b/>
                <w:color w:val="000000"/>
                <w:szCs w:val="28"/>
              </w:rPr>
              <w:t>2022</w:t>
            </w:r>
          </w:p>
        </w:tc>
      </w:tr>
      <w:tr w:rsidR="00865289" w:rsidRPr="00D97841" w14:paraId="45232C49" w14:textId="77777777" w:rsidTr="002469D3">
        <w:trPr>
          <w:trHeight w:val="300"/>
          <w:jc w:val="center"/>
        </w:trPr>
        <w:tc>
          <w:tcPr>
            <w:tcW w:w="2332" w:type="dxa"/>
            <w:noWrap/>
            <w:vAlign w:val="center"/>
            <w:hideMark/>
          </w:tcPr>
          <w:p w14:paraId="326DC4FD" w14:textId="77777777" w:rsidR="00865289" w:rsidRPr="00D97841" w:rsidRDefault="00865289" w:rsidP="00844C62">
            <w:pPr>
              <w:rPr>
                <w:color w:val="000000"/>
                <w:szCs w:val="28"/>
              </w:rPr>
            </w:pPr>
            <w:r w:rsidRPr="00D97841">
              <w:rPr>
                <w:color w:val="000000"/>
                <w:szCs w:val="28"/>
              </w:rPr>
              <w:t>Sáp paraphin (TJ)</w:t>
            </w:r>
          </w:p>
        </w:tc>
        <w:tc>
          <w:tcPr>
            <w:tcW w:w="1300" w:type="dxa"/>
            <w:noWrap/>
            <w:vAlign w:val="center"/>
          </w:tcPr>
          <w:p w14:paraId="382AE4CB" w14:textId="033FD0A7" w:rsidR="00865289" w:rsidRPr="00D97841" w:rsidRDefault="00865289" w:rsidP="00844C62">
            <w:pPr>
              <w:jc w:val="right"/>
              <w:rPr>
                <w:color w:val="000000"/>
                <w:szCs w:val="28"/>
              </w:rPr>
            </w:pPr>
          </w:p>
        </w:tc>
        <w:tc>
          <w:tcPr>
            <w:tcW w:w="1168" w:type="dxa"/>
            <w:noWrap/>
            <w:vAlign w:val="center"/>
          </w:tcPr>
          <w:p w14:paraId="60981324" w14:textId="695BD679" w:rsidR="00865289" w:rsidRPr="00D97841" w:rsidRDefault="00865289" w:rsidP="00844C62">
            <w:pPr>
              <w:jc w:val="right"/>
              <w:rPr>
                <w:color w:val="000000"/>
                <w:szCs w:val="28"/>
              </w:rPr>
            </w:pPr>
          </w:p>
        </w:tc>
      </w:tr>
    </w:tbl>
    <w:p w14:paraId="7166CF0C" w14:textId="77777777" w:rsidR="00865289" w:rsidRDefault="00865289" w:rsidP="00865289">
      <w:pPr>
        <w:pStyle w:val="abcd"/>
      </w:pPr>
      <w:r>
        <w:t xml:space="preserve">c. Hệ số phát thải </w:t>
      </w:r>
    </w:p>
    <w:p w14:paraId="1021FA18" w14:textId="77777777" w:rsidR="00865289" w:rsidRPr="00826646" w:rsidRDefault="00865289" w:rsidP="00865289">
      <w:pPr>
        <w:adjustRightInd w:val="0"/>
        <w:snapToGrid w:val="0"/>
        <w:spacing w:before="120" w:after="120" w:line="264" w:lineRule="auto"/>
        <w:ind w:firstLine="720"/>
        <w:jc w:val="both"/>
        <w:rPr>
          <w:rFonts w:eastAsia="Arial Unicode MS"/>
          <w:color w:val="000000"/>
          <w:szCs w:val="28"/>
        </w:rPr>
      </w:pPr>
      <w:r w:rsidRPr="00826646">
        <w:rPr>
          <w:rFonts w:eastAsia="Arial Unicode MS"/>
          <w:color w:val="000000"/>
          <w:szCs w:val="28"/>
        </w:rPr>
        <w:t>Hệ số phát thải bao gồm hệ số hàm lượng carbon cụ thể (tấn C/TJ) nhân với hệ số ODU, sau đó nhân tiếp với 44/12 (tỷ lệ khối lượng CO</w:t>
      </w:r>
      <w:r w:rsidRPr="00826646">
        <w:rPr>
          <w:rFonts w:eastAsia="Arial Unicode MS"/>
          <w:color w:val="000000"/>
          <w:szCs w:val="28"/>
          <w:vertAlign w:val="subscript"/>
        </w:rPr>
        <w:t>2</w:t>
      </w:r>
      <w:r w:rsidRPr="00826646">
        <w:rPr>
          <w:rFonts w:eastAsia="Arial Unicode MS"/>
          <w:color w:val="000000"/>
          <w:szCs w:val="28"/>
        </w:rPr>
        <w:t>/C) sẽ ra hệ số phát thải (được biểu thị bằng tấn CO</w:t>
      </w:r>
      <w:r w:rsidRPr="00826646">
        <w:rPr>
          <w:rFonts w:eastAsia="Arial Unicode MS"/>
          <w:color w:val="000000"/>
          <w:szCs w:val="28"/>
          <w:vertAlign w:val="subscript"/>
        </w:rPr>
        <w:t>2</w:t>
      </w:r>
      <w:r w:rsidRPr="00826646">
        <w:rPr>
          <w:rFonts w:eastAsia="Arial Unicode MS"/>
          <w:color w:val="000000"/>
          <w:szCs w:val="28"/>
        </w:rPr>
        <w:t>/TJ). Đối với sáp paraphin, hệ số hàm lượng carbon mặc định là 20,0 kg C/GJ trên cơ sở Giá trị nhiệt thấp. Khi dữ liệu có sẵn hạn chế, sử dụng các hệ số ODU mặc định cho sáp paraphin (20%).</w:t>
      </w:r>
    </w:p>
    <w:p w14:paraId="02843294" w14:textId="77777777" w:rsidR="00865289" w:rsidRDefault="00865289" w:rsidP="00865289">
      <w:pPr>
        <w:pStyle w:val="abcd"/>
      </w:pPr>
      <w:r>
        <w:t xml:space="preserve">d. Kết quả phát thải </w:t>
      </w:r>
    </w:p>
    <w:p w14:paraId="249512A9" w14:textId="6B12D16F" w:rsidR="00865289" w:rsidRPr="00826646" w:rsidRDefault="00865289" w:rsidP="00865289">
      <w:pPr>
        <w:adjustRightInd w:val="0"/>
        <w:snapToGrid w:val="0"/>
        <w:spacing w:before="120" w:after="120" w:line="264" w:lineRule="auto"/>
        <w:ind w:firstLine="720"/>
        <w:jc w:val="both"/>
        <w:rPr>
          <w:rFonts w:eastAsia="Arial Unicode MS"/>
          <w:color w:val="000000"/>
          <w:szCs w:val="28"/>
        </w:rPr>
      </w:pPr>
      <w:r w:rsidRPr="00826646">
        <w:rPr>
          <w:rFonts w:eastAsia="Arial Unicode MS"/>
          <w:color w:val="000000"/>
          <w:szCs w:val="28"/>
        </w:rPr>
        <w:t>Kết quả tính toán phát thải cho năm 20</w:t>
      </w:r>
      <w:r w:rsidR="002469D3">
        <w:rPr>
          <w:rFonts w:eastAsia="Arial Unicode MS"/>
          <w:color w:val="000000"/>
          <w:szCs w:val="28"/>
        </w:rPr>
        <w:t>21</w:t>
      </w:r>
      <w:r w:rsidRPr="00826646">
        <w:rPr>
          <w:rFonts w:eastAsia="Arial Unicode MS"/>
          <w:color w:val="000000"/>
          <w:szCs w:val="28"/>
        </w:rPr>
        <w:t>, 202</w:t>
      </w:r>
      <w:r w:rsidR="002469D3">
        <w:rPr>
          <w:rFonts w:eastAsia="Arial Unicode MS"/>
          <w:color w:val="000000"/>
          <w:szCs w:val="28"/>
        </w:rPr>
        <w:t>2</w:t>
      </w:r>
      <w:r w:rsidRPr="00826646">
        <w:rPr>
          <w:rFonts w:eastAsia="Arial Unicode MS"/>
          <w:color w:val="000000"/>
          <w:szCs w:val="28"/>
        </w:rPr>
        <w:t xml:space="preserve"> như sau:</w:t>
      </w:r>
    </w:p>
    <w:p w14:paraId="05F9AE66" w14:textId="43788759" w:rsidR="00865289" w:rsidRPr="00D97841" w:rsidRDefault="00865289" w:rsidP="00865289">
      <w:pPr>
        <w:pStyle w:val="Caption"/>
      </w:pPr>
      <w:bookmarkStart w:id="719" w:name="_Toc169713700"/>
      <w:bookmarkStart w:id="720" w:name="_Toc213536611"/>
      <w:r w:rsidRPr="00826646">
        <w:t>Bảng 4.</w:t>
      </w:r>
      <w:r>
        <w:fldChar w:fldCharType="begin"/>
      </w:r>
      <w:r>
        <w:instrText xml:space="preserve"> SEQ Bảng_4. \* ARABIC </w:instrText>
      </w:r>
      <w:r>
        <w:fldChar w:fldCharType="separate"/>
      </w:r>
      <w:r w:rsidR="00F56855">
        <w:rPr>
          <w:noProof/>
        </w:rPr>
        <w:t>31</w:t>
      </w:r>
      <w:r>
        <w:fldChar w:fldCharType="end"/>
      </w:r>
      <w:r w:rsidRPr="00826646">
        <w:t xml:space="preserve">. </w:t>
      </w:r>
      <w:r w:rsidRPr="00D97841">
        <w:t>Phát thải do sử dụng paraffin</w:t>
      </w:r>
      <w:bookmarkEnd w:id="719"/>
      <w:bookmarkEnd w:id="720"/>
      <w:r w:rsidRPr="00D97841">
        <w:t xml:space="preserve"> </w:t>
      </w:r>
    </w:p>
    <w:tbl>
      <w:tblPr>
        <w:tblW w:w="35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9"/>
        <w:gridCol w:w="1768"/>
        <w:gridCol w:w="1730"/>
      </w:tblGrid>
      <w:tr w:rsidR="00865289" w:rsidRPr="00D97841" w14:paraId="05CCF378" w14:textId="77777777" w:rsidTr="00844C62">
        <w:trPr>
          <w:trHeight w:val="300"/>
          <w:jc w:val="center"/>
        </w:trPr>
        <w:tc>
          <w:tcPr>
            <w:tcW w:w="2341" w:type="pct"/>
            <w:shd w:val="clear" w:color="auto" w:fill="E2EFD9"/>
            <w:vAlign w:val="center"/>
            <w:hideMark/>
          </w:tcPr>
          <w:p w14:paraId="56A430BB" w14:textId="77777777" w:rsidR="00865289" w:rsidRPr="00D97841" w:rsidRDefault="00865289" w:rsidP="00844C62">
            <w:pPr>
              <w:rPr>
                <w:b/>
                <w:bCs/>
                <w:color w:val="000000"/>
                <w:szCs w:val="28"/>
              </w:rPr>
            </w:pPr>
            <w:r w:rsidRPr="00D97841">
              <w:rPr>
                <w:b/>
                <w:bCs/>
                <w:color w:val="000000"/>
                <w:szCs w:val="28"/>
              </w:rPr>
              <w:t>Năm</w:t>
            </w:r>
          </w:p>
        </w:tc>
        <w:tc>
          <w:tcPr>
            <w:tcW w:w="1344" w:type="pct"/>
            <w:shd w:val="clear" w:color="auto" w:fill="E2EFD9"/>
            <w:noWrap/>
            <w:vAlign w:val="center"/>
            <w:hideMark/>
          </w:tcPr>
          <w:p w14:paraId="73EE602E" w14:textId="5DA4CDAE" w:rsidR="00865289" w:rsidRPr="00D97841" w:rsidRDefault="00865289" w:rsidP="00844C62">
            <w:pPr>
              <w:jc w:val="right"/>
              <w:rPr>
                <w:b/>
                <w:color w:val="000000"/>
                <w:szCs w:val="28"/>
              </w:rPr>
            </w:pPr>
            <w:r w:rsidRPr="00D97841">
              <w:rPr>
                <w:b/>
                <w:color w:val="000000"/>
                <w:szCs w:val="28"/>
              </w:rPr>
              <w:t>20</w:t>
            </w:r>
            <w:r w:rsidR="002469D3">
              <w:rPr>
                <w:b/>
                <w:color w:val="000000"/>
                <w:szCs w:val="28"/>
              </w:rPr>
              <w:t>21</w:t>
            </w:r>
          </w:p>
        </w:tc>
        <w:tc>
          <w:tcPr>
            <w:tcW w:w="1315" w:type="pct"/>
            <w:shd w:val="clear" w:color="auto" w:fill="E2EFD9"/>
            <w:noWrap/>
            <w:vAlign w:val="center"/>
            <w:hideMark/>
          </w:tcPr>
          <w:p w14:paraId="1AECB448" w14:textId="671E4FDD" w:rsidR="00865289" w:rsidRPr="00D97841" w:rsidRDefault="00865289" w:rsidP="00844C62">
            <w:pPr>
              <w:jc w:val="right"/>
              <w:rPr>
                <w:b/>
                <w:color w:val="000000"/>
                <w:szCs w:val="28"/>
              </w:rPr>
            </w:pPr>
            <w:r w:rsidRPr="00D97841">
              <w:rPr>
                <w:b/>
                <w:color w:val="000000"/>
                <w:szCs w:val="28"/>
              </w:rPr>
              <w:t>202</w:t>
            </w:r>
            <w:r w:rsidR="002469D3">
              <w:rPr>
                <w:b/>
                <w:color w:val="000000"/>
                <w:szCs w:val="28"/>
              </w:rPr>
              <w:t>2</w:t>
            </w:r>
          </w:p>
        </w:tc>
      </w:tr>
      <w:tr w:rsidR="00865289" w:rsidRPr="00D97841" w14:paraId="2A28EBC7" w14:textId="77777777" w:rsidTr="002469D3">
        <w:trPr>
          <w:trHeight w:val="300"/>
          <w:jc w:val="center"/>
        </w:trPr>
        <w:tc>
          <w:tcPr>
            <w:tcW w:w="2341" w:type="pct"/>
            <w:noWrap/>
            <w:vAlign w:val="center"/>
            <w:hideMark/>
          </w:tcPr>
          <w:p w14:paraId="22A4F6BF" w14:textId="77777777" w:rsidR="00865289" w:rsidRPr="00D97841" w:rsidRDefault="00865289" w:rsidP="00844C62">
            <w:pPr>
              <w:rPr>
                <w:color w:val="000000"/>
                <w:szCs w:val="28"/>
              </w:rPr>
            </w:pPr>
            <w:r w:rsidRPr="00D97841">
              <w:rPr>
                <w:color w:val="000000"/>
                <w:szCs w:val="28"/>
              </w:rPr>
              <w:t>Phát thải CO</w:t>
            </w:r>
            <w:r w:rsidRPr="00D97841">
              <w:rPr>
                <w:color w:val="000000"/>
                <w:szCs w:val="28"/>
                <w:vertAlign w:val="subscript"/>
              </w:rPr>
              <w:t>2</w:t>
            </w:r>
            <w:r w:rsidRPr="00D97841">
              <w:rPr>
                <w:color w:val="000000"/>
                <w:szCs w:val="28"/>
              </w:rPr>
              <w:t xml:space="preserve"> (</w:t>
            </w:r>
            <w:r>
              <w:rPr>
                <w:color w:val="000000"/>
                <w:szCs w:val="28"/>
              </w:rPr>
              <w:t xml:space="preserve">nghìn </w:t>
            </w:r>
            <w:r w:rsidRPr="00D97841">
              <w:rPr>
                <w:color w:val="000000"/>
                <w:szCs w:val="28"/>
              </w:rPr>
              <w:t>tấn)</w:t>
            </w:r>
          </w:p>
        </w:tc>
        <w:tc>
          <w:tcPr>
            <w:tcW w:w="1344" w:type="pct"/>
            <w:noWrap/>
            <w:vAlign w:val="center"/>
          </w:tcPr>
          <w:p w14:paraId="2D9AC10C" w14:textId="3F6BA6B8" w:rsidR="00865289" w:rsidRPr="00D97841" w:rsidRDefault="00865289" w:rsidP="00844C62">
            <w:pPr>
              <w:jc w:val="right"/>
              <w:rPr>
                <w:color w:val="000000"/>
                <w:szCs w:val="28"/>
              </w:rPr>
            </w:pPr>
          </w:p>
        </w:tc>
        <w:tc>
          <w:tcPr>
            <w:tcW w:w="1315" w:type="pct"/>
            <w:noWrap/>
            <w:vAlign w:val="center"/>
          </w:tcPr>
          <w:p w14:paraId="24ECC406" w14:textId="4BF98B8E" w:rsidR="00865289" w:rsidRPr="00D97841" w:rsidRDefault="00865289" w:rsidP="00844C62">
            <w:pPr>
              <w:jc w:val="right"/>
              <w:rPr>
                <w:color w:val="000000"/>
                <w:szCs w:val="28"/>
              </w:rPr>
            </w:pPr>
          </w:p>
        </w:tc>
      </w:tr>
    </w:tbl>
    <w:p w14:paraId="7EEA03B6" w14:textId="77777777" w:rsidR="00865289" w:rsidRPr="003D0739" w:rsidRDefault="00865289" w:rsidP="00B142C2">
      <w:pPr>
        <w:pStyle w:val="Heading3"/>
        <w:numPr>
          <w:ilvl w:val="1"/>
          <w:numId w:val="36"/>
        </w:numPr>
        <w:rPr>
          <w:b/>
          <w:bCs/>
          <w:i/>
          <w:color w:val="auto"/>
          <w:szCs w:val="22"/>
          <w:lang w:val="vi-VN"/>
        </w:rPr>
      </w:pPr>
      <w:bookmarkStart w:id="721" w:name="_Toc169331527"/>
      <w:r w:rsidRPr="003D0739">
        <w:rPr>
          <w:b/>
          <w:bCs/>
          <w:i/>
          <w:color w:val="auto"/>
          <w:szCs w:val="22"/>
          <w:lang w:val="vi-VN"/>
        </w:rPr>
        <w:t>Công nghiệp điện tử (2E)</w:t>
      </w:r>
      <w:bookmarkEnd w:id="721"/>
    </w:p>
    <w:p w14:paraId="729D55D3" w14:textId="77777777" w:rsidR="00865289" w:rsidRPr="00D753C4" w:rsidRDefault="00865289" w:rsidP="00865289">
      <w:pPr>
        <w:adjustRightInd w:val="0"/>
        <w:snapToGrid w:val="0"/>
        <w:spacing w:before="120" w:after="120" w:line="264" w:lineRule="auto"/>
        <w:jc w:val="both"/>
        <w:rPr>
          <w:rFonts w:eastAsia="Arial Unicode MS"/>
          <w:color w:val="000000"/>
          <w:szCs w:val="28"/>
        </w:rPr>
      </w:pPr>
      <w:r w:rsidRPr="00D753C4">
        <w:rPr>
          <w:rFonts w:eastAsia="Arial Unicode MS"/>
          <w:color w:val="000000"/>
          <w:szCs w:val="28"/>
        </w:rPr>
        <w:tab/>
        <w:t>Do không có thông tin và chưa thu thập được SLHĐ nên chưa tính được phát thải KNK từ các quá trình công nghiệp điện tử (2E1</w:t>
      </w:r>
      <w:r>
        <w:rPr>
          <w:rFonts w:eastAsia="Arial Unicode MS"/>
          <w:color w:val="000000"/>
          <w:szCs w:val="28"/>
        </w:rPr>
        <w:t>, 2E2, 2E3, 2E4 và 2E</w:t>
      </w:r>
      <w:r>
        <w:rPr>
          <w:rFonts w:eastAsia="Arial Unicode MS"/>
          <w:color w:val="000000"/>
          <w:szCs w:val="28"/>
          <w:lang w:val="vi-VN"/>
        </w:rPr>
        <w:t>5</w:t>
      </w:r>
      <w:r w:rsidRPr="00D753C4">
        <w:rPr>
          <w:rFonts w:eastAsia="Arial Unicode MS"/>
          <w:color w:val="000000"/>
          <w:szCs w:val="28"/>
        </w:rPr>
        <w:t>).</w:t>
      </w:r>
    </w:p>
    <w:p w14:paraId="18F27179" w14:textId="77777777" w:rsidR="00865289" w:rsidRPr="003D0739" w:rsidRDefault="00865289" w:rsidP="00B142C2">
      <w:pPr>
        <w:pStyle w:val="Heading3"/>
        <w:numPr>
          <w:ilvl w:val="1"/>
          <w:numId w:val="36"/>
        </w:numPr>
        <w:rPr>
          <w:b/>
          <w:bCs/>
          <w:i/>
          <w:color w:val="auto"/>
          <w:szCs w:val="22"/>
          <w:lang w:val="vi-VN"/>
        </w:rPr>
      </w:pPr>
      <w:bookmarkStart w:id="722" w:name="_Toc169331528"/>
      <w:r w:rsidRPr="003D0739">
        <w:rPr>
          <w:b/>
          <w:bCs/>
          <w:i/>
          <w:color w:val="auto"/>
          <w:szCs w:val="22"/>
          <w:lang w:val="vi-VN"/>
        </w:rPr>
        <w:lastRenderedPageBreak/>
        <w:t>Sử dụng sản phẩm thay thế cho các chất làm suy giảm tầng ô-dôn (2F)</w:t>
      </w:r>
      <w:bookmarkEnd w:id="722"/>
    </w:p>
    <w:p w14:paraId="27F7DF23" w14:textId="77777777" w:rsidR="00865289" w:rsidRPr="00D97841" w:rsidRDefault="00865289" w:rsidP="00865289">
      <w:pPr>
        <w:pStyle w:val="Hue"/>
      </w:pPr>
      <w:r>
        <w:tab/>
      </w:r>
      <w:r w:rsidRPr="00D97841">
        <w:t xml:space="preserve">Một phần, fluorinated hydrocarbon (HFCs), perfluorinated hydrocarbon (PFCs), </w:t>
      </w:r>
      <w:r w:rsidRPr="00826646">
        <w:t>và</w:t>
      </w:r>
      <w:r w:rsidRPr="00D97841">
        <w:t xml:space="preserve"> sulphur hexafluoride (SF</w:t>
      </w:r>
      <w:r w:rsidRPr="00826646">
        <w:t>6</w:t>
      </w:r>
      <w:r w:rsidRPr="00D97841">
        <w:t>) đang được sử dụng như là các chất thay thế cho các chất làm suy giảm ôzôn (ODS) đang được loại bỏ theo Nghị định thư Montreal. Trong thực tế, phát thải các chất PFC, HFCs và SF</w:t>
      </w:r>
      <w:r w:rsidRPr="00826646">
        <w:t>6</w:t>
      </w:r>
      <w:r w:rsidRPr="00D97841">
        <w:t xml:space="preserve"> sẽ được chú ý do tác động của chúng đối với hiệu ứng ấm lên toàn cầu. Tiêu thụ của các chất này bao gồm:</w:t>
      </w:r>
    </w:p>
    <w:p w14:paraId="6B3813AF" w14:textId="77777777" w:rsidR="00865289" w:rsidRPr="00826646" w:rsidRDefault="00865289" w:rsidP="00865289">
      <w:pPr>
        <w:pStyle w:val="Hue"/>
      </w:pPr>
      <w:r>
        <w:t xml:space="preserve">- </w:t>
      </w:r>
      <w:r w:rsidRPr="00826646">
        <w:t xml:space="preserve">Làm lạnh và điều hòa nhiệt độ </w:t>
      </w:r>
    </w:p>
    <w:p w14:paraId="615815D6" w14:textId="77777777" w:rsidR="00865289" w:rsidRPr="00826646" w:rsidRDefault="00865289" w:rsidP="00865289">
      <w:pPr>
        <w:pStyle w:val="Hue"/>
      </w:pPr>
      <w:r>
        <w:t xml:space="preserve">- </w:t>
      </w:r>
      <w:r w:rsidRPr="00826646">
        <w:t>Thiết bị dập lửa và chống cháy nổ</w:t>
      </w:r>
    </w:p>
    <w:p w14:paraId="0B4A96ED" w14:textId="77777777" w:rsidR="00865289" w:rsidRPr="00826646" w:rsidRDefault="00865289" w:rsidP="00865289">
      <w:pPr>
        <w:pStyle w:val="Hue"/>
      </w:pPr>
      <w:r>
        <w:t xml:space="preserve">- </w:t>
      </w:r>
      <w:r w:rsidRPr="00826646">
        <w:t xml:space="preserve">Bình xịt </w:t>
      </w:r>
    </w:p>
    <w:p w14:paraId="478CAFF4" w14:textId="77777777" w:rsidR="00865289" w:rsidRPr="00826646" w:rsidRDefault="00865289" w:rsidP="00865289">
      <w:pPr>
        <w:pStyle w:val="Hue"/>
      </w:pPr>
      <w:r>
        <w:t xml:space="preserve">- </w:t>
      </w:r>
      <w:r w:rsidRPr="00826646">
        <w:t xml:space="preserve">Dung môi làm sạch </w:t>
      </w:r>
    </w:p>
    <w:p w14:paraId="7B4703C5" w14:textId="77777777" w:rsidR="00865289" w:rsidRPr="00826646" w:rsidRDefault="00865289" w:rsidP="00865289">
      <w:pPr>
        <w:pStyle w:val="Hue"/>
      </w:pPr>
      <w:r>
        <w:t xml:space="preserve">- </w:t>
      </w:r>
      <w:r w:rsidRPr="00826646">
        <w:t>Thổi bong bóng (foam blowing)</w:t>
      </w:r>
    </w:p>
    <w:p w14:paraId="6E689E7D" w14:textId="77777777" w:rsidR="00865289" w:rsidRPr="00826646" w:rsidRDefault="00865289" w:rsidP="00865289">
      <w:pPr>
        <w:pStyle w:val="Hue"/>
      </w:pPr>
      <w:r w:rsidRPr="00826646">
        <w:t>Các ứng dụng khác (HFCs và PFCs có thể được sử dụng trong các thiết bị khử trùng, cho ứng dụng làm phồng thuốc lá, và làm dung môi trong sản xuất chất kết dính, sơn và mực).</w:t>
      </w:r>
    </w:p>
    <w:p w14:paraId="3E95206A" w14:textId="77777777" w:rsidR="00865289" w:rsidRPr="00D97841" w:rsidRDefault="00865289" w:rsidP="00865289">
      <w:pPr>
        <w:pStyle w:val="Hue"/>
      </w:pPr>
      <w:r w:rsidRPr="00D97841">
        <w:t>Ứng dụng cơ bản của SF</w:t>
      </w:r>
      <w:r w:rsidRPr="00826646">
        <w:t>6</w:t>
      </w:r>
      <w:r w:rsidRPr="00D97841">
        <w:t xml:space="preserve"> bao gồm:</w:t>
      </w:r>
    </w:p>
    <w:p w14:paraId="7A0957D9" w14:textId="77777777" w:rsidR="00865289" w:rsidRPr="00826646" w:rsidRDefault="00865289" w:rsidP="00865289">
      <w:pPr>
        <w:pStyle w:val="Hue"/>
      </w:pPr>
      <w:r>
        <w:t xml:space="preserve">- </w:t>
      </w:r>
      <w:r w:rsidRPr="00826646">
        <w:t xml:space="preserve">Máy ngắt và máy cắt mạch vòng cách điện bằng khí </w:t>
      </w:r>
    </w:p>
    <w:p w14:paraId="537C1BC3" w14:textId="77777777" w:rsidR="00865289" w:rsidRPr="00826646" w:rsidRDefault="00865289" w:rsidP="00865289">
      <w:pPr>
        <w:pStyle w:val="Hue"/>
      </w:pPr>
      <w:r>
        <w:t xml:space="preserve">- </w:t>
      </w:r>
      <w:r w:rsidRPr="00826646">
        <w:t xml:space="preserve">Thiết bị dập lửa và chống cháy nổ </w:t>
      </w:r>
    </w:p>
    <w:p w14:paraId="5B41F276" w14:textId="77777777" w:rsidR="00865289" w:rsidRPr="00826646" w:rsidRDefault="00865289" w:rsidP="00865289">
      <w:pPr>
        <w:pStyle w:val="Hue"/>
      </w:pPr>
      <w:r>
        <w:t xml:space="preserve">- </w:t>
      </w:r>
      <w:r w:rsidRPr="00826646">
        <w:t xml:space="preserve">Các ứng dụng khác (một môi trường cách điện, thiết bị phát hiện rò rỉ, và trong các ứng dụng điện tử khác nhau, ...) </w:t>
      </w:r>
    </w:p>
    <w:p w14:paraId="0BFF84EB" w14:textId="77777777" w:rsidR="00865289" w:rsidRPr="00D97841" w:rsidRDefault="00865289" w:rsidP="00865289">
      <w:pPr>
        <w:pStyle w:val="Hue"/>
      </w:pPr>
      <w:r w:rsidRPr="00D97841">
        <w:t xml:space="preserve">Từ năm 2010, tiêu thụ các chất halon và CFCs phải được loại bỏ hoàn toàn ở các nước đang phát triển bao gồm Việt Nam theo Nghị định thư Montreal. Những năm gần đây, việc tiêu thụ HFC và PFC tăng dần để thay thế các chất làm suy giảm tầng ô-zôn (ODS). </w:t>
      </w:r>
    </w:p>
    <w:p w14:paraId="649ADBFF" w14:textId="77777777" w:rsidR="00865289" w:rsidRDefault="00865289" w:rsidP="00865289">
      <w:pPr>
        <w:pStyle w:val="Hue"/>
      </w:pPr>
      <w:r w:rsidRPr="00D97841">
        <w:t xml:space="preserve">HFCs có tên đầy đủ là Hydroflourcarbon là những môi chất chứa Flour được sử dụng nhiều trong sản xuất và ứng dụng làm môi chất lạnh trong các thiết bị làm lạnh. HFCs không gây thủng tầng ô-zôn do đó </w:t>
      </w:r>
      <w:r w:rsidRPr="00826646">
        <w:t xml:space="preserve">đây </w:t>
      </w:r>
      <w:r w:rsidRPr="00D97841">
        <w:t>là môi chất hiện đang được khuyến khích để thay thế cho các hợp chất CFCs và HCFCs trong công nghiệp lạnh. Việt Nam chưa sản xuất được HFCs nên phát thải chỉ hình thành trong quá trình sử dụng hóa chất này</w:t>
      </w:r>
      <w:r>
        <w:t>.</w:t>
      </w:r>
    </w:p>
    <w:p w14:paraId="23F6C16C" w14:textId="77777777" w:rsidR="00865289" w:rsidRPr="003D0739" w:rsidRDefault="00865289" w:rsidP="00B142C2">
      <w:pPr>
        <w:pStyle w:val="Heading40"/>
        <w:numPr>
          <w:ilvl w:val="2"/>
          <w:numId w:val="36"/>
        </w:numPr>
        <w:spacing w:before="0" w:after="0" w:line="276" w:lineRule="auto"/>
        <w:jc w:val="both"/>
        <w:rPr>
          <w:bCs/>
          <w:color w:val="auto"/>
          <w:szCs w:val="22"/>
        </w:rPr>
      </w:pPr>
      <w:r w:rsidRPr="003D0739">
        <w:rPr>
          <w:bCs/>
          <w:color w:val="auto"/>
          <w:szCs w:val="22"/>
        </w:rPr>
        <w:lastRenderedPageBreak/>
        <w:t>Quá trình sử dụng chất chữa cháy (2F3)</w:t>
      </w:r>
    </w:p>
    <w:p w14:paraId="4C670268" w14:textId="77777777" w:rsidR="00865289" w:rsidRDefault="00865289" w:rsidP="00865289">
      <w:pPr>
        <w:pStyle w:val="abcd"/>
      </w:pPr>
      <w:r>
        <w:t xml:space="preserve">a. Phương pháp luận </w:t>
      </w:r>
    </w:p>
    <w:p w14:paraId="26D43623" w14:textId="77777777" w:rsidR="00865289" w:rsidRPr="00D97841" w:rsidRDefault="00865289" w:rsidP="00865289">
      <w:pPr>
        <w:spacing w:before="120" w:after="120" w:line="276" w:lineRule="auto"/>
        <w:ind w:left="11" w:firstLine="709"/>
      </w:pPr>
      <w:r w:rsidRPr="00D97841">
        <w:t>Phát thải KNK từ việc sử dụng các hợp chất HFCs được Văn phòng ô-zôn quốc gia thu thập và tính toán. Phương pháp tính toán được dựa trên công thức:</w:t>
      </w:r>
    </w:p>
    <w:p w14:paraId="362D94D6" w14:textId="77777777" w:rsidR="00865289" w:rsidRPr="00D97841" w:rsidRDefault="00865289" w:rsidP="00865289">
      <w:pPr>
        <w:spacing w:before="120" w:after="120" w:line="276" w:lineRule="auto"/>
        <w:ind w:left="11" w:firstLine="709"/>
        <w:jc w:val="center"/>
      </w:pPr>
      <w:r w:rsidRPr="00D97841">
        <w:t>E</w:t>
      </w:r>
      <w:r w:rsidRPr="00D97841">
        <w:rPr>
          <w:vertAlign w:val="subscript"/>
        </w:rPr>
        <w:t xml:space="preserve">HFC </w:t>
      </w:r>
      <w:r w:rsidRPr="00D97841">
        <w:t xml:space="preserve">= </w:t>
      </w:r>
      <w:r w:rsidRPr="00D97841">
        <w:rPr>
          <w:sz w:val="36"/>
          <w:szCs w:val="36"/>
          <w:vertAlign w:val="subscript"/>
        </w:rPr>
        <w:object w:dxaOrig="1185" w:dyaOrig="540" w14:anchorId="56710A2D">
          <v:shape id="_x0000_i1581" type="#_x0000_t75" style="width:58.85pt;height:26.3pt" o:ole="">
            <v:imagedata r:id="rId17" o:title=""/>
          </v:shape>
          <o:OLEObject Type="Embed" ProgID="Equation.3" ShapeID="_x0000_i1581" DrawAspect="Content" ObjectID="_1824150340" r:id="rId18"/>
        </w:object>
      </w:r>
    </w:p>
    <w:p w14:paraId="0DB3B175" w14:textId="77777777" w:rsidR="00865289" w:rsidRPr="00D97841" w:rsidRDefault="00865289" w:rsidP="00865289">
      <w:pPr>
        <w:spacing w:before="120" w:after="120" w:line="276" w:lineRule="auto"/>
        <w:ind w:left="11" w:firstLine="709"/>
      </w:pPr>
      <w:r w:rsidRPr="00D97841">
        <w:t>Trong đó: E</w:t>
      </w:r>
      <w:r w:rsidRPr="00D97841">
        <w:rPr>
          <w:vertAlign w:val="subscript"/>
        </w:rPr>
        <w:t>HFC</w:t>
      </w:r>
      <w:r w:rsidRPr="00D97841">
        <w:t xml:space="preserve"> = phát thải khí nhà kính của các chất HFCs, tấn CO</w:t>
      </w:r>
      <w:r w:rsidRPr="00D97841">
        <w:rPr>
          <w:vertAlign w:val="subscript"/>
        </w:rPr>
        <w:t>2tđ</w:t>
      </w:r>
      <w:r w:rsidRPr="00D97841">
        <w:t>;</w:t>
      </w:r>
    </w:p>
    <w:p w14:paraId="41AB9591" w14:textId="77777777" w:rsidR="00865289" w:rsidRPr="00D97841" w:rsidRDefault="00865289" w:rsidP="00865289">
      <w:pPr>
        <w:spacing w:before="120" w:after="120" w:line="276" w:lineRule="auto"/>
        <w:ind w:left="11" w:firstLine="709"/>
      </w:pPr>
      <w:r w:rsidRPr="00D97841">
        <w:tab/>
      </w:r>
      <w:r w:rsidRPr="00D97841">
        <w:tab/>
        <w:t>M</w:t>
      </w:r>
      <w:r w:rsidRPr="00D97841">
        <w:rPr>
          <w:vertAlign w:val="subscript"/>
        </w:rPr>
        <w:t>i</w:t>
      </w:r>
      <w:r w:rsidRPr="00D97841">
        <w:t xml:space="preserve"> = lượng HFC loại i tiêu thụ trong năm, tấn</w:t>
      </w:r>
    </w:p>
    <w:p w14:paraId="6E95C120" w14:textId="77777777" w:rsidR="00865289" w:rsidRPr="00D97841" w:rsidRDefault="00865289" w:rsidP="00865289">
      <w:pPr>
        <w:spacing w:before="120" w:after="120" w:line="276" w:lineRule="auto"/>
        <w:ind w:left="11" w:firstLine="709"/>
      </w:pPr>
      <w:r w:rsidRPr="00D97841">
        <w:tab/>
      </w:r>
      <w:r w:rsidRPr="00D97841">
        <w:tab/>
        <w:t>EF</w:t>
      </w:r>
      <w:r w:rsidRPr="00D97841">
        <w:rPr>
          <w:vertAlign w:val="subscript"/>
        </w:rPr>
        <w:t>i</w:t>
      </w:r>
      <w:r w:rsidRPr="00D97841">
        <w:t xml:space="preserve"> = GWP của HFC loại i</w:t>
      </w:r>
    </w:p>
    <w:p w14:paraId="021EE695" w14:textId="77777777" w:rsidR="00865289" w:rsidRDefault="00865289" w:rsidP="00865289">
      <w:pPr>
        <w:pStyle w:val="abcd"/>
      </w:pPr>
      <w:r>
        <w:t xml:space="preserve">b. Số liệu hoạt động </w:t>
      </w:r>
    </w:p>
    <w:p w14:paraId="7680A2A4" w14:textId="577FDB9E" w:rsidR="00865289" w:rsidRPr="00D97841" w:rsidRDefault="00865289" w:rsidP="00865289">
      <w:pPr>
        <w:pStyle w:val="Hue"/>
      </w:pPr>
      <w:r w:rsidRPr="00D97841">
        <w:t>Số liệu được sử dụng để tính toán phát thải đối với các hợp chất HFCs trong năm 20</w:t>
      </w:r>
      <w:r w:rsidR="002469D3">
        <w:t>21</w:t>
      </w:r>
      <w:r w:rsidRPr="00D97841">
        <w:rPr>
          <w:lang w:val="en-US"/>
        </w:rPr>
        <w:t>, 202</w:t>
      </w:r>
      <w:r w:rsidR="002469D3">
        <w:rPr>
          <w:lang w:val="en-US"/>
        </w:rPr>
        <w:t>2</w:t>
      </w:r>
      <w:r w:rsidRPr="00D97841">
        <w:t xml:space="preserve"> được thể hiện</w:t>
      </w:r>
      <w:r>
        <w:t xml:space="preserve"> trong bảng sau</w:t>
      </w:r>
      <w:r w:rsidRPr="00D97841">
        <w:t xml:space="preserve">. </w:t>
      </w:r>
    </w:p>
    <w:p w14:paraId="3FEC567B" w14:textId="2B33C556" w:rsidR="00865289" w:rsidRPr="00D97841" w:rsidRDefault="00865289" w:rsidP="00865289">
      <w:pPr>
        <w:pStyle w:val="Caption"/>
      </w:pPr>
      <w:bookmarkStart w:id="723" w:name="_Toc169713701"/>
      <w:bookmarkStart w:id="724" w:name="_Toc213536612"/>
      <w:r w:rsidRPr="00826646">
        <w:t>Bảng 4.</w:t>
      </w:r>
      <w:r>
        <w:fldChar w:fldCharType="begin"/>
      </w:r>
      <w:r>
        <w:instrText xml:space="preserve"> SEQ Bảng_4. \* ARABIC </w:instrText>
      </w:r>
      <w:r>
        <w:fldChar w:fldCharType="separate"/>
      </w:r>
      <w:r w:rsidR="00F56855">
        <w:rPr>
          <w:noProof/>
        </w:rPr>
        <w:t>32</w:t>
      </w:r>
      <w:r>
        <w:fldChar w:fldCharType="end"/>
      </w:r>
      <w:r w:rsidRPr="00826646">
        <w:t xml:space="preserve">. </w:t>
      </w:r>
      <w:r w:rsidRPr="00D97841">
        <w:t>Lượng HFC tiêu thụ trong năm (tấn)</w:t>
      </w:r>
      <w:bookmarkEnd w:id="723"/>
      <w:bookmarkEnd w:id="724"/>
    </w:p>
    <w:tbl>
      <w:tblPr>
        <w:tblStyle w:val="21"/>
        <w:tblW w:w="6978" w:type="dxa"/>
        <w:jc w:val="center"/>
        <w:tblLook w:val="04A0" w:firstRow="1" w:lastRow="0" w:firstColumn="1" w:lastColumn="0" w:noHBand="0" w:noVBand="1"/>
      </w:tblPr>
      <w:tblGrid>
        <w:gridCol w:w="4098"/>
        <w:gridCol w:w="1440"/>
        <w:gridCol w:w="1440"/>
      </w:tblGrid>
      <w:tr w:rsidR="00FF62E6" w:rsidRPr="00FF62E6" w14:paraId="7E7403A5" w14:textId="77777777" w:rsidTr="002D2143">
        <w:trPr>
          <w:cnfStyle w:val="100000000000" w:firstRow="1" w:lastRow="0" w:firstColumn="0" w:lastColumn="0" w:oddVBand="0" w:evenVBand="0" w:oddHBand="0"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tcPr>
          <w:p w14:paraId="207E9585" w14:textId="32305B79" w:rsidR="00FF62E6" w:rsidRPr="00FF62E6" w:rsidRDefault="00FF62E6" w:rsidP="00FF62E6">
            <w:pPr>
              <w:spacing w:after="0"/>
              <w:jc w:val="center"/>
              <w:rPr>
                <w:color w:val="000000"/>
                <w:szCs w:val="28"/>
              </w:rPr>
            </w:pPr>
            <w:r w:rsidRPr="00FF62E6">
              <w:rPr>
                <w:color w:val="000000"/>
                <w:szCs w:val="28"/>
              </w:rPr>
              <w:t>HFCs</w:t>
            </w:r>
          </w:p>
        </w:tc>
        <w:tc>
          <w:tcPr>
            <w:tcW w:w="1440" w:type="dxa"/>
            <w:noWrap/>
          </w:tcPr>
          <w:p w14:paraId="7315B779" w14:textId="3D1600E8" w:rsidR="00FF62E6" w:rsidRPr="00FF62E6" w:rsidRDefault="00FF62E6" w:rsidP="00FF62E6">
            <w:pPr>
              <w:spacing w:after="0"/>
              <w:jc w:val="center"/>
              <w:cnfStyle w:val="100000000000" w:firstRow="1" w:lastRow="0" w:firstColumn="0" w:lastColumn="0" w:oddVBand="0" w:evenVBand="0" w:oddHBand="0" w:evenHBand="0" w:firstRowFirstColumn="0" w:firstRowLastColumn="0" w:lastRowFirstColumn="0" w:lastRowLastColumn="0"/>
              <w:rPr>
                <w:color w:val="000000"/>
                <w:szCs w:val="28"/>
              </w:rPr>
            </w:pPr>
            <w:r w:rsidRPr="00FF62E6">
              <w:rPr>
                <w:color w:val="000000"/>
                <w:szCs w:val="28"/>
              </w:rPr>
              <w:t>2021</w:t>
            </w:r>
          </w:p>
        </w:tc>
        <w:tc>
          <w:tcPr>
            <w:tcW w:w="1440" w:type="dxa"/>
            <w:noWrap/>
          </w:tcPr>
          <w:p w14:paraId="232C8842" w14:textId="7CED0ABC" w:rsidR="00FF62E6" w:rsidRPr="00FF62E6" w:rsidRDefault="00FF62E6" w:rsidP="00FF62E6">
            <w:pPr>
              <w:spacing w:after="0"/>
              <w:jc w:val="center"/>
              <w:cnfStyle w:val="100000000000" w:firstRow="1" w:lastRow="0" w:firstColumn="0" w:lastColumn="0" w:oddVBand="0" w:evenVBand="0" w:oddHBand="0" w:evenHBand="0" w:firstRowFirstColumn="0" w:firstRowLastColumn="0" w:lastRowFirstColumn="0" w:lastRowLastColumn="0"/>
              <w:rPr>
                <w:color w:val="000000"/>
                <w:szCs w:val="28"/>
              </w:rPr>
            </w:pPr>
            <w:r w:rsidRPr="00FF62E6">
              <w:rPr>
                <w:color w:val="000000"/>
                <w:szCs w:val="28"/>
              </w:rPr>
              <w:t>2022</w:t>
            </w:r>
          </w:p>
        </w:tc>
      </w:tr>
      <w:tr w:rsidR="00FF62E6" w:rsidRPr="00FF62E6" w14:paraId="4AB4D308" w14:textId="77777777" w:rsidTr="002D2143">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17B950FE" w14:textId="651E6D8C" w:rsidR="00FF62E6" w:rsidRPr="002D2143" w:rsidRDefault="00FF62E6" w:rsidP="00FF62E6">
            <w:pPr>
              <w:spacing w:after="0"/>
              <w:jc w:val="center"/>
              <w:rPr>
                <w:b w:val="0"/>
                <w:bCs w:val="0"/>
                <w:color w:val="000000"/>
                <w:szCs w:val="28"/>
              </w:rPr>
              <w:pPrChange w:id="725" w:author="Anh Pham" w:date="2025-11-08T23:13:00Z" w16du:dateUtc="2025-11-08T16:13:00Z">
                <w:pPr>
                  <w:spacing w:after="0"/>
                </w:pPr>
              </w:pPrChange>
            </w:pPr>
            <w:r w:rsidRPr="002D2143">
              <w:rPr>
                <w:b w:val="0"/>
                <w:bCs w:val="0"/>
                <w:color w:val="000000"/>
                <w:szCs w:val="28"/>
              </w:rPr>
              <w:t>HFC-23</w:t>
            </w:r>
          </w:p>
        </w:tc>
        <w:tc>
          <w:tcPr>
            <w:tcW w:w="1440" w:type="dxa"/>
            <w:noWrap/>
            <w:hideMark/>
          </w:tcPr>
          <w:p w14:paraId="64F597D1" w14:textId="53FE1EB1" w:rsidR="00FF62E6" w:rsidRPr="00FF62E6" w:rsidRDefault="00FF62E6" w:rsidP="00FF62E6">
            <w:pPr>
              <w:spacing w:after="0"/>
              <w:jc w:val="center"/>
              <w:cnfStyle w:val="000000100000" w:firstRow="0" w:lastRow="0" w:firstColumn="0" w:lastColumn="0" w:oddVBand="0" w:evenVBand="0" w:oddHBand="1" w:evenHBand="0" w:firstRowFirstColumn="0" w:firstRowLastColumn="0" w:lastRowFirstColumn="0" w:lastRowLastColumn="0"/>
              <w:rPr>
                <w:color w:val="000000"/>
                <w:szCs w:val="28"/>
                <w:rPrChange w:id="726" w:author="Anh Pham" w:date="2025-11-08T23:13:00Z" w16du:dateUtc="2025-11-08T16:13:00Z">
                  <w:rPr>
                    <w:color w:val="000000"/>
                    <w:sz w:val="22"/>
                    <w:szCs w:val="22"/>
                  </w:rPr>
                </w:rPrChange>
              </w:rPr>
              <w:pPrChange w:id="727" w:author="Anh Pham" w:date="2025-11-08T23:12:00Z" w16du:dateUtc="2025-11-08T16:12:00Z">
                <w:pPr>
                  <w:spacing w:after="0"/>
                  <w:cnfStyle w:val="000000100000" w:firstRow="0" w:lastRow="0" w:firstColumn="0" w:lastColumn="0" w:oddVBand="0" w:evenVBand="0" w:oddHBand="1" w:evenHBand="0" w:firstRowFirstColumn="0" w:firstRowLastColumn="0" w:lastRowFirstColumn="0" w:lastRowLastColumn="0"/>
                </w:pPr>
              </w:pPrChange>
            </w:pPr>
            <w:r w:rsidRPr="00FF62E6">
              <w:rPr>
                <w:color w:val="000000"/>
                <w:szCs w:val="28"/>
                <w:rPrChange w:id="728" w:author="Anh Pham" w:date="2025-11-08T23:13:00Z" w16du:dateUtc="2025-11-08T16:13:00Z">
                  <w:rPr>
                    <w:color w:val="000000"/>
                    <w:sz w:val="22"/>
                    <w:szCs w:val="22"/>
                  </w:rPr>
                </w:rPrChange>
              </w:rPr>
              <w:t>1</w:t>
            </w:r>
            <w:r w:rsidR="002D2143">
              <w:rPr>
                <w:color w:val="000000"/>
                <w:szCs w:val="28"/>
              </w:rPr>
              <w:t>.</w:t>
            </w:r>
            <w:r w:rsidRPr="00FF62E6">
              <w:rPr>
                <w:color w:val="000000"/>
                <w:szCs w:val="28"/>
                <w:rPrChange w:id="729" w:author="Anh Pham" w:date="2025-11-08T23:13:00Z" w16du:dateUtc="2025-11-08T16:13:00Z">
                  <w:rPr>
                    <w:color w:val="000000"/>
                    <w:sz w:val="22"/>
                    <w:szCs w:val="22"/>
                  </w:rPr>
                </w:rPrChange>
              </w:rPr>
              <w:t>590</w:t>
            </w:r>
          </w:p>
        </w:tc>
        <w:tc>
          <w:tcPr>
            <w:tcW w:w="1440" w:type="dxa"/>
            <w:noWrap/>
            <w:hideMark/>
          </w:tcPr>
          <w:p w14:paraId="3CCE202A" w14:textId="29B38C55" w:rsidR="00FF62E6" w:rsidRPr="00FF62E6" w:rsidRDefault="00FF62E6" w:rsidP="00FF62E6">
            <w:pPr>
              <w:spacing w:after="0"/>
              <w:jc w:val="center"/>
              <w:cnfStyle w:val="000000100000" w:firstRow="0" w:lastRow="0" w:firstColumn="0" w:lastColumn="0" w:oddVBand="0" w:evenVBand="0" w:oddHBand="1" w:evenHBand="0" w:firstRowFirstColumn="0" w:firstRowLastColumn="0" w:lastRowFirstColumn="0" w:lastRowLastColumn="0"/>
              <w:rPr>
                <w:color w:val="000000"/>
                <w:szCs w:val="28"/>
                <w:rPrChange w:id="730" w:author="Anh Pham" w:date="2025-11-08T23:13:00Z" w16du:dateUtc="2025-11-08T16:13:00Z">
                  <w:rPr>
                    <w:color w:val="000000"/>
                    <w:sz w:val="22"/>
                    <w:szCs w:val="22"/>
                  </w:rPr>
                </w:rPrChange>
              </w:rPr>
              <w:pPrChange w:id="731" w:author="Anh Pham" w:date="2025-11-08T23:12:00Z" w16du:dateUtc="2025-11-08T16:12:00Z">
                <w:pPr>
                  <w:spacing w:after="0"/>
                  <w:cnfStyle w:val="000000100000" w:firstRow="0" w:lastRow="0" w:firstColumn="0" w:lastColumn="0" w:oddVBand="0" w:evenVBand="0" w:oddHBand="1" w:evenHBand="0" w:firstRowFirstColumn="0" w:firstRowLastColumn="0" w:lastRowFirstColumn="0" w:lastRowLastColumn="0"/>
                </w:pPr>
              </w:pPrChange>
            </w:pPr>
            <w:r w:rsidRPr="00FF62E6">
              <w:rPr>
                <w:color w:val="000000"/>
                <w:szCs w:val="28"/>
                <w:rPrChange w:id="732" w:author="Anh Pham" w:date="2025-11-08T23:13:00Z" w16du:dateUtc="2025-11-08T16:13:00Z">
                  <w:rPr>
                    <w:color w:val="000000"/>
                    <w:sz w:val="22"/>
                    <w:szCs w:val="22"/>
                  </w:rPr>
                </w:rPrChange>
              </w:rPr>
              <w:t>550</w:t>
            </w:r>
          </w:p>
        </w:tc>
      </w:tr>
      <w:tr w:rsidR="00FF62E6" w:rsidRPr="00FF62E6" w14:paraId="3037C78B" w14:textId="77777777" w:rsidTr="002D2143">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1610C9B4" w14:textId="2E7C2D34" w:rsidR="00FF62E6" w:rsidRPr="00FF62E6" w:rsidRDefault="00FF62E6" w:rsidP="00FF62E6">
            <w:pPr>
              <w:spacing w:after="0"/>
              <w:jc w:val="center"/>
              <w:rPr>
                <w:b w:val="0"/>
                <w:bCs w:val="0"/>
                <w:color w:val="000000"/>
                <w:szCs w:val="28"/>
                <w:rPrChange w:id="733" w:author="Anh Pham" w:date="2025-11-08T23:13:00Z" w16du:dateUtc="2025-11-08T16:13:00Z">
                  <w:rPr>
                    <w:color w:val="000000"/>
                    <w:sz w:val="22"/>
                    <w:szCs w:val="22"/>
                  </w:rPr>
                </w:rPrChange>
              </w:rPr>
              <w:pPrChange w:id="734" w:author="Anh Pham" w:date="2025-11-08T23:13:00Z" w16du:dateUtc="2025-11-08T16:13:00Z">
                <w:pPr>
                  <w:spacing w:after="0"/>
                </w:pPr>
              </w:pPrChange>
            </w:pPr>
            <w:r w:rsidRPr="00FF62E6">
              <w:rPr>
                <w:b w:val="0"/>
                <w:bCs w:val="0"/>
                <w:color w:val="000000"/>
                <w:szCs w:val="28"/>
                <w:rPrChange w:id="735" w:author="Anh Pham" w:date="2025-11-08T23:13:00Z" w16du:dateUtc="2025-11-08T16:13:00Z">
                  <w:rPr>
                    <w:color w:val="000000"/>
                    <w:sz w:val="22"/>
                    <w:szCs w:val="22"/>
                  </w:rPr>
                </w:rPrChange>
              </w:rPr>
              <w:t>HFC-32</w:t>
            </w:r>
          </w:p>
        </w:tc>
        <w:tc>
          <w:tcPr>
            <w:tcW w:w="1440" w:type="dxa"/>
            <w:noWrap/>
            <w:hideMark/>
          </w:tcPr>
          <w:p w14:paraId="16AF346B" w14:textId="659A85B6" w:rsidR="00FF62E6" w:rsidRPr="002D2143" w:rsidRDefault="00FF62E6" w:rsidP="00FF62E6">
            <w:pPr>
              <w:spacing w:after="0"/>
              <w:jc w:val="center"/>
              <w:cnfStyle w:val="000000000000" w:firstRow="0" w:lastRow="0" w:firstColumn="0" w:lastColumn="0" w:oddVBand="0" w:evenVBand="0" w:oddHBand="0" w:evenHBand="0" w:firstRowFirstColumn="0" w:firstRowLastColumn="0" w:lastRowFirstColumn="0" w:lastRowLastColumn="0"/>
              <w:rPr>
                <w:color w:val="000000"/>
                <w:szCs w:val="28"/>
              </w:rPr>
              <w:pPrChange w:id="736" w:author="Anh Pham" w:date="2025-11-08T23:12:00Z" w16du:dateUtc="2025-11-08T16:12:00Z">
                <w:pPr>
                  <w:spacing w:after="0"/>
                  <w:cnfStyle w:val="000000000000" w:firstRow="0" w:lastRow="0" w:firstColumn="0" w:lastColumn="0" w:oddVBand="0" w:evenVBand="0" w:oddHBand="0" w:evenHBand="0" w:firstRowFirstColumn="0" w:firstRowLastColumn="0" w:lastRowFirstColumn="0" w:lastRowLastColumn="0"/>
                </w:pPr>
              </w:pPrChange>
            </w:pPr>
            <w:r w:rsidRPr="002D2143">
              <w:rPr>
                <w:color w:val="000000"/>
                <w:szCs w:val="28"/>
              </w:rPr>
              <w:t>1</w:t>
            </w:r>
            <w:r w:rsidR="002D2143">
              <w:rPr>
                <w:color w:val="000000"/>
                <w:szCs w:val="28"/>
              </w:rPr>
              <w:t>.</w:t>
            </w:r>
            <w:r w:rsidRPr="002D2143">
              <w:rPr>
                <w:color w:val="000000"/>
                <w:szCs w:val="28"/>
              </w:rPr>
              <w:t>140</w:t>
            </w:r>
            <w:r w:rsidR="002D2143">
              <w:rPr>
                <w:color w:val="000000"/>
                <w:szCs w:val="28"/>
              </w:rPr>
              <w:t>.</w:t>
            </w:r>
            <w:r w:rsidRPr="002D2143">
              <w:rPr>
                <w:color w:val="000000"/>
                <w:szCs w:val="28"/>
              </w:rPr>
              <w:t>150</w:t>
            </w:r>
          </w:p>
        </w:tc>
        <w:tc>
          <w:tcPr>
            <w:tcW w:w="1440" w:type="dxa"/>
            <w:noWrap/>
            <w:hideMark/>
          </w:tcPr>
          <w:p w14:paraId="5A7AB327" w14:textId="071DE7EC" w:rsidR="00FF62E6" w:rsidRPr="002D2143" w:rsidRDefault="00FF62E6" w:rsidP="00FF62E6">
            <w:pPr>
              <w:spacing w:after="0"/>
              <w:jc w:val="center"/>
              <w:cnfStyle w:val="000000000000" w:firstRow="0" w:lastRow="0" w:firstColumn="0" w:lastColumn="0" w:oddVBand="0" w:evenVBand="0" w:oddHBand="0" w:evenHBand="0" w:firstRowFirstColumn="0" w:firstRowLastColumn="0" w:lastRowFirstColumn="0" w:lastRowLastColumn="0"/>
              <w:rPr>
                <w:color w:val="000000"/>
                <w:szCs w:val="28"/>
              </w:rPr>
              <w:pPrChange w:id="737" w:author="Anh Pham" w:date="2025-11-08T23:12:00Z" w16du:dateUtc="2025-11-08T16:12:00Z">
                <w:pPr>
                  <w:spacing w:after="0"/>
                  <w:cnfStyle w:val="000000000000" w:firstRow="0" w:lastRow="0" w:firstColumn="0" w:lastColumn="0" w:oddVBand="0" w:evenVBand="0" w:oddHBand="0" w:evenHBand="0" w:firstRowFirstColumn="0" w:firstRowLastColumn="0" w:lastRowFirstColumn="0" w:lastRowLastColumn="0"/>
                </w:pPr>
              </w:pPrChange>
            </w:pPr>
            <w:r w:rsidRPr="002D2143">
              <w:rPr>
                <w:color w:val="000000"/>
                <w:szCs w:val="28"/>
              </w:rPr>
              <w:t>867</w:t>
            </w:r>
            <w:r w:rsidR="002D2143">
              <w:rPr>
                <w:color w:val="000000"/>
                <w:szCs w:val="28"/>
              </w:rPr>
              <w:t>.</w:t>
            </w:r>
            <w:r w:rsidRPr="002D2143">
              <w:rPr>
                <w:color w:val="000000"/>
                <w:szCs w:val="28"/>
              </w:rPr>
              <w:t>365</w:t>
            </w:r>
          </w:p>
        </w:tc>
      </w:tr>
      <w:tr w:rsidR="00FF62E6" w:rsidRPr="00FF62E6" w14:paraId="5889A233" w14:textId="77777777" w:rsidTr="002D2143">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66EEFA4F" w14:textId="4006B422" w:rsidR="00FF62E6" w:rsidRPr="002D2143" w:rsidRDefault="00FF62E6" w:rsidP="00FF62E6">
            <w:pPr>
              <w:spacing w:after="0"/>
              <w:jc w:val="center"/>
              <w:rPr>
                <w:b w:val="0"/>
                <w:bCs w:val="0"/>
                <w:color w:val="000000"/>
                <w:szCs w:val="28"/>
              </w:rPr>
              <w:pPrChange w:id="738" w:author="Anh Pham" w:date="2025-11-08T23:13:00Z" w16du:dateUtc="2025-11-08T16:13:00Z">
                <w:pPr>
                  <w:spacing w:after="0"/>
                </w:pPr>
              </w:pPrChange>
            </w:pPr>
            <w:r w:rsidRPr="002D2143">
              <w:rPr>
                <w:b w:val="0"/>
                <w:bCs w:val="0"/>
                <w:color w:val="000000"/>
                <w:szCs w:val="28"/>
              </w:rPr>
              <w:t>HFC-125</w:t>
            </w:r>
          </w:p>
        </w:tc>
        <w:tc>
          <w:tcPr>
            <w:tcW w:w="1440" w:type="dxa"/>
            <w:noWrap/>
            <w:hideMark/>
          </w:tcPr>
          <w:p w14:paraId="7FE62B2F" w14:textId="23EAD4B3" w:rsidR="00FF62E6" w:rsidRPr="002D2143" w:rsidRDefault="00FF62E6" w:rsidP="00FF62E6">
            <w:pPr>
              <w:spacing w:after="0"/>
              <w:jc w:val="center"/>
              <w:cnfStyle w:val="000000100000" w:firstRow="0" w:lastRow="0" w:firstColumn="0" w:lastColumn="0" w:oddVBand="0" w:evenVBand="0" w:oddHBand="1" w:evenHBand="0" w:firstRowFirstColumn="0" w:firstRowLastColumn="0" w:lastRowFirstColumn="0" w:lastRowLastColumn="0"/>
              <w:rPr>
                <w:color w:val="000000"/>
                <w:szCs w:val="28"/>
              </w:rPr>
              <w:pPrChange w:id="739" w:author="Anh Pham" w:date="2025-11-08T23:12:00Z" w16du:dateUtc="2025-11-08T16:12:00Z">
                <w:pPr>
                  <w:spacing w:after="0"/>
                  <w:cnfStyle w:val="000000100000" w:firstRow="0" w:lastRow="0" w:firstColumn="0" w:lastColumn="0" w:oddVBand="0" w:evenVBand="0" w:oddHBand="1" w:evenHBand="0" w:firstRowFirstColumn="0" w:firstRowLastColumn="0" w:lastRowFirstColumn="0" w:lastRowLastColumn="0"/>
                </w:pPr>
              </w:pPrChange>
            </w:pPr>
            <w:r w:rsidRPr="002D2143">
              <w:rPr>
                <w:color w:val="000000"/>
                <w:szCs w:val="28"/>
              </w:rPr>
              <w:t>8</w:t>
            </w:r>
            <w:r w:rsidR="002D2143">
              <w:rPr>
                <w:color w:val="000000"/>
                <w:szCs w:val="28"/>
              </w:rPr>
              <w:t>.</w:t>
            </w:r>
            <w:r w:rsidRPr="002D2143">
              <w:rPr>
                <w:color w:val="000000"/>
                <w:szCs w:val="28"/>
              </w:rPr>
              <w:t>300</w:t>
            </w:r>
          </w:p>
        </w:tc>
        <w:tc>
          <w:tcPr>
            <w:tcW w:w="1440" w:type="dxa"/>
            <w:noWrap/>
            <w:hideMark/>
          </w:tcPr>
          <w:p w14:paraId="3C13A40F" w14:textId="198B4BC1" w:rsidR="00FF62E6" w:rsidRPr="002D2143" w:rsidRDefault="00FF62E6" w:rsidP="00FF62E6">
            <w:pPr>
              <w:spacing w:after="0"/>
              <w:jc w:val="center"/>
              <w:cnfStyle w:val="000000100000" w:firstRow="0" w:lastRow="0" w:firstColumn="0" w:lastColumn="0" w:oddVBand="0" w:evenVBand="0" w:oddHBand="1" w:evenHBand="0" w:firstRowFirstColumn="0" w:firstRowLastColumn="0" w:lastRowFirstColumn="0" w:lastRowLastColumn="0"/>
              <w:rPr>
                <w:color w:val="000000"/>
                <w:szCs w:val="28"/>
              </w:rPr>
              <w:pPrChange w:id="740" w:author="Anh Pham" w:date="2025-11-08T23:12:00Z" w16du:dateUtc="2025-11-08T16:12:00Z">
                <w:pPr>
                  <w:spacing w:after="0"/>
                  <w:cnfStyle w:val="000000100000" w:firstRow="0" w:lastRow="0" w:firstColumn="0" w:lastColumn="0" w:oddVBand="0" w:evenVBand="0" w:oddHBand="1" w:evenHBand="0" w:firstRowFirstColumn="0" w:firstRowLastColumn="0" w:lastRowFirstColumn="0" w:lastRowLastColumn="0"/>
                </w:pPr>
              </w:pPrChange>
            </w:pPr>
            <w:r w:rsidRPr="002D2143">
              <w:rPr>
                <w:color w:val="000000"/>
                <w:szCs w:val="28"/>
              </w:rPr>
              <w:t>4</w:t>
            </w:r>
            <w:r w:rsidR="002D2143">
              <w:rPr>
                <w:color w:val="000000"/>
                <w:szCs w:val="28"/>
              </w:rPr>
              <w:t>.</w:t>
            </w:r>
            <w:r w:rsidRPr="002D2143">
              <w:rPr>
                <w:color w:val="000000"/>
                <w:szCs w:val="28"/>
              </w:rPr>
              <w:t>800</w:t>
            </w:r>
          </w:p>
        </w:tc>
      </w:tr>
      <w:tr w:rsidR="00FF62E6" w:rsidRPr="00FF62E6" w14:paraId="65DC55E2" w14:textId="77777777" w:rsidTr="002D2143">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332054B2" w14:textId="1FE2D982" w:rsidR="00FF62E6" w:rsidRPr="002D2143" w:rsidRDefault="00FF62E6" w:rsidP="002D2143">
            <w:pPr>
              <w:spacing w:after="0"/>
              <w:jc w:val="center"/>
              <w:rPr>
                <w:b w:val="0"/>
                <w:bCs w:val="0"/>
                <w:color w:val="000000"/>
                <w:szCs w:val="28"/>
              </w:rPr>
            </w:pPr>
            <w:r w:rsidRPr="002D2143">
              <w:rPr>
                <w:b w:val="0"/>
                <w:bCs w:val="0"/>
                <w:color w:val="000000"/>
                <w:szCs w:val="28"/>
              </w:rPr>
              <w:t>HFC-134a</w:t>
            </w:r>
          </w:p>
        </w:tc>
        <w:tc>
          <w:tcPr>
            <w:tcW w:w="1440" w:type="dxa"/>
            <w:noWrap/>
            <w:hideMark/>
          </w:tcPr>
          <w:p w14:paraId="0583FD9E" w14:textId="50C6BCE4" w:rsidR="00FF62E6" w:rsidRPr="00FF62E6" w:rsidRDefault="00FF62E6" w:rsidP="002D2143">
            <w:pPr>
              <w:spacing w:after="0"/>
              <w:jc w:val="center"/>
              <w:cnfStyle w:val="000000000000" w:firstRow="0" w:lastRow="0" w:firstColumn="0" w:lastColumn="0" w:oddVBand="0" w:evenVBand="0" w:oddHBand="0" w:evenHBand="0" w:firstRowFirstColumn="0" w:firstRowLastColumn="0" w:lastRowFirstColumn="0" w:lastRowLastColumn="0"/>
              <w:rPr>
                <w:color w:val="000000"/>
                <w:szCs w:val="28"/>
                <w:rPrChange w:id="741" w:author="Anh Pham" w:date="2025-11-08T23:13:00Z" w16du:dateUtc="2025-11-08T16:13:00Z">
                  <w:rPr>
                    <w:color w:val="000000"/>
                    <w:sz w:val="22"/>
                    <w:szCs w:val="22"/>
                  </w:rPr>
                </w:rPrChange>
              </w:rPr>
            </w:pPr>
            <w:r w:rsidRPr="00FF62E6">
              <w:rPr>
                <w:color w:val="000000"/>
                <w:szCs w:val="28"/>
                <w:rPrChange w:id="742" w:author="Anh Pham" w:date="2025-11-08T23:13:00Z" w16du:dateUtc="2025-11-08T16:13:00Z">
                  <w:rPr>
                    <w:color w:val="000000"/>
                    <w:sz w:val="22"/>
                    <w:szCs w:val="22"/>
                  </w:rPr>
                </w:rPrChange>
              </w:rPr>
              <w:t>1</w:t>
            </w:r>
            <w:r w:rsidR="002D2143">
              <w:rPr>
                <w:color w:val="000000"/>
                <w:szCs w:val="28"/>
              </w:rPr>
              <w:t>.</w:t>
            </w:r>
            <w:r w:rsidRPr="00FF62E6">
              <w:rPr>
                <w:color w:val="000000"/>
                <w:szCs w:val="28"/>
                <w:rPrChange w:id="743" w:author="Anh Pham" w:date="2025-11-08T23:13:00Z" w16du:dateUtc="2025-11-08T16:13:00Z">
                  <w:rPr>
                    <w:color w:val="000000"/>
                    <w:sz w:val="22"/>
                    <w:szCs w:val="22"/>
                  </w:rPr>
                </w:rPrChange>
              </w:rPr>
              <w:t>729</w:t>
            </w:r>
            <w:r w:rsidR="002D2143">
              <w:rPr>
                <w:color w:val="000000"/>
                <w:szCs w:val="28"/>
              </w:rPr>
              <w:t>.</w:t>
            </w:r>
            <w:r w:rsidRPr="00FF62E6">
              <w:rPr>
                <w:color w:val="000000"/>
                <w:szCs w:val="28"/>
                <w:rPrChange w:id="744" w:author="Anh Pham" w:date="2025-11-08T23:13:00Z" w16du:dateUtc="2025-11-08T16:13:00Z">
                  <w:rPr>
                    <w:color w:val="000000"/>
                    <w:sz w:val="22"/>
                    <w:szCs w:val="22"/>
                  </w:rPr>
                </w:rPrChange>
              </w:rPr>
              <w:t>420</w:t>
            </w:r>
          </w:p>
        </w:tc>
        <w:tc>
          <w:tcPr>
            <w:tcW w:w="1440" w:type="dxa"/>
            <w:noWrap/>
            <w:hideMark/>
          </w:tcPr>
          <w:p w14:paraId="33A541DC" w14:textId="3B8E4466" w:rsidR="00FF62E6" w:rsidRPr="00FF62E6" w:rsidRDefault="00FF62E6" w:rsidP="002D2143">
            <w:pPr>
              <w:spacing w:after="0"/>
              <w:jc w:val="center"/>
              <w:cnfStyle w:val="000000000000" w:firstRow="0" w:lastRow="0" w:firstColumn="0" w:lastColumn="0" w:oddVBand="0" w:evenVBand="0" w:oddHBand="0" w:evenHBand="0" w:firstRowFirstColumn="0" w:firstRowLastColumn="0" w:lastRowFirstColumn="0" w:lastRowLastColumn="0"/>
              <w:rPr>
                <w:color w:val="000000"/>
                <w:szCs w:val="28"/>
                <w:rPrChange w:id="745" w:author="Anh Pham" w:date="2025-11-08T23:13:00Z" w16du:dateUtc="2025-11-08T16:13:00Z">
                  <w:rPr>
                    <w:color w:val="000000"/>
                    <w:sz w:val="22"/>
                    <w:szCs w:val="22"/>
                  </w:rPr>
                </w:rPrChange>
              </w:rPr>
            </w:pPr>
            <w:r w:rsidRPr="00FF62E6">
              <w:rPr>
                <w:color w:val="000000"/>
                <w:szCs w:val="28"/>
                <w:rPrChange w:id="746" w:author="Anh Pham" w:date="2025-11-08T23:13:00Z" w16du:dateUtc="2025-11-08T16:13:00Z">
                  <w:rPr>
                    <w:color w:val="000000"/>
                    <w:sz w:val="22"/>
                    <w:szCs w:val="22"/>
                  </w:rPr>
                </w:rPrChange>
              </w:rPr>
              <w:t>2</w:t>
            </w:r>
            <w:r w:rsidR="002D2143">
              <w:rPr>
                <w:color w:val="000000"/>
                <w:szCs w:val="28"/>
              </w:rPr>
              <w:t>.</w:t>
            </w:r>
            <w:r w:rsidRPr="00FF62E6">
              <w:rPr>
                <w:color w:val="000000"/>
                <w:szCs w:val="28"/>
                <w:rPrChange w:id="747" w:author="Anh Pham" w:date="2025-11-08T23:13:00Z" w16du:dateUtc="2025-11-08T16:13:00Z">
                  <w:rPr>
                    <w:color w:val="000000"/>
                    <w:sz w:val="22"/>
                    <w:szCs w:val="22"/>
                  </w:rPr>
                </w:rPrChange>
              </w:rPr>
              <w:t>157</w:t>
            </w:r>
            <w:r w:rsidR="002D2143">
              <w:rPr>
                <w:color w:val="000000"/>
                <w:szCs w:val="28"/>
              </w:rPr>
              <w:t>.</w:t>
            </w:r>
            <w:r w:rsidRPr="00FF62E6">
              <w:rPr>
                <w:color w:val="000000"/>
                <w:szCs w:val="28"/>
                <w:rPrChange w:id="748" w:author="Anh Pham" w:date="2025-11-08T23:13:00Z" w16du:dateUtc="2025-11-08T16:13:00Z">
                  <w:rPr>
                    <w:color w:val="000000"/>
                    <w:sz w:val="22"/>
                    <w:szCs w:val="22"/>
                  </w:rPr>
                </w:rPrChange>
              </w:rPr>
              <w:t>680</w:t>
            </w:r>
          </w:p>
        </w:tc>
      </w:tr>
      <w:tr w:rsidR="00FF62E6" w:rsidRPr="00FF62E6" w14:paraId="0174D00F" w14:textId="77777777" w:rsidTr="002D2143">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50D7AB72" w14:textId="29370875" w:rsidR="00FF62E6" w:rsidRPr="002D2143" w:rsidRDefault="00FF62E6" w:rsidP="002D2143">
            <w:pPr>
              <w:spacing w:after="0"/>
              <w:jc w:val="center"/>
              <w:rPr>
                <w:b w:val="0"/>
                <w:bCs w:val="0"/>
                <w:color w:val="000000"/>
                <w:szCs w:val="28"/>
              </w:rPr>
            </w:pPr>
            <w:r w:rsidRPr="002D2143">
              <w:rPr>
                <w:b w:val="0"/>
                <w:bCs w:val="0"/>
                <w:color w:val="000000"/>
                <w:szCs w:val="28"/>
              </w:rPr>
              <w:t>HFC-143a</w:t>
            </w:r>
          </w:p>
        </w:tc>
        <w:tc>
          <w:tcPr>
            <w:tcW w:w="1440" w:type="dxa"/>
            <w:noWrap/>
            <w:hideMark/>
          </w:tcPr>
          <w:p w14:paraId="08BE1603" w14:textId="24C30A40" w:rsidR="00FF62E6" w:rsidRPr="00FF62E6" w:rsidRDefault="00FF62E6" w:rsidP="002D2143">
            <w:pPr>
              <w:spacing w:after="0"/>
              <w:jc w:val="center"/>
              <w:cnfStyle w:val="000000100000" w:firstRow="0" w:lastRow="0" w:firstColumn="0" w:lastColumn="0" w:oddVBand="0" w:evenVBand="0" w:oddHBand="1" w:evenHBand="0" w:firstRowFirstColumn="0" w:firstRowLastColumn="0" w:lastRowFirstColumn="0" w:lastRowLastColumn="0"/>
              <w:rPr>
                <w:color w:val="000000"/>
                <w:szCs w:val="28"/>
                <w:rPrChange w:id="749" w:author="Anh Pham" w:date="2025-11-08T23:13:00Z" w16du:dateUtc="2025-11-08T16:13:00Z">
                  <w:rPr>
                    <w:color w:val="000000"/>
                    <w:sz w:val="22"/>
                    <w:szCs w:val="22"/>
                  </w:rPr>
                </w:rPrChange>
              </w:rPr>
            </w:pPr>
            <w:r w:rsidRPr="00FF62E6">
              <w:rPr>
                <w:color w:val="000000"/>
                <w:szCs w:val="28"/>
                <w:rPrChange w:id="750" w:author="Anh Pham" w:date="2025-11-08T23:13:00Z" w16du:dateUtc="2025-11-08T16:13:00Z">
                  <w:rPr>
                    <w:color w:val="000000"/>
                    <w:sz w:val="22"/>
                    <w:szCs w:val="22"/>
                  </w:rPr>
                </w:rPrChange>
              </w:rPr>
              <w:t>5</w:t>
            </w:r>
            <w:r w:rsidR="002D2143">
              <w:rPr>
                <w:color w:val="000000"/>
                <w:szCs w:val="28"/>
              </w:rPr>
              <w:t>.</w:t>
            </w:r>
            <w:r w:rsidRPr="00FF62E6">
              <w:rPr>
                <w:color w:val="000000"/>
                <w:szCs w:val="28"/>
                <w:rPrChange w:id="751" w:author="Anh Pham" w:date="2025-11-08T23:13:00Z" w16du:dateUtc="2025-11-08T16:13:00Z">
                  <w:rPr>
                    <w:color w:val="000000"/>
                    <w:sz w:val="22"/>
                    <w:szCs w:val="22"/>
                  </w:rPr>
                </w:rPrChange>
              </w:rPr>
              <w:t>400</w:t>
            </w:r>
          </w:p>
        </w:tc>
        <w:tc>
          <w:tcPr>
            <w:tcW w:w="1440" w:type="dxa"/>
            <w:noWrap/>
            <w:hideMark/>
          </w:tcPr>
          <w:p w14:paraId="7F5F2E01" w14:textId="5FEEB6A7" w:rsidR="00FF62E6" w:rsidRPr="00FF62E6" w:rsidRDefault="00FF62E6" w:rsidP="002D2143">
            <w:pPr>
              <w:spacing w:after="0"/>
              <w:jc w:val="center"/>
              <w:cnfStyle w:val="000000100000" w:firstRow="0" w:lastRow="0" w:firstColumn="0" w:lastColumn="0" w:oddVBand="0" w:evenVBand="0" w:oddHBand="1" w:evenHBand="0" w:firstRowFirstColumn="0" w:firstRowLastColumn="0" w:lastRowFirstColumn="0" w:lastRowLastColumn="0"/>
              <w:rPr>
                <w:color w:val="000000"/>
                <w:szCs w:val="28"/>
                <w:rPrChange w:id="752" w:author="Anh Pham" w:date="2025-11-08T23:13:00Z" w16du:dateUtc="2025-11-08T16:13:00Z">
                  <w:rPr>
                    <w:color w:val="000000"/>
                    <w:sz w:val="22"/>
                    <w:szCs w:val="22"/>
                  </w:rPr>
                </w:rPrChange>
              </w:rPr>
            </w:pPr>
            <w:r w:rsidRPr="00FF62E6">
              <w:rPr>
                <w:color w:val="000000"/>
                <w:szCs w:val="28"/>
                <w:rPrChange w:id="753" w:author="Anh Pham" w:date="2025-11-08T23:13:00Z" w16du:dateUtc="2025-11-08T16:13:00Z">
                  <w:rPr>
                    <w:color w:val="000000"/>
                    <w:sz w:val="22"/>
                    <w:szCs w:val="22"/>
                  </w:rPr>
                </w:rPrChange>
              </w:rPr>
              <w:t>-</w:t>
            </w:r>
          </w:p>
        </w:tc>
      </w:tr>
      <w:tr w:rsidR="00FF62E6" w:rsidRPr="00FF62E6" w14:paraId="0C39A7B8" w14:textId="77777777" w:rsidTr="002D2143">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2084A413" w14:textId="6B2EF643" w:rsidR="00FF62E6" w:rsidRPr="002D2143" w:rsidRDefault="00FF62E6" w:rsidP="002D2143">
            <w:pPr>
              <w:spacing w:after="0"/>
              <w:jc w:val="center"/>
              <w:rPr>
                <w:b w:val="0"/>
                <w:bCs w:val="0"/>
                <w:color w:val="000000"/>
                <w:szCs w:val="28"/>
              </w:rPr>
            </w:pPr>
            <w:r w:rsidRPr="002D2143">
              <w:rPr>
                <w:b w:val="0"/>
                <w:bCs w:val="0"/>
                <w:color w:val="000000"/>
                <w:szCs w:val="28"/>
              </w:rPr>
              <w:t>HFC-227ea</w:t>
            </w:r>
          </w:p>
        </w:tc>
        <w:tc>
          <w:tcPr>
            <w:tcW w:w="1440" w:type="dxa"/>
            <w:noWrap/>
            <w:hideMark/>
          </w:tcPr>
          <w:p w14:paraId="27EBB9AA" w14:textId="14D91531" w:rsidR="00FF62E6" w:rsidRPr="00FF62E6" w:rsidRDefault="00FF62E6" w:rsidP="002D2143">
            <w:pPr>
              <w:spacing w:after="0"/>
              <w:jc w:val="center"/>
              <w:cnfStyle w:val="000000000000" w:firstRow="0" w:lastRow="0" w:firstColumn="0" w:lastColumn="0" w:oddVBand="0" w:evenVBand="0" w:oddHBand="0" w:evenHBand="0" w:firstRowFirstColumn="0" w:firstRowLastColumn="0" w:lastRowFirstColumn="0" w:lastRowLastColumn="0"/>
              <w:rPr>
                <w:color w:val="000000"/>
                <w:szCs w:val="28"/>
                <w:rPrChange w:id="754" w:author="Anh Pham" w:date="2025-11-08T23:13:00Z" w16du:dateUtc="2025-11-08T16:13:00Z">
                  <w:rPr>
                    <w:color w:val="000000"/>
                    <w:sz w:val="22"/>
                    <w:szCs w:val="22"/>
                  </w:rPr>
                </w:rPrChange>
              </w:rPr>
            </w:pPr>
            <w:r w:rsidRPr="00FF62E6">
              <w:rPr>
                <w:color w:val="000000"/>
                <w:szCs w:val="28"/>
                <w:rPrChange w:id="755" w:author="Anh Pham" w:date="2025-11-08T23:13:00Z" w16du:dateUtc="2025-11-08T16:13:00Z">
                  <w:rPr>
                    <w:color w:val="000000"/>
                    <w:sz w:val="22"/>
                    <w:szCs w:val="22"/>
                  </w:rPr>
                </w:rPrChange>
              </w:rPr>
              <w:t>120</w:t>
            </w:r>
            <w:r w:rsidR="002D2143">
              <w:rPr>
                <w:color w:val="000000"/>
                <w:szCs w:val="28"/>
              </w:rPr>
              <w:t>.</w:t>
            </w:r>
            <w:r w:rsidRPr="00FF62E6">
              <w:rPr>
                <w:color w:val="000000"/>
                <w:szCs w:val="28"/>
                <w:rPrChange w:id="756" w:author="Anh Pham" w:date="2025-11-08T23:13:00Z" w16du:dateUtc="2025-11-08T16:13:00Z">
                  <w:rPr>
                    <w:color w:val="000000"/>
                    <w:sz w:val="22"/>
                    <w:szCs w:val="22"/>
                  </w:rPr>
                </w:rPrChange>
              </w:rPr>
              <w:t>860</w:t>
            </w:r>
          </w:p>
        </w:tc>
        <w:tc>
          <w:tcPr>
            <w:tcW w:w="1440" w:type="dxa"/>
            <w:noWrap/>
            <w:hideMark/>
          </w:tcPr>
          <w:p w14:paraId="193E75CB" w14:textId="38FF70F3" w:rsidR="00FF62E6" w:rsidRPr="00FF62E6" w:rsidRDefault="00FF62E6" w:rsidP="002D2143">
            <w:pPr>
              <w:spacing w:after="0"/>
              <w:jc w:val="center"/>
              <w:cnfStyle w:val="000000000000" w:firstRow="0" w:lastRow="0" w:firstColumn="0" w:lastColumn="0" w:oddVBand="0" w:evenVBand="0" w:oddHBand="0" w:evenHBand="0" w:firstRowFirstColumn="0" w:firstRowLastColumn="0" w:lastRowFirstColumn="0" w:lastRowLastColumn="0"/>
              <w:rPr>
                <w:color w:val="000000"/>
                <w:szCs w:val="28"/>
                <w:rPrChange w:id="757" w:author="Anh Pham" w:date="2025-11-08T23:13:00Z" w16du:dateUtc="2025-11-08T16:13:00Z">
                  <w:rPr>
                    <w:color w:val="000000"/>
                    <w:sz w:val="22"/>
                    <w:szCs w:val="22"/>
                  </w:rPr>
                </w:rPrChange>
              </w:rPr>
            </w:pPr>
            <w:r w:rsidRPr="00FF62E6">
              <w:rPr>
                <w:color w:val="000000"/>
                <w:szCs w:val="28"/>
                <w:rPrChange w:id="758" w:author="Anh Pham" w:date="2025-11-08T23:13:00Z" w16du:dateUtc="2025-11-08T16:13:00Z">
                  <w:rPr>
                    <w:color w:val="000000"/>
                    <w:sz w:val="22"/>
                    <w:szCs w:val="22"/>
                  </w:rPr>
                </w:rPrChange>
              </w:rPr>
              <w:t>220</w:t>
            </w:r>
            <w:r w:rsidR="002D2143">
              <w:rPr>
                <w:color w:val="000000"/>
                <w:szCs w:val="28"/>
              </w:rPr>
              <w:t>.</w:t>
            </w:r>
            <w:r w:rsidRPr="00FF62E6">
              <w:rPr>
                <w:color w:val="000000"/>
                <w:szCs w:val="28"/>
                <w:rPrChange w:id="759" w:author="Anh Pham" w:date="2025-11-08T23:13:00Z" w16du:dateUtc="2025-11-08T16:13:00Z">
                  <w:rPr>
                    <w:color w:val="000000"/>
                    <w:sz w:val="22"/>
                    <w:szCs w:val="22"/>
                  </w:rPr>
                </w:rPrChange>
              </w:rPr>
              <w:t>992</w:t>
            </w:r>
          </w:p>
        </w:tc>
      </w:tr>
      <w:tr w:rsidR="00FF62E6" w:rsidRPr="00FF62E6" w14:paraId="5C93640E" w14:textId="77777777" w:rsidTr="002D2143">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1AE3EF73" w14:textId="385A5232" w:rsidR="00FF62E6" w:rsidRPr="002D2143" w:rsidRDefault="00FF62E6" w:rsidP="002D2143">
            <w:pPr>
              <w:spacing w:after="0"/>
              <w:jc w:val="center"/>
              <w:rPr>
                <w:b w:val="0"/>
                <w:bCs w:val="0"/>
                <w:color w:val="000000"/>
                <w:szCs w:val="28"/>
              </w:rPr>
            </w:pPr>
            <w:r w:rsidRPr="002D2143">
              <w:rPr>
                <w:b w:val="0"/>
                <w:bCs w:val="0"/>
                <w:color w:val="000000"/>
                <w:szCs w:val="28"/>
              </w:rPr>
              <w:t>HFC-236fa</w:t>
            </w:r>
          </w:p>
        </w:tc>
        <w:tc>
          <w:tcPr>
            <w:tcW w:w="1440" w:type="dxa"/>
            <w:noWrap/>
            <w:hideMark/>
          </w:tcPr>
          <w:p w14:paraId="6D5A0D41" w14:textId="26BA81C9" w:rsidR="00FF62E6" w:rsidRPr="002D2143" w:rsidRDefault="00FF62E6" w:rsidP="002D2143">
            <w:pPr>
              <w:spacing w:after="0"/>
              <w:jc w:val="center"/>
              <w:cnfStyle w:val="000000100000" w:firstRow="0" w:lastRow="0" w:firstColumn="0" w:lastColumn="0" w:oddVBand="0" w:evenVBand="0" w:oddHBand="1" w:evenHBand="0" w:firstRowFirstColumn="0" w:firstRowLastColumn="0" w:lastRowFirstColumn="0" w:lastRowLastColumn="0"/>
              <w:rPr>
                <w:color w:val="000000"/>
                <w:szCs w:val="28"/>
              </w:rPr>
            </w:pPr>
            <w:r w:rsidRPr="002D2143">
              <w:rPr>
                <w:color w:val="000000"/>
                <w:szCs w:val="28"/>
              </w:rPr>
              <w:t>10</w:t>
            </w:r>
          </w:p>
        </w:tc>
        <w:tc>
          <w:tcPr>
            <w:tcW w:w="1440" w:type="dxa"/>
            <w:noWrap/>
            <w:hideMark/>
          </w:tcPr>
          <w:p w14:paraId="32BB7565" w14:textId="2F245A30" w:rsidR="00FF62E6" w:rsidRPr="002D2143" w:rsidRDefault="00FF62E6" w:rsidP="002D2143">
            <w:pPr>
              <w:spacing w:after="0"/>
              <w:jc w:val="center"/>
              <w:cnfStyle w:val="000000100000" w:firstRow="0" w:lastRow="0" w:firstColumn="0" w:lastColumn="0" w:oddVBand="0" w:evenVBand="0" w:oddHBand="1" w:evenHBand="0" w:firstRowFirstColumn="0" w:firstRowLastColumn="0" w:lastRowFirstColumn="0" w:lastRowLastColumn="0"/>
              <w:rPr>
                <w:color w:val="000000"/>
                <w:szCs w:val="28"/>
              </w:rPr>
            </w:pPr>
            <w:r w:rsidRPr="002D2143">
              <w:rPr>
                <w:color w:val="000000"/>
                <w:szCs w:val="28"/>
              </w:rPr>
              <w:t>-</w:t>
            </w:r>
          </w:p>
        </w:tc>
      </w:tr>
      <w:tr w:rsidR="00FF62E6" w:rsidRPr="00FF62E6" w14:paraId="362B177A" w14:textId="77777777" w:rsidTr="002D2143">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1D72480D" w14:textId="12262FD7" w:rsidR="00FF62E6" w:rsidRPr="00FF62E6" w:rsidRDefault="00FF62E6" w:rsidP="00FF62E6">
            <w:pPr>
              <w:spacing w:after="0"/>
              <w:jc w:val="center"/>
              <w:rPr>
                <w:b w:val="0"/>
                <w:bCs w:val="0"/>
                <w:color w:val="000000"/>
                <w:szCs w:val="28"/>
                <w:rPrChange w:id="760" w:author="Anh Pham" w:date="2025-11-08T23:13:00Z" w16du:dateUtc="2025-11-08T16:13:00Z">
                  <w:rPr>
                    <w:color w:val="000000"/>
                    <w:sz w:val="22"/>
                    <w:szCs w:val="22"/>
                  </w:rPr>
                </w:rPrChange>
              </w:rPr>
              <w:pPrChange w:id="761" w:author="Anh Pham" w:date="2025-11-08T23:13:00Z" w16du:dateUtc="2025-11-08T16:13:00Z">
                <w:pPr>
                  <w:spacing w:after="0"/>
                </w:pPr>
              </w:pPrChange>
            </w:pPr>
            <w:r w:rsidRPr="00FF62E6">
              <w:rPr>
                <w:b w:val="0"/>
                <w:bCs w:val="0"/>
                <w:color w:val="000000"/>
                <w:szCs w:val="28"/>
                <w:rPrChange w:id="762" w:author="Anh Pham" w:date="2025-11-08T23:13:00Z" w16du:dateUtc="2025-11-08T16:13:00Z">
                  <w:rPr>
                    <w:color w:val="000000"/>
                    <w:sz w:val="22"/>
                    <w:szCs w:val="22"/>
                  </w:rPr>
                </w:rPrChange>
              </w:rPr>
              <w:t>HFC-245fa</w:t>
            </w:r>
          </w:p>
        </w:tc>
        <w:tc>
          <w:tcPr>
            <w:tcW w:w="1440" w:type="dxa"/>
            <w:noWrap/>
            <w:hideMark/>
          </w:tcPr>
          <w:p w14:paraId="2C51962A" w14:textId="2FC451CD" w:rsidR="00FF62E6" w:rsidRPr="00FF62E6" w:rsidRDefault="00FF62E6" w:rsidP="00FF62E6">
            <w:pPr>
              <w:spacing w:after="0"/>
              <w:jc w:val="center"/>
              <w:cnfStyle w:val="000000000000" w:firstRow="0" w:lastRow="0" w:firstColumn="0" w:lastColumn="0" w:oddVBand="0" w:evenVBand="0" w:oddHBand="0" w:evenHBand="0" w:firstRowFirstColumn="0" w:firstRowLastColumn="0" w:lastRowFirstColumn="0" w:lastRowLastColumn="0"/>
              <w:rPr>
                <w:color w:val="000000"/>
                <w:szCs w:val="28"/>
                <w:rPrChange w:id="763" w:author="Anh Pham" w:date="2025-11-08T23:13:00Z" w16du:dateUtc="2025-11-08T16:13:00Z">
                  <w:rPr>
                    <w:color w:val="000000"/>
                    <w:sz w:val="22"/>
                    <w:szCs w:val="22"/>
                  </w:rPr>
                </w:rPrChange>
              </w:rPr>
              <w:pPrChange w:id="764" w:author="Anh Pham" w:date="2025-11-08T23:12:00Z" w16du:dateUtc="2025-11-08T16:12:00Z">
                <w:pPr>
                  <w:spacing w:after="0"/>
                  <w:cnfStyle w:val="000000000000" w:firstRow="0" w:lastRow="0" w:firstColumn="0" w:lastColumn="0" w:oddVBand="0" w:evenVBand="0" w:oddHBand="0" w:evenHBand="0" w:firstRowFirstColumn="0" w:firstRowLastColumn="0" w:lastRowFirstColumn="0" w:lastRowLastColumn="0"/>
                </w:pPr>
              </w:pPrChange>
            </w:pPr>
            <w:r w:rsidRPr="00FF62E6">
              <w:rPr>
                <w:color w:val="000000"/>
                <w:szCs w:val="28"/>
                <w:rPrChange w:id="765" w:author="Anh Pham" w:date="2025-11-08T23:13:00Z" w16du:dateUtc="2025-11-08T16:13:00Z">
                  <w:rPr>
                    <w:color w:val="000000"/>
                    <w:sz w:val="22"/>
                    <w:szCs w:val="22"/>
                  </w:rPr>
                </w:rPrChange>
              </w:rPr>
              <w:t>2</w:t>
            </w:r>
            <w:r w:rsidR="002D2143">
              <w:rPr>
                <w:color w:val="000000"/>
                <w:szCs w:val="28"/>
              </w:rPr>
              <w:t>.</w:t>
            </w:r>
            <w:r w:rsidRPr="00FF62E6">
              <w:rPr>
                <w:color w:val="000000"/>
                <w:szCs w:val="28"/>
                <w:rPrChange w:id="766" w:author="Anh Pham" w:date="2025-11-08T23:13:00Z" w16du:dateUtc="2025-11-08T16:13:00Z">
                  <w:rPr>
                    <w:color w:val="000000"/>
                    <w:sz w:val="22"/>
                    <w:szCs w:val="22"/>
                  </w:rPr>
                </w:rPrChange>
              </w:rPr>
              <w:t>290</w:t>
            </w:r>
          </w:p>
        </w:tc>
        <w:tc>
          <w:tcPr>
            <w:tcW w:w="1440" w:type="dxa"/>
            <w:noWrap/>
            <w:hideMark/>
          </w:tcPr>
          <w:p w14:paraId="50FA8773" w14:textId="4D50A25C" w:rsidR="00FF62E6" w:rsidRPr="00FF62E6" w:rsidRDefault="00FF62E6" w:rsidP="00FF62E6">
            <w:pPr>
              <w:spacing w:after="0"/>
              <w:jc w:val="center"/>
              <w:cnfStyle w:val="000000000000" w:firstRow="0" w:lastRow="0" w:firstColumn="0" w:lastColumn="0" w:oddVBand="0" w:evenVBand="0" w:oddHBand="0" w:evenHBand="0" w:firstRowFirstColumn="0" w:firstRowLastColumn="0" w:lastRowFirstColumn="0" w:lastRowLastColumn="0"/>
              <w:rPr>
                <w:color w:val="000000"/>
                <w:szCs w:val="28"/>
                <w:rPrChange w:id="767" w:author="Anh Pham" w:date="2025-11-08T23:13:00Z" w16du:dateUtc="2025-11-08T16:13:00Z">
                  <w:rPr>
                    <w:color w:val="000000"/>
                    <w:sz w:val="22"/>
                    <w:szCs w:val="22"/>
                  </w:rPr>
                </w:rPrChange>
              </w:rPr>
              <w:pPrChange w:id="768" w:author="Anh Pham" w:date="2025-11-08T23:12:00Z" w16du:dateUtc="2025-11-08T16:12:00Z">
                <w:pPr>
                  <w:spacing w:after="0"/>
                  <w:cnfStyle w:val="000000000000" w:firstRow="0" w:lastRow="0" w:firstColumn="0" w:lastColumn="0" w:oddVBand="0" w:evenVBand="0" w:oddHBand="0" w:evenHBand="0" w:firstRowFirstColumn="0" w:firstRowLastColumn="0" w:lastRowFirstColumn="0" w:lastRowLastColumn="0"/>
                </w:pPr>
              </w:pPrChange>
            </w:pPr>
            <w:r w:rsidRPr="00FF62E6">
              <w:rPr>
                <w:color w:val="000000"/>
                <w:szCs w:val="28"/>
                <w:rPrChange w:id="769" w:author="Anh Pham" w:date="2025-11-08T23:13:00Z" w16du:dateUtc="2025-11-08T16:13:00Z">
                  <w:rPr>
                    <w:color w:val="000000"/>
                    <w:sz w:val="22"/>
                    <w:szCs w:val="22"/>
                  </w:rPr>
                </w:rPrChange>
              </w:rPr>
              <w:t>5</w:t>
            </w:r>
            <w:r w:rsidR="002D2143">
              <w:rPr>
                <w:color w:val="000000"/>
                <w:szCs w:val="28"/>
              </w:rPr>
              <w:t>.</w:t>
            </w:r>
            <w:r w:rsidRPr="00FF62E6">
              <w:rPr>
                <w:color w:val="000000"/>
                <w:szCs w:val="28"/>
                <w:rPrChange w:id="770" w:author="Anh Pham" w:date="2025-11-08T23:13:00Z" w16du:dateUtc="2025-11-08T16:13:00Z">
                  <w:rPr>
                    <w:color w:val="000000"/>
                    <w:sz w:val="22"/>
                    <w:szCs w:val="22"/>
                  </w:rPr>
                </w:rPrChange>
              </w:rPr>
              <w:t>150</w:t>
            </w:r>
          </w:p>
        </w:tc>
      </w:tr>
      <w:tr w:rsidR="00FF62E6" w:rsidRPr="00FF62E6" w14:paraId="3F5AF454" w14:textId="77777777" w:rsidTr="002D2143">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2E306ED9" w14:textId="27F5E0F0" w:rsidR="00FF62E6" w:rsidRPr="00FF62E6" w:rsidRDefault="00FF62E6" w:rsidP="00FF62E6">
            <w:pPr>
              <w:spacing w:after="0"/>
              <w:jc w:val="center"/>
              <w:rPr>
                <w:b w:val="0"/>
                <w:bCs w:val="0"/>
                <w:color w:val="000000"/>
                <w:szCs w:val="28"/>
                <w:rPrChange w:id="771" w:author="Anh Pham" w:date="2025-11-08T23:13:00Z" w16du:dateUtc="2025-11-08T16:13:00Z">
                  <w:rPr>
                    <w:color w:val="000000"/>
                    <w:sz w:val="22"/>
                    <w:szCs w:val="22"/>
                  </w:rPr>
                </w:rPrChange>
              </w:rPr>
              <w:pPrChange w:id="772" w:author="Anh Pham" w:date="2025-11-08T23:13:00Z" w16du:dateUtc="2025-11-08T16:13:00Z">
                <w:pPr>
                  <w:spacing w:after="0"/>
                </w:pPr>
              </w:pPrChange>
            </w:pPr>
            <w:r w:rsidRPr="00FF62E6">
              <w:rPr>
                <w:b w:val="0"/>
                <w:bCs w:val="0"/>
                <w:color w:val="000000"/>
                <w:szCs w:val="28"/>
                <w:rPrChange w:id="773" w:author="Anh Pham" w:date="2025-11-08T23:13:00Z" w16du:dateUtc="2025-11-08T16:13:00Z">
                  <w:rPr>
                    <w:color w:val="000000"/>
                    <w:sz w:val="22"/>
                    <w:szCs w:val="22"/>
                  </w:rPr>
                </w:rPrChange>
              </w:rPr>
              <w:t>HFC-365mfc</w:t>
            </w:r>
          </w:p>
        </w:tc>
        <w:tc>
          <w:tcPr>
            <w:tcW w:w="1440" w:type="dxa"/>
            <w:noWrap/>
            <w:hideMark/>
          </w:tcPr>
          <w:p w14:paraId="32BC04D5" w14:textId="040CEBED" w:rsidR="00FF62E6" w:rsidRPr="00FF62E6" w:rsidRDefault="00FF62E6" w:rsidP="00FF62E6">
            <w:pPr>
              <w:spacing w:after="0"/>
              <w:jc w:val="center"/>
              <w:cnfStyle w:val="000000100000" w:firstRow="0" w:lastRow="0" w:firstColumn="0" w:lastColumn="0" w:oddVBand="0" w:evenVBand="0" w:oddHBand="1" w:evenHBand="0" w:firstRowFirstColumn="0" w:firstRowLastColumn="0" w:lastRowFirstColumn="0" w:lastRowLastColumn="0"/>
              <w:rPr>
                <w:color w:val="000000"/>
                <w:szCs w:val="28"/>
                <w:rPrChange w:id="774" w:author="Anh Pham" w:date="2025-11-08T23:13:00Z" w16du:dateUtc="2025-11-08T16:13:00Z">
                  <w:rPr>
                    <w:color w:val="000000"/>
                    <w:sz w:val="22"/>
                    <w:szCs w:val="22"/>
                  </w:rPr>
                </w:rPrChange>
              </w:rPr>
              <w:pPrChange w:id="775" w:author="Anh Pham" w:date="2025-11-08T23:12:00Z" w16du:dateUtc="2025-11-08T16:12:00Z">
                <w:pPr>
                  <w:spacing w:after="0"/>
                  <w:cnfStyle w:val="000000100000" w:firstRow="0" w:lastRow="0" w:firstColumn="0" w:lastColumn="0" w:oddVBand="0" w:evenVBand="0" w:oddHBand="1" w:evenHBand="0" w:firstRowFirstColumn="0" w:firstRowLastColumn="0" w:lastRowFirstColumn="0" w:lastRowLastColumn="0"/>
                </w:pPr>
              </w:pPrChange>
            </w:pPr>
            <w:r w:rsidRPr="00FF62E6">
              <w:rPr>
                <w:color w:val="000000"/>
                <w:szCs w:val="28"/>
                <w:rPrChange w:id="776" w:author="Anh Pham" w:date="2025-11-08T23:13:00Z" w16du:dateUtc="2025-11-08T16:13:00Z">
                  <w:rPr>
                    <w:color w:val="000000"/>
                    <w:sz w:val="22"/>
                    <w:szCs w:val="22"/>
                  </w:rPr>
                </w:rPrChange>
              </w:rPr>
              <w:t>2</w:t>
            </w:r>
            <w:r w:rsidR="002D2143">
              <w:rPr>
                <w:color w:val="000000"/>
                <w:szCs w:val="28"/>
              </w:rPr>
              <w:t>.</w:t>
            </w:r>
            <w:r w:rsidRPr="00FF62E6">
              <w:rPr>
                <w:color w:val="000000"/>
                <w:szCs w:val="28"/>
                <w:rPrChange w:id="777" w:author="Anh Pham" w:date="2025-11-08T23:13:00Z" w16du:dateUtc="2025-11-08T16:13:00Z">
                  <w:rPr>
                    <w:color w:val="000000"/>
                    <w:sz w:val="22"/>
                    <w:szCs w:val="22"/>
                  </w:rPr>
                </w:rPrChange>
              </w:rPr>
              <w:t>400</w:t>
            </w:r>
          </w:p>
        </w:tc>
        <w:tc>
          <w:tcPr>
            <w:tcW w:w="1440" w:type="dxa"/>
            <w:noWrap/>
            <w:hideMark/>
          </w:tcPr>
          <w:p w14:paraId="721233D2" w14:textId="314ECD3F" w:rsidR="00FF62E6" w:rsidRPr="00FF62E6" w:rsidRDefault="00FF62E6" w:rsidP="00FF62E6">
            <w:pPr>
              <w:spacing w:after="0"/>
              <w:jc w:val="center"/>
              <w:cnfStyle w:val="000000100000" w:firstRow="0" w:lastRow="0" w:firstColumn="0" w:lastColumn="0" w:oddVBand="0" w:evenVBand="0" w:oddHBand="1" w:evenHBand="0" w:firstRowFirstColumn="0" w:firstRowLastColumn="0" w:lastRowFirstColumn="0" w:lastRowLastColumn="0"/>
              <w:rPr>
                <w:color w:val="000000"/>
                <w:szCs w:val="28"/>
                <w:rPrChange w:id="778" w:author="Anh Pham" w:date="2025-11-08T23:13:00Z" w16du:dateUtc="2025-11-08T16:13:00Z">
                  <w:rPr>
                    <w:color w:val="000000"/>
                    <w:sz w:val="22"/>
                    <w:szCs w:val="22"/>
                  </w:rPr>
                </w:rPrChange>
              </w:rPr>
              <w:pPrChange w:id="779" w:author="Anh Pham" w:date="2025-11-08T23:12:00Z" w16du:dateUtc="2025-11-08T16:12:00Z">
                <w:pPr>
                  <w:spacing w:after="0"/>
                  <w:cnfStyle w:val="000000100000" w:firstRow="0" w:lastRow="0" w:firstColumn="0" w:lastColumn="0" w:oddVBand="0" w:evenVBand="0" w:oddHBand="1" w:evenHBand="0" w:firstRowFirstColumn="0" w:firstRowLastColumn="0" w:lastRowFirstColumn="0" w:lastRowLastColumn="0"/>
                </w:pPr>
              </w:pPrChange>
            </w:pPr>
            <w:r w:rsidRPr="00FF62E6">
              <w:rPr>
                <w:color w:val="000000"/>
                <w:szCs w:val="28"/>
                <w:rPrChange w:id="780" w:author="Anh Pham" w:date="2025-11-08T23:13:00Z" w16du:dateUtc="2025-11-08T16:13:00Z">
                  <w:rPr>
                    <w:color w:val="000000"/>
                    <w:sz w:val="22"/>
                    <w:szCs w:val="22"/>
                  </w:rPr>
                </w:rPrChange>
              </w:rPr>
              <w:t>7</w:t>
            </w:r>
            <w:r w:rsidR="002D2143">
              <w:rPr>
                <w:color w:val="000000"/>
                <w:szCs w:val="28"/>
              </w:rPr>
              <w:t>.</w:t>
            </w:r>
            <w:r w:rsidRPr="00FF62E6">
              <w:rPr>
                <w:color w:val="000000"/>
                <w:szCs w:val="28"/>
                <w:rPrChange w:id="781" w:author="Anh Pham" w:date="2025-11-08T23:13:00Z" w16du:dateUtc="2025-11-08T16:13:00Z">
                  <w:rPr>
                    <w:color w:val="000000"/>
                    <w:sz w:val="22"/>
                    <w:szCs w:val="22"/>
                  </w:rPr>
                </w:rPrChange>
              </w:rPr>
              <w:t>202</w:t>
            </w:r>
          </w:p>
        </w:tc>
      </w:tr>
      <w:tr w:rsidR="00FF62E6" w:rsidRPr="00FF62E6" w14:paraId="0AB35CA4" w14:textId="77777777" w:rsidTr="002D2143">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1F5C09DE" w14:textId="4108ED8B" w:rsidR="00FF62E6" w:rsidRPr="00FF62E6" w:rsidRDefault="00FF62E6" w:rsidP="00FF62E6">
            <w:pPr>
              <w:spacing w:after="0"/>
              <w:jc w:val="center"/>
              <w:rPr>
                <w:b w:val="0"/>
                <w:bCs w:val="0"/>
                <w:color w:val="000000"/>
                <w:szCs w:val="28"/>
                <w:rPrChange w:id="782" w:author="Anh Pham" w:date="2025-11-08T23:13:00Z" w16du:dateUtc="2025-11-08T16:13:00Z">
                  <w:rPr>
                    <w:color w:val="000000"/>
                    <w:sz w:val="22"/>
                    <w:szCs w:val="22"/>
                  </w:rPr>
                </w:rPrChange>
              </w:rPr>
              <w:pPrChange w:id="783" w:author="Anh Pham" w:date="2025-11-08T23:13:00Z" w16du:dateUtc="2025-11-08T16:13:00Z">
                <w:pPr>
                  <w:spacing w:after="0"/>
                </w:pPr>
              </w:pPrChange>
            </w:pPr>
            <w:r w:rsidRPr="00FF62E6">
              <w:rPr>
                <w:b w:val="0"/>
                <w:bCs w:val="0"/>
                <w:color w:val="000000"/>
                <w:szCs w:val="28"/>
                <w:rPrChange w:id="784" w:author="Anh Pham" w:date="2025-11-08T23:13:00Z" w16du:dateUtc="2025-11-08T16:13:00Z">
                  <w:rPr>
                    <w:color w:val="000000"/>
                    <w:sz w:val="22"/>
                    <w:szCs w:val="22"/>
                  </w:rPr>
                </w:rPrChange>
              </w:rPr>
              <w:t>HFC-404A</w:t>
            </w:r>
          </w:p>
        </w:tc>
        <w:tc>
          <w:tcPr>
            <w:tcW w:w="1440" w:type="dxa"/>
            <w:noWrap/>
            <w:hideMark/>
          </w:tcPr>
          <w:p w14:paraId="5D7B0A59" w14:textId="177893A0" w:rsidR="00FF62E6" w:rsidRPr="00FF62E6" w:rsidRDefault="00FF62E6" w:rsidP="00FF62E6">
            <w:pPr>
              <w:spacing w:after="0"/>
              <w:jc w:val="center"/>
              <w:cnfStyle w:val="000000000000" w:firstRow="0" w:lastRow="0" w:firstColumn="0" w:lastColumn="0" w:oddVBand="0" w:evenVBand="0" w:oddHBand="0" w:evenHBand="0" w:firstRowFirstColumn="0" w:firstRowLastColumn="0" w:lastRowFirstColumn="0" w:lastRowLastColumn="0"/>
              <w:rPr>
                <w:color w:val="000000"/>
                <w:szCs w:val="28"/>
                <w:rPrChange w:id="785" w:author="Anh Pham" w:date="2025-11-08T23:13:00Z" w16du:dateUtc="2025-11-08T16:13:00Z">
                  <w:rPr>
                    <w:color w:val="000000"/>
                    <w:sz w:val="22"/>
                    <w:szCs w:val="22"/>
                  </w:rPr>
                </w:rPrChange>
              </w:rPr>
              <w:pPrChange w:id="786" w:author="Anh Pham" w:date="2025-11-08T23:12:00Z" w16du:dateUtc="2025-11-08T16:12:00Z">
                <w:pPr>
                  <w:spacing w:after="0"/>
                  <w:cnfStyle w:val="000000000000" w:firstRow="0" w:lastRow="0" w:firstColumn="0" w:lastColumn="0" w:oddVBand="0" w:evenVBand="0" w:oddHBand="0" w:evenHBand="0" w:firstRowFirstColumn="0" w:firstRowLastColumn="0" w:lastRowFirstColumn="0" w:lastRowLastColumn="0"/>
                </w:pPr>
              </w:pPrChange>
            </w:pPr>
            <w:r w:rsidRPr="00FF62E6">
              <w:rPr>
                <w:color w:val="000000"/>
                <w:szCs w:val="28"/>
                <w:rPrChange w:id="787" w:author="Anh Pham" w:date="2025-11-08T23:13:00Z" w16du:dateUtc="2025-11-08T16:13:00Z">
                  <w:rPr>
                    <w:color w:val="000000"/>
                    <w:sz w:val="22"/>
                    <w:szCs w:val="22"/>
                  </w:rPr>
                </w:rPrChange>
              </w:rPr>
              <w:t>495</w:t>
            </w:r>
            <w:r w:rsidR="002D2143">
              <w:rPr>
                <w:color w:val="000000"/>
                <w:szCs w:val="28"/>
              </w:rPr>
              <w:t>.</w:t>
            </w:r>
            <w:r w:rsidRPr="00FF62E6">
              <w:rPr>
                <w:color w:val="000000"/>
                <w:szCs w:val="28"/>
                <w:rPrChange w:id="788" w:author="Anh Pham" w:date="2025-11-08T23:13:00Z" w16du:dateUtc="2025-11-08T16:13:00Z">
                  <w:rPr>
                    <w:color w:val="000000"/>
                    <w:sz w:val="22"/>
                    <w:szCs w:val="22"/>
                  </w:rPr>
                </w:rPrChange>
              </w:rPr>
              <w:t>070</w:t>
            </w:r>
          </w:p>
        </w:tc>
        <w:tc>
          <w:tcPr>
            <w:tcW w:w="1440" w:type="dxa"/>
            <w:noWrap/>
            <w:hideMark/>
          </w:tcPr>
          <w:p w14:paraId="5448DF82" w14:textId="0AE0CC65" w:rsidR="00FF62E6" w:rsidRPr="00FF62E6" w:rsidRDefault="00FF62E6" w:rsidP="00FF62E6">
            <w:pPr>
              <w:spacing w:after="0"/>
              <w:jc w:val="center"/>
              <w:cnfStyle w:val="000000000000" w:firstRow="0" w:lastRow="0" w:firstColumn="0" w:lastColumn="0" w:oddVBand="0" w:evenVBand="0" w:oddHBand="0" w:evenHBand="0" w:firstRowFirstColumn="0" w:firstRowLastColumn="0" w:lastRowFirstColumn="0" w:lastRowLastColumn="0"/>
              <w:rPr>
                <w:color w:val="000000"/>
                <w:szCs w:val="28"/>
                <w:rPrChange w:id="789" w:author="Anh Pham" w:date="2025-11-08T23:13:00Z" w16du:dateUtc="2025-11-08T16:13:00Z">
                  <w:rPr>
                    <w:color w:val="000000"/>
                    <w:sz w:val="22"/>
                    <w:szCs w:val="22"/>
                  </w:rPr>
                </w:rPrChange>
              </w:rPr>
              <w:pPrChange w:id="790" w:author="Anh Pham" w:date="2025-11-08T23:12:00Z" w16du:dateUtc="2025-11-08T16:12:00Z">
                <w:pPr>
                  <w:spacing w:after="0"/>
                  <w:cnfStyle w:val="000000000000" w:firstRow="0" w:lastRow="0" w:firstColumn="0" w:lastColumn="0" w:oddVBand="0" w:evenVBand="0" w:oddHBand="0" w:evenHBand="0" w:firstRowFirstColumn="0" w:firstRowLastColumn="0" w:lastRowFirstColumn="0" w:lastRowLastColumn="0"/>
                </w:pPr>
              </w:pPrChange>
            </w:pPr>
            <w:r w:rsidRPr="00FF62E6">
              <w:rPr>
                <w:color w:val="000000"/>
                <w:szCs w:val="28"/>
                <w:rPrChange w:id="791" w:author="Anh Pham" w:date="2025-11-08T23:13:00Z" w16du:dateUtc="2025-11-08T16:13:00Z">
                  <w:rPr>
                    <w:color w:val="000000"/>
                    <w:sz w:val="22"/>
                    <w:szCs w:val="22"/>
                  </w:rPr>
                </w:rPrChange>
              </w:rPr>
              <w:t>708</w:t>
            </w:r>
            <w:r w:rsidR="002D2143">
              <w:rPr>
                <w:color w:val="000000"/>
                <w:szCs w:val="28"/>
              </w:rPr>
              <w:t>.</w:t>
            </w:r>
            <w:r w:rsidRPr="00FF62E6">
              <w:rPr>
                <w:color w:val="000000"/>
                <w:szCs w:val="28"/>
                <w:rPrChange w:id="792" w:author="Anh Pham" w:date="2025-11-08T23:13:00Z" w16du:dateUtc="2025-11-08T16:13:00Z">
                  <w:rPr>
                    <w:color w:val="000000"/>
                    <w:sz w:val="22"/>
                    <w:szCs w:val="22"/>
                  </w:rPr>
                </w:rPrChange>
              </w:rPr>
              <w:t>093</w:t>
            </w:r>
          </w:p>
        </w:tc>
      </w:tr>
      <w:tr w:rsidR="00FF62E6" w:rsidRPr="00FF62E6" w14:paraId="7CD0184C" w14:textId="77777777" w:rsidTr="002D2143">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1DF5ADF6" w14:textId="6FB20516" w:rsidR="00FF62E6" w:rsidRPr="00FF62E6" w:rsidRDefault="00FF62E6" w:rsidP="00FF62E6">
            <w:pPr>
              <w:spacing w:after="0"/>
              <w:jc w:val="center"/>
              <w:rPr>
                <w:b w:val="0"/>
                <w:bCs w:val="0"/>
                <w:color w:val="000000"/>
                <w:szCs w:val="28"/>
                <w:rPrChange w:id="793" w:author="Anh Pham" w:date="2025-11-08T23:13:00Z" w16du:dateUtc="2025-11-08T16:13:00Z">
                  <w:rPr>
                    <w:color w:val="000000"/>
                    <w:sz w:val="22"/>
                    <w:szCs w:val="22"/>
                  </w:rPr>
                </w:rPrChange>
              </w:rPr>
              <w:pPrChange w:id="794" w:author="Anh Pham" w:date="2025-11-08T23:13:00Z" w16du:dateUtc="2025-11-08T16:13:00Z">
                <w:pPr>
                  <w:spacing w:after="0"/>
                </w:pPr>
              </w:pPrChange>
            </w:pPr>
            <w:r w:rsidRPr="00FF62E6">
              <w:rPr>
                <w:b w:val="0"/>
                <w:bCs w:val="0"/>
                <w:color w:val="000000"/>
                <w:szCs w:val="28"/>
                <w:rPrChange w:id="795" w:author="Anh Pham" w:date="2025-11-08T23:13:00Z" w16du:dateUtc="2025-11-08T16:13:00Z">
                  <w:rPr>
                    <w:color w:val="000000"/>
                    <w:sz w:val="22"/>
                    <w:szCs w:val="22"/>
                  </w:rPr>
                </w:rPrChange>
              </w:rPr>
              <w:t>HFC-407C</w:t>
            </w:r>
          </w:p>
        </w:tc>
        <w:tc>
          <w:tcPr>
            <w:tcW w:w="1440" w:type="dxa"/>
            <w:noWrap/>
            <w:hideMark/>
          </w:tcPr>
          <w:p w14:paraId="7DF1A537" w14:textId="4966C06F" w:rsidR="00FF62E6" w:rsidRPr="002D2143" w:rsidRDefault="00FF62E6" w:rsidP="00FF62E6">
            <w:pPr>
              <w:spacing w:after="0"/>
              <w:jc w:val="center"/>
              <w:cnfStyle w:val="000000100000" w:firstRow="0" w:lastRow="0" w:firstColumn="0" w:lastColumn="0" w:oddVBand="0" w:evenVBand="0" w:oddHBand="1" w:evenHBand="0" w:firstRowFirstColumn="0" w:firstRowLastColumn="0" w:lastRowFirstColumn="0" w:lastRowLastColumn="0"/>
              <w:rPr>
                <w:color w:val="000000"/>
                <w:szCs w:val="28"/>
              </w:rPr>
              <w:pPrChange w:id="796" w:author="Anh Pham" w:date="2025-11-08T23:12:00Z" w16du:dateUtc="2025-11-08T16:12:00Z">
                <w:pPr>
                  <w:spacing w:after="0"/>
                  <w:cnfStyle w:val="000000100000" w:firstRow="0" w:lastRow="0" w:firstColumn="0" w:lastColumn="0" w:oddVBand="0" w:evenVBand="0" w:oddHBand="1" w:evenHBand="0" w:firstRowFirstColumn="0" w:firstRowLastColumn="0" w:lastRowFirstColumn="0" w:lastRowLastColumn="0"/>
                </w:pPr>
              </w:pPrChange>
            </w:pPr>
            <w:r w:rsidRPr="002D2143">
              <w:rPr>
                <w:color w:val="000000"/>
                <w:szCs w:val="28"/>
              </w:rPr>
              <w:t>320</w:t>
            </w:r>
            <w:r w:rsidR="002D2143">
              <w:rPr>
                <w:color w:val="000000"/>
                <w:szCs w:val="28"/>
              </w:rPr>
              <w:t>.</w:t>
            </w:r>
            <w:r w:rsidRPr="002D2143">
              <w:rPr>
                <w:color w:val="000000"/>
                <w:szCs w:val="28"/>
              </w:rPr>
              <w:t>700</w:t>
            </w:r>
          </w:p>
        </w:tc>
        <w:tc>
          <w:tcPr>
            <w:tcW w:w="1440" w:type="dxa"/>
            <w:noWrap/>
            <w:hideMark/>
          </w:tcPr>
          <w:p w14:paraId="3A5C2A50" w14:textId="11FCF02D" w:rsidR="00FF62E6" w:rsidRPr="002D2143" w:rsidRDefault="00FF62E6" w:rsidP="00FF62E6">
            <w:pPr>
              <w:spacing w:after="0"/>
              <w:jc w:val="center"/>
              <w:cnfStyle w:val="000000100000" w:firstRow="0" w:lastRow="0" w:firstColumn="0" w:lastColumn="0" w:oddVBand="0" w:evenVBand="0" w:oddHBand="1" w:evenHBand="0" w:firstRowFirstColumn="0" w:firstRowLastColumn="0" w:lastRowFirstColumn="0" w:lastRowLastColumn="0"/>
              <w:rPr>
                <w:color w:val="000000"/>
                <w:szCs w:val="28"/>
              </w:rPr>
              <w:pPrChange w:id="797" w:author="Anh Pham" w:date="2025-11-08T23:12:00Z" w16du:dateUtc="2025-11-08T16:12:00Z">
                <w:pPr>
                  <w:spacing w:after="0"/>
                  <w:cnfStyle w:val="000000100000" w:firstRow="0" w:lastRow="0" w:firstColumn="0" w:lastColumn="0" w:oddVBand="0" w:evenVBand="0" w:oddHBand="1" w:evenHBand="0" w:firstRowFirstColumn="0" w:firstRowLastColumn="0" w:lastRowFirstColumn="0" w:lastRowLastColumn="0"/>
                </w:pPr>
              </w:pPrChange>
            </w:pPr>
            <w:r w:rsidRPr="002D2143">
              <w:rPr>
                <w:color w:val="000000"/>
                <w:szCs w:val="28"/>
              </w:rPr>
              <w:t>118</w:t>
            </w:r>
            <w:r w:rsidR="002D2143">
              <w:rPr>
                <w:color w:val="000000"/>
                <w:szCs w:val="28"/>
              </w:rPr>
              <w:t>.</w:t>
            </w:r>
            <w:r w:rsidRPr="002D2143">
              <w:rPr>
                <w:color w:val="000000"/>
                <w:szCs w:val="28"/>
              </w:rPr>
              <w:t>820</w:t>
            </w:r>
          </w:p>
        </w:tc>
      </w:tr>
      <w:tr w:rsidR="00FF62E6" w:rsidRPr="00FF62E6" w14:paraId="75D9FA43" w14:textId="77777777" w:rsidTr="002D2143">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36C1E808" w14:textId="32A2C83F" w:rsidR="00FF62E6" w:rsidRPr="00FF62E6" w:rsidRDefault="00FF62E6" w:rsidP="00FF62E6">
            <w:pPr>
              <w:spacing w:after="0"/>
              <w:jc w:val="center"/>
              <w:rPr>
                <w:b w:val="0"/>
                <w:bCs w:val="0"/>
                <w:color w:val="000000"/>
                <w:szCs w:val="28"/>
                <w:rPrChange w:id="798" w:author="Anh Pham" w:date="2025-11-08T23:13:00Z" w16du:dateUtc="2025-11-08T16:13:00Z">
                  <w:rPr>
                    <w:color w:val="000000"/>
                    <w:sz w:val="22"/>
                    <w:szCs w:val="22"/>
                  </w:rPr>
                </w:rPrChange>
              </w:rPr>
              <w:pPrChange w:id="799" w:author="Anh Pham" w:date="2025-11-08T23:13:00Z" w16du:dateUtc="2025-11-08T16:13:00Z">
                <w:pPr>
                  <w:spacing w:after="0"/>
                </w:pPr>
              </w:pPrChange>
            </w:pPr>
            <w:r w:rsidRPr="00FF62E6">
              <w:rPr>
                <w:b w:val="0"/>
                <w:bCs w:val="0"/>
                <w:color w:val="000000"/>
                <w:szCs w:val="28"/>
                <w:rPrChange w:id="800" w:author="Anh Pham" w:date="2025-11-08T23:13:00Z" w16du:dateUtc="2025-11-08T16:13:00Z">
                  <w:rPr>
                    <w:color w:val="000000"/>
                    <w:sz w:val="22"/>
                    <w:szCs w:val="22"/>
                  </w:rPr>
                </w:rPrChange>
              </w:rPr>
              <w:t>HFC-410A</w:t>
            </w:r>
          </w:p>
        </w:tc>
        <w:tc>
          <w:tcPr>
            <w:tcW w:w="1440" w:type="dxa"/>
            <w:noWrap/>
            <w:hideMark/>
          </w:tcPr>
          <w:p w14:paraId="3E581A90" w14:textId="3E0CDD21" w:rsidR="00FF62E6" w:rsidRPr="00FF62E6" w:rsidRDefault="00FF62E6" w:rsidP="00FF62E6">
            <w:pPr>
              <w:spacing w:after="0"/>
              <w:jc w:val="center"/>
              <w:cnfStyle w:val="000000000000" w:firstRow="0" w:lastRow="0" w:firstColumn="0" w:lastColumn="0" w:oddVBand="0" w:evenVBand="0" w:oddHBand="0" w:evenHBand="0" w:firstRowFirstColumn="0" w:firstRowLastColumn="0" w:lastRowFirstColumn="0" w:lastRowLastColumn="0"/>
              <w:rPr>
                <w:color w:val="000000"/>
                <w:szCs w:val="28"/>
                <w:rPrChange w:id="801" w:author="Anh Pham" w:date="2025-11-08T23:13:00Z" w16du:dateUtc="2025-11-08T16:13:00Z">
                  <w:rPr>
                    <w:color w:val="000000"/>
                    <w:sz w:val="22"/>
                    <w:szCs w:val="22"/>
                  </w:rPr>
                </w:rPrChange>
              </w:rPr>
              <w:pPrChange w:id="802" w:author="Anh Pham" w:date="2025-11-08T23:12:00Z" w16du:dateUtc="2025-11-08T16:12:00Z">
                <w:pPr>
                  <w:spacing w:after="0"/>
                  <w:cnfStyle w:val="000000000000" w:firstRow="0" w:lastRow="0" w:firstColumn="0" w:lastColumn="0" w:oddVBand="0" w:evenVBand="0" w:oddHBand="0" w:evenHBand="0" w:firstRowFirstColumn="0" w:firstRowLastColumn="0" w:lastRowFirstColumn="0" w:lastRowLastColumn="0"/>
                </w:pPr>
              </w:pPrChange>
            </w:pPr>
            <w:r w:rsidRPr="00FF62E6">
              <w:rPr>
                <w:color w:val="000000"/>
                <w:szCs w:val="28"/>
                <w:rPrChange w:id="803" w:author="Anh Pham" w:date="2025-11-08T23:13:00Z" w16du:dateUtc="2025-11-08T16:13:00Z">
                  <w:rPr>
                    <w:color w:val="000000"/>
                    <w:sz w:val="22"/>
                    <w:szCs w:val="22"/>
                  </w:rPr>
                </w:rPrChange>
              </w:rPr>
              <w:t>1</w:t>
            </w:r>
            <w:r w:rsidR="002D2143">
              <w:rPr>
                <w:color w:val="000000"/>
                <w:szCs w:val="28"/>
              </w:rPr>
              <w:t>.</w:t>
            </w:r>
            <w:r w:rsidRPr="00FF62E6">
              <w:rPr>
                <w:color w:val="000000"/>
                <w:szCs w:val="28"/>
                <w:rPrChange w:id="804" w:author="Anh Pham" w:date="2025-11-08T23:13:00Z" w16du:dateUtc="2025-11-08T16:13:00Z">
                  <w:rPr>
                    <w:color w:val="000000"/>
                    <w:sz w:val="22"/>
                    <w:szCs w:val="22"/>
                  </w:rPr>
                </w:rPrChange>
              </w:rPr>
              <w:t>578</w:t>
            </w:r>
            <w:r w:rsidR="002D2143">
              <w:rPr>
                <w:color w:val="000000"/>
                <w:szCs w:val="28"/>
              </w:rPr>
              <w:t>.</w:t>
            </w:r>
            <w:r w:rsidRPr="00FF62E6">
              <w:rPr>
                <w:color w:val="000000"/>
                <w:szCs w:val="28"/>
                <w:rPrChange w:id="805" w:author="Anh Pham" w:date="2025-11-08T23:13:00Z" w16du:dateUtc="2025-11-08T16:13:00Z">
                  <w:rPr>
                    <w:color w:val="000000"/>
                    <w:sz w:val="22"/>
                    <w:szCs w:val="22"/>
                  </w:rPr>
                </w:rPrChange>
              </w:rPr>
              <w:t>470</w:t>
            </w:r>
          </w:p>
        </w:tc>
        <w:tc>
          <w:tcPr>
            <w:tcW w:w="1440" w:type="dxa"/>
            <w:noWrap/>
            <w:hideMark/>
          </w:tcPr>
          <w:p w14:paraId="54FFD6A2" w14:textId="07DAEA90" w:rsidR="00FF62E6" w:rsidRPr="00FF62E6" w:rsidRDefault="00FF62E6" w:rsidP="00FF62E6">
            <w:pPr>
              <w:spacing w:after="0"/>
              <w:jc w:val="center"/>
              <w:cnfStyle w:val="000000000000" w:firstRow="0" w:lastRow="0" w:firstColumn="0" w:lastColumn="0" w:oddVBand="0" w:evenVBand="0" w:oddHBand="0" w:evenHBand="0" w:firstRowFirstColumn="0" w:firstRowLastColumn="0" w:lastRowFirstColumn="0" w:lastRowLastColumn="0"/>
              <w:rPr>
                <w:color w:val="000000"/>
                <w:szCs w:val="28"/>
                <w:rPrChange w:id="806" w:author="Anh Pham" w:date="2025-11-08T23:13:00Z" w16du:dateUtc="2025-11-08T16:13:00Z">
                  <w:rPr>
                    <w:color w:val="000000"/>
                    <w:sz w:val="22"/>
                    <w:szCs w:val="22"/>
                  </w:rPr>
                </w:rPrChange>
              </w:rPr>
              <w:pPrChange w:id="807" w:author="Anh Pham" w:date="2025-11-08T23:12:00Z" w16du:dateUtc="2025-11-08T16:12:00Z">
                <w:pPr>
                  <w:spacing w:after="0"/>
                  <w:cnfStyle w:val="000000000000" w:firstRow="0" w:lastRow="0" w:firstColumn="0" w:lastColumn="0" w:oddVBand="0" w:evenVBand="0" w:oddHBand="0" w:evenHBand="0" w:firstRowFirstColumn="0" w:firstRowLastColumn="0" w:lastRowFirstColumn="0" w:lastRowLastColumn="0"/>
                </w:pPr>
              </w:pPrChange>
            </w:pPr>
            <w:r w:rsidRPr="00FF62E6">
              <w:rPr>
                <w:color w:val="000000"/>
                <w:szCs w:val="28"/>
                <w:rPrChange w:id="808" w:author="Anh Pham" w:date="2025-11-08T23:13:00Z" w16du:dateUtc="2025-11-08T16:13:00Z">
                  <w:rPr>
                    <w:color w:val="000000"/>
                    <w:sz w:val="22"/>
                    <w:szCs w:val="22"/>
                  </w:rPr>
                </w:rPrChange>
              </w:rPr>
              <w:t>1</w:t>
            </w:r>
            <w:r w:rsidR="002D2143">
              <w:rPr>
                <w:color w:val="000000"/>
                <w:szCs w:val="28"/>
              </w:rPr>
              <w:t>.</w:t>
            </w:r>
            <w:r w:rsidRPr="00FF62E6">
              <w:rPr>
                <w:color w:val="000000"/>
                <w:szCs w:val="28"/>
                <w:rPrChange w:id="809" w:author="Anh Pham" w:date="2025-11-08T23:13:00Z" w16du:dateUtc="2025-11-08T16:13:00Z">
                  <w:rPr>
                    <w:color w:val="000000"/>
                    <w:sz w:val="22"/>
                    <w:szCs w:val="22"/>
                  </w:rPr>
                </w:rPrChange>
              </w:rPr>
              <w:t>381</w:t>
            </w:r>
            <w:r w:rsidR="002D2143">
              <w:rPr>
                <w:color w:val="000000"/>
                <w:szCs w:val="28"/>
              </w:rPr>
              <w:t>.</w:t>
            </w:r>
            <w:r w:rsidRPr="00FF62E6">
              <w:rPr>
                <w:color w:val="000000"/>
                <w:szCs w:val="28"/>
                <w:rPrChange w:id="810" w:author="Anh Pham" w:date="2025-11-08T23:13:00Z" w16du:dateUtc="2025-11-08T16:13:00Z">
                  <w:rPr>
                    <w:color w:val="000000"/>
                    <w:sz w:val="22"/>
                    <w:szCs w:val="22"/>
                  </w:rPr>
                </w:rPrChange>
              </w:rPr>
              <w:t>970</w:t>
            </w:r>
          </w:p>
        </w:tc>
      </w:tr>
      <w:tr w:rsidR="00FF62E6" w:rsidRPr="00FF62E6" w14:paraId="397E4FEE" w14:textId="77777777" w:rsidTr="002D2143">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4662CE61" w14:textId="65C09D41" w:rsidR="00FF62E6" w:rsidRPr="00FF62E6" w:rsidRDefault="00FF62E6" w:rsidP="00FF62E6">
            <w:pPr>
              <w:spacing w:after="0"/>
              <w:jc w:val="center"/>
              <w:rPr>
                <w:b w:val="0"/>
                <w:bCs w:val="0"/>
                <w:color w:val="000000"/>
                <w:szCs w:val="28"/>
                <w:rPrChange w:id="811" w:author="Anh Pham" w:date="2025-11-08T23:13:00Z" w16du:dateUtc="2025-11-08T16:13:00Z">
                  <w:rPr>
                    <w:color w:val="000000"/>
                    <w:sz w:val="22"/>
                    <w:szCs w:val="22"/>
                  </w:rPr>
                </w:rPrChange>
              </w:rPr>
              <w:pPrChange w:id="812" w:author="Anh Pham" w:date="2025-11-08T23:13:00Z" w16du:dateUtc="2025-11-08T16:13:00Z">
                <w:pPr>
                  <w:spacing w:after="0"/>
                </w:pPr>
              </w:pPrChange>
            </w:pPr>
            <w:r w:rsidRPr="00FF62E6">
              <w:rPr>
                <w:b w:val="0"/>
                <w:bCs w:val="0"/>
                <w:color w:val="000000"/>
                <w:szCs w:val="28"/>
                <w:rPrChange w:id="813" w:author="Anh Pham" w:date="2025-11-08T23:13:00Z" w16du:dateUtc="2025-11-08T16:13:00Z">
                  <w:rPr>
                    <w:color w:val="000000"/>
                    <w:sz w:val="22"/>
                    <w:szCs w:val="22"/>
                  </w:rPr>
                </w:rPrChange>
              </w:rPr>
              <w:t>HFC-417A</w:t>
            </w:r>
          </w:p>
        </w:tc>
        <w:tc>
          <w:tcPr>
            <w:tcW w:w="1440" w:type="dxa"/>
            <w:noWrap/>
            <w:hideMark/>
          </w:tcPr>
          <w:p w14:paraId="6C175EFA" w14:textId="6FC939A7" w:rsidR="00FF62E6" w:rsidRPr="002D2143" w:rsidRDefault="00FF62E6" w:rsidP="00FF62E6">
            <w:pPr>
              <w:spacing w:after="0"/>
              <w:jc w:val="center"/>
              <w:cnfStyle w:val="000000100000" w:firstRow="0" w:lastRow="0" w:firstColumn="0" w:lastColumn="0" w:oddVBand="0" w:evenVBand="0" w:oddHBand="1" w:evenHBand="0" w:firstRowFirstColumn="0" w:firstRowLastColumn="0" w:lastRowFirstColumn="0" w:lastRowLastColumn="0"/>
              <w:rPr>
                <w:color w:val="000000"/>
                <w:szCs w:val="28"/>
              </w:rPr>
              <w:pPrChange w:id="814" w:author="Anh Pham" w:date="2025-11-08T23:12:00Z" w16du:dateUtc="2025-11-08T16:12:00Z">
                <w:pPr>
                  <w:spacing w:after="0"/>
                  <w:cnfStyle w:val="000000100000" w:firstRow="0" w:lastRow="0" w:firstColumn="0" w:lastColumn="0" w:oddVBand="0" w:evenVBand="0" w:oddHBand="1" w:evenHBand="0" w:firstRowFirstColumn="0" w:firstRowLastColumn="0" w:lastRowFirstColumn="0" w:lastRowLastColumn="0"/>
                </w:pPr>
              </w:pPrChange>
            </w:pPr>
            <w:r w:rsidRPr="002D2143">
              <w:rPr>
                <w:color w:val="000000"/>
                <w:szCs w:val="28"/>
              </w:rPr>
              <w:t>2</w:t>
            </w:r>
            <w:r w:rsidR="002D2143">
              <w:rPr>
                <w:color w:val="000000"/>
                <w:szCs w:val="28"/>
              </w:rPr>
              <w:t>.</w:t>
            </w:r>
            <w:r w:rsidRPr="002D2143">
              <w:rPr>
                <w:color w:val="000000"/>
                <w:szCs w:val="28"/>
              </w:rPr>
              <w:t>265</w:t>
            </w:r>
          </w:p>
        </w:tc>
        <w:tc>
          <w:tcPr>
            <w:tcW w:w="1440" w:type="dxa"/>
            <w:noWrap/>
            <w:hideMark/>
          </w:tcPr>
          <w:p w14:paraId="57A39454" w14:textId="36B0AE30" w:rsidR="00FF62E6" w:rsidRPr="002D2143" w:rsidRDefault="00FF62E6" w:rsidP="00FF62E6">
            <w:pPr>
              <w:spacing w:after="0"/>
              <w:jc w:val="center"/>
              <w:cnfStyle w:val="000000100000" w:firstRow="0" w:lastRow="0" w:firstColumn="0" w:lastColumn="0" w:oddVBand="0" w:evenVBand="0" w:oddHBand="1" w:evenHBand="0" w:firstRowFirstColumn="0" w:firstRowLastColumn="0" w:lastRowFirstColumn="0" w:lastRowLastColumn="0"/>
              <w:rPr>
                <w:color w:val="000000"/>
                <w:szCs w:val="28"/>
              </w:rPr>
              <w:pPrChange w:id="815" w:author="Anh Pham" w:date="2025-11-08T23:12:00Z" w16du:dateUtc="2025-11-08T16:12:00Z">
                <w:pPr>
                  <w:spacing w:after="0"/>
                  <w:cnfStyle w:val="000000100000" w:firstRow="0" w:lastRow="0" w:firstColumn="0" w:lastColumn="0" w:oddVBand="0" w:evenVBand="0" w:oddHBand="1" w:evenHBand="0" w:firstRowFirstColumn="0" w:firstRowLastColumn="0" w:lastRowFirstColumn="0" w:lastRowLastColumn="0"/>
                </w:pPr>
              </w:pPrChange>
            </w:pPr>
            <w:r w:rsidRPr="002D2143">
              <w:rPr>
                <w:color w:val="000000"/>
                <w:szCs w:val="28"/>
              </w:rPr>
              <w:t>900</w:t>
            </w:r>
          </w:p>
        </w:tc>
      </w:tr>
      <w:tr w:rsidR="00FF62E6" w:rsidRPr="00FF62E6" w14:paraId="4547FD94" w14:textId="77777777" w:rsidTr="002D2143">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3DCD2924" w14:textId="0942E3E9" w:rsidR="00FF62E6" w:rsidRPr="00FF62E6" w:rsidRDefault="00FF62E6" w:rsidP="00FF62E6">
            <w:pPr>
              <w:spacing w:after="0"/>
              <w:jc w:val="center"/>
              <w:rPr>
                <w:b w:val="0"/>
                <w:bCs w:val="0"/>
                <w:color w:val="000000"/>
                <w:szCs w:val="28"/>
                <w:rPrChange w:id="816" w:author="Anh Pham" w:date="2025-11-08T23:13:00Z" w16du:dateUtc="2025-11-08T16:13:00Z">
                  <w:rPr>
                    <w:color w:val="000000"/>
                    <w:sz w:val="22"/>
                    <w:szCs w:val="22"/>
                  </w:rPr>
                </w:rPrChange>
              </w:rPr>
              <w:pPrChange w:id="817" w:author="Anh Pham" w:date="2025-11-08T23:13:00Z" w16du:dateUtc="2025-11-08T16:13:00Z">
                <w:pPr>
                  <w:spacing w:after="0"/>
                </w:pPr>
              </w:pPrChange>
            </w:pPr>
            <w:r w:rsidRPr="00FF62E6">
              <w:rPr>
                <w:b w:val="0"/>
                <w:bCs w:val="0"/>
                <w:color w:val="000000"/>
                <w:szCs w:val="28"/>
                <w:rPrChange w:id="818" w:author="Anh Pham" w:date="2025-11-08T23:13:00Z" w16du:dateUtc="2025-11-08T16:13:00Z">
                  <w:rPr>
                    <w:color w:val="000000"/>
                    <w:sz w:val="22"/>
                    <w:szCs w:val="22"/>
                  </w:rPr>
                </w:rPrChange>
              </w:rPr>
              <w:t>HFC-448A</w:t>
            </w:r>
          </w:p>
        </w:tc>
        <w:tc>
          <w:tcPr>
            <w:tcW w:w="1440" w:type="dxa"/>
            <w:noWrap/>
            <w:hideMark/>
          </w:tcPr>
          <w:p w14:paraId="7C3DC644" w14:textId="1A088251" w:rsidR="00FF62E6" w:rsidRPr="00FF62E6" w:rsidRDefault="00FF62E6" w:rsidP="00FF62E6">
            <w:pPr>
              <w:spacing w:after="0"/>
              <w:jc w:val="center"/>
              <w:cnfStyle w:val="000000000000" w:firstRow="0" w:lastRow="0" w:firstColumn="0" w:lastColumn="0" w:oddVBand="0" w:evenVBand="0" w:oddHBand="0" w:evenHBand="0" w:firstRowFirstColumn="0" w:firstRowLastColumn="0" w:lastRowFirstColumn="0" w:lastRowLastColumn="0"/>
              <w:rPr>
                <w:color w:val="000000"/>
                <w:szCs w:val="28"/>
                <w:rPrChange w:id="819" w:author="Anh Pham" w:date="2025-11-08T23:13:00Z" w16du:dateUtc="2025-11-08T16:13:00Z">
                  <w:rPr>
                    <w:color w:val="000000"/>
                    <w:sz w:val="22"/>
                    <w:szCs w:val="22"/>
                  </w:rPr>
                </w:rPrChange>
              </w:rPr>
              <w:pPrChange w:id="820" w:author="Anh Pham" w:date="2025-11-08T23:12:00Z" w16du:dateUtc="2025-11-08T16:12:00Z">
                <w:pPr>
                  <w:spacing w:after="0"/>
                  <w:cnfStyle w:val="000000000000" w:firstRow="0" w:lastRow="0" w:firstColumn="0" w:lastColumn="0" w:oddVBand="0" w:evenVBand="0" w:oddHBand="0" w:evenHBand="0" w:firstRowFirstColumn="0" w:firstRowLastColumn="0" w:lastRowFirstColumn="0" w:lastRowLastColumn="0"/>
                </w:pPr>
              </w:pPrChange>
            </w:pPr>
            <w:r w:rsidRPr="00FF62E6">
              <w:rPr>
                <w:color w:val="000000"/>
                <w:szCs w:val="28"/>
                <w:rPrChange w:id="821" w:author="Anh Pham" w:date="2025-11-08T23:13:00Z" w16du:dateUtc="2025-11-08T16:13:00Z">
                  <w:rPr>
                    <w:color w:val="000000"/>
                    <w:sz w:val="22"/>
                    <w:szCs w:val="22"/>
                  </w:rPr>
                </w:rPrChange>
              </w:rPr>
              <w:t>452</w:t>
            </w:r>
          </w:p>
        </w:tc>
        <w:tc>
          <w:tcPr>
            <w:tcW w:w="1440" w:type="dxa"/>
            <w:noWrap/>
            <w:hideMark/>
          </w:tcPr>
          <w:p w14:paraId="68EC1E01" w14:textId="7496D28E" w:rsidR="00FF62E6" w:rsidRPr="00FF62E6" w:rsidRDefault="00FF62E6" w:rsidP="00FF62E6">
            <w:pPr>
              <w:spacing w:after="0"/>
              <w:jc w:val="center"/>
              <w:cnfStyle w:val="000000000000" w:firstRow="0" w:lastRow="0" w:firstColumn="0" w:lastColumn="0" w:oddVBand="0" w:evenVBand="0" w:oddHBand="0" w:evenHBand="0" w:firstRowFirstColumn="0" w:firstRowLastColumn="0" w:lastRowFirstColumn="0" w:lastRowLastColumn="0"/>
              <w:rPr>
                <w:color w:val="000000"/>
                <w:szCs w:val="28"/>
                <w:rPrChange w:id="822" w:author="Anh Pham" w:date="2025-11-08T23:13:00Z" w16du:dateUtc="2025-11-08T16:13:00Z">
                  <w:rPr>
                    <w:color w:val="000000"/>
                    <w:sz w:val="22"/>
                    <w:szCs w:val="22"/>
                  </w:rPr>
                </w:rPrChange>
              </w:rPr>
              <w:pPrChange w:id="823" w:author="Anh Pham" w:date="2025-11-08T23:12:00Z" w16du:dateUtc="2025-11-08T16:12:00Z">
                <w:pPr>
                  <w:spacing w:after="0"/>
                  <w:cnfStyle w:val="000000000000" w:firstRow="0" w:lastRow="0" w:firstColumn="0" w:lastColumn="0" w:oddVBand="0" w:evenVBand="0" w:oddHBand="0" w:evenHBand="0" w:firstRowFirstColumn="0" w:firstRowLastColumn="0" w:lastRowFirstColumn="0" w:lastRowLastColumn="0"/>
                </w:pPr>
              </w:pPrChange>
            </w:pPr>
            <w:r w:rsidRPr="00FF62E6">
              <w:rPr>
                <w:color w:val="000000"/>
                <w:szCs w:val="28"/>
                <w:rPrChange w:id="824" w:author="Anh Pham" w:date="2025-11-08T23:13:00Z" w16du:dateUtc="2025-11-08T16:13:00Z">
                  <w:rPr>
                    <w:color w:val="000000"/>
                    <w:sz w:val="22"/>
                    <w:szCs w:val="22"/>
                  </w:rPr>
                </w:rPrChange>
              </w:rPr>
              <w:t>34</w:t>
            </w:r>
            <w:r w:rsidR="002D2143">
              <w:rPr>
                <w:color w:val="000000"/>
                <w:szCs w:val="28"/>
              </w:rPr>
              <w:t>.</w:t>
            </w:r>
            <w:r w:rsidRPr="00FF62E6">
              <w:rPr>
                <w:color w:val="000000"/>
                <w:szCs w:val="28"/>
                <w:rPrChange w:id="825" w:author="Anh Pham" w:date="2025-11-08T23:13:00Z" w16du:dateUtc="2025-11-08T16:13:00Z">
                  <w:rPr>
                    <w:color w:val="000000"/>
                    <w:sz w:val="22"/>
                    <w:szCs w:val="22"/>
                  </w:rPr>
                </w:rPrChange>
              </w:rPr>
              <w:t>200</w:t>
            </w:r>
          </w:p>
        </w:tc>
      </w:tr>
      <w:tr w:rsidR="00FF62E6" w:rsidRPr="00FF62E6" w14:paraId="35D7FF37" w14:textId="77777777" w:rsidTr="002D2143">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4980D375" w14:textId="0FA286CF" w:rsidR="00FF62E6" w:rsidRPr="00FF62E6" w:rsidRDefault="00FF62E6" w:rsidP="00FF62E6">
            <w:pPr>
              <w:spacing w:after="0"/>
              <w:jc w:val="center"/>
              <w:rPr>
                <w:b w:val="0"/>
                <w:bCs w:val="0"/>
                <w:color w:val="000000"/>
                <w:szCs w:val="28"/>
                <w:rPrChange w:id="826" w:author="Anh Pham" w:date="2025-11-08T23:13:00Z" w16du:dateUtc="2025-11-08T16:13:00Z">
                  <w:rPr>
                    <w:color w:val="000000"/>
                    <w:sz w:val="22"/>
                    <w:szCs w:val="22"/>
                  </w:rPr>
                </w:rPrChange>
              </w:rPr>
              <w:pPrChange w:id="827" w:author="Anh Pham" w:date="2025-11-08T23:13:00Z" w16du:dateUtc="2025-11-08T16:13:00Z">
                <w:pPr>
                  <w:spacing w:after="0"/>
                </w:pPr>
              </w:pPrChange>
            </w:pPr>
            <w:r w:rsidRPr="00FF62E6">
              <w:rPr>
                <w:b w:val="0"/>
                <w:bCs w:val="0"/>
                <w:color w:val="000000"/>
                <w:szCs w:val="28"/>
                <w:rPrChange w:id="828" w:author="Anh Pham" w:date="2025-11-08T23:13:00Z" w16du:dateUtc="2025-11-08T16:13:00Z">
                  <w:rPr>
                    <w:color w:val="000000"/>
                    <w:sz w:val="22"/>
                    <w:szCs w:val="22"/>
                  </w:rPr>
                </w:rPrChange>
              </w:rPr>
              <w:t>HFC-467A</w:t>
            </w:r>
          </w:p>
        </w:tc>
        <w:tc>
          <w:tcPr>
            <w:tcW w:w="1440" w:type="dxa"/>
            <w:noWrap/>
            <w:hideMark/>
          </w:tcPr>
          <w:p w14:paraId="0AC273A0" w14:textId="1B258C2B" w:rsidR="00FF62E6" w:rsidRPr="002D2143" w:rsidRDefault="00FF62E6" w:rsidP="00FF62E6">
            <w:pPr>
              <w:spacing w:after="0"/>
              <w:jc w:val="center"/>
              <w:cnfStyle w:val="000000100000" w:firstRow="0" w:lastRow="0" w:firstColumn="0" w:lastColumn="0" w:oddVBand="0" w:evenVBand="0" w:oddHBand="1" w:evenHBand="0" w:firstRowFirstColumn="0" w:firstRowLastColumn="0" w:lastRowFirstColumn="0" w:lastRowLastColumn="0"/>
              <w:rPr>
                <w:color w:val="000000"/>
                <w:szCs w:val="28"/>
              </w:rPr>
              <w:pPrChange w:id="829" w:author="Anh Pham" w:date="2025-11-08T23:12:00Z" w16du:dateUtc="2025-11-08T16:12:00Z">
                <w:pPr>
                  <w:spacing w:after="0"/>
                  <w:cnfStyle w:val="000000100000" w:firstRow="0" w:lastRow="0" w:firstColumn="0" w:lastColumn="0" w:oddVBand="0" w:evenVBand="0" w:oddHBand="1" w:evenHBand="0" w:firstRowFirstColumn="0" w:firstRowLastColumn="0" w:lastRowFirstColumn="0" w:lastRowLastColumn="0"/>
                </w:pPr>
              </w:pPrChange>
            </w:pPr>
            <w:r w:rsidRPr="002D2143">
              <w:rPr>
                <w:color w:val="000000"/>
                <w:szCs w:val="28"/>
              </w:rPr>
              <w:t>5</w:t>
            </w:r>
            <w:r w:rsidR="002D2143">
              <w:rPr>
                <w:color w:val="000000"/>
                <w:szCs w:val="28"/>
              </w:rPr>
              <w:t>.</w:t>
            </w:r>
            <w:r w:rsidRPr="002D2143">
              <w:rPr>
                <w:color w:val="000000"/>
                <w:szCs w:val="28"/>
              </w:rPr>
              <w:t>000</w:t>
            </w:r>
          </w:p>
        </w:tc>
        <w:tc>
          <w:tcPr>
            <w:tcW w:w="1440" w:type="dxa"/>
            <w:noWrap/>
            <w:hideMark/>
          </w:tcPr>
          <w:p w14:paraId="60DA6816" w14:textId="235DE798" w:rsidR="00FF62E6" w:rsidRPr="002D2143" w:rsidRDefault="00FF62E6" w:rsidP="00FF62E6">
            <w:pPr>
              <w:spacing w:after="0"/>
              <w:jc w:val="center"/>
              <w:cnfStyle w:val="000000100000" w:firstRow="0" w:lastRow="0" w:firstColumn="0" w:lastColumn="0" w:oddVBand="0" w:evenVBand="0" w:oddHBand="1" w:evenHBand="0" w:firstRowFirstColumn="0" w:firstRowLastColumn="0" w:lastRowFirstColumn="0" w:lastRowLastColumn="0"/>
              <w:rPr>
                <w:color w:val="000000"/>
                <w:szCs w:val="28"/>
              </w:rPr>
              <w:pPrChange w:id="830" w:author="Anh Pham" w:date="2025-11-08T23:12:00Z" w16du:dateUtc="2025-11-08T16:12:00Z">
                <w:pPr>
                  <w:spacing w:after="0"/>
                  <w:cnfStyle w:val="000000100000" w:firstRow="0" w:lastRow="0" w:firstColumn="0" w:lastColumn="0" w:oddVBand="0" w:evenVBand="0" w:oddHBand="1" w:evenHBand="0" w:firstRowFirstColumn="0" w:firstRowLastColumn="0" w:lastRowFirstColumn="0" w:lastRowLastColumn="0"/>
                </w:pPr>
              </w:pPrChange>
            </w:pPr>
            <w:r w:rsidRPr="002D2143">
              <w:rPr>
                <w:color w:val="000000"/>
                <w:szCs w:val="28"/>
              </w:rPr>
              <w:t>-</w:t>
            </w:r>
          </w:p>
        </w:tc>
      </w:tr>
      <w:tr w:rsidR="00FF62E6" w:rsidRPr="00FF62E6" w14:paraId="09C0507B" w14:textId="77777777" w:rsidTr="002D2143">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3A66B80C" w14:textId="36D8D5E3" w:rsidR="00FF62E6" w:rsidRPr="00FF62E6" w:rsidRDefault="00FF62E6" w:rsidP="00FF62E6">
            <w:pPr>
              <w:spacing w:after="0"/>
              <w:jc w:val="center"/>
              <w:rPr>
                <w:b w:val="0"/>
                <w:bCs w:val="0"/>
                <w:color w:val="000000"/>
                <w:szCs w:val="28"/>
                <w:rPrChange w:id="831" w:author="Anh Pham" w:date="2025-11-08T23:13:00Z" w16du:dateUtc="2025-11-08T16:13:00Z">
                  <w:rPr>
                    <w:color w:val="000000"/>
                    <w:sz w:val="22"/>
                    <w:szCs w:val="22"/>
                  </w:rPr>
                </w:rPrChange>
              </w:rPr>
              <w:pPrChange w:id="832" w:author="Anh Pham" w:date="2025-11-08T23:13:00Z" w16du:dateUtc="2025-11-08T16:13:00Z">
                <w:pPr>
                  <w:spacing w:after="0"/>
                </w:pPr>
              </w:pPrChange>
            </w:pPr>
            <w:r w:rsidRPr="00FF62E6">
              <w:rPr>
                <w:b w:val="0"/>
                <w:bCs w:val="0"/>
                <w:color w:val="000000"/>
                <w:szCs w:val="28"/>
                <w:rPrChange w:id="833" w:author="Anh Pham" w:date="2025-11-08T23:13:00Z" w16du:dateUtc="2025-11-08T16:13:00Z">
                  <w:rPr>
                    <w:color w:val="000000"/>
                    <w:sz w:val="22"/>
                    <w:szCs w:val="22"/>
                  </w:rPr>
                </w:rPrChange>
              </w:rPr>
              <w:t>HFC-507A</w:t>
            </w:r>
          </w:p>
        </w:tc>
        <w:tc>
          <w:tcPr>
            <w:tcW w:w="1440" w:type="dxa"/>
            <w:noWrap/>
            <w:hideMark/>
          </w:tcPr>
          <w:p w14:paraId="359D75E2" w14:textId="487BE9AC" w:rsidR="00FF62E6" w:rsidRPr="00FF62E6" w:rsidRDefault="00FF62E6" w:rsidP="00FF62E6">
            <w:pPr>
              <w:spacing w:after="0"/>
              <w:jc w:val="center"/>
              <w:cnfStyle w:val="000000000000" w:firstRow="0" w:lastRow="0" w:firstColumn="0" w:lastColumn="0" w:oddVBand="0" w:evenVBand="0" w:oddHBand="0" w:evenHBand="0" w:firstRowFirstColumn="0" w:firstRowLastColumn="0" w:lastRowFirstColumn="0" w:lastRowLastColumn="0"/>
              <w:rPr>
                <w:color w:val="000000"/>
                <w:szCs w:val="28"/>
                <w:rPrChange w:id="834" w:author="Anh Pham" w:date="2025-11-08T23:13:00Z" w16du:dateUtc="2025-11-08T16:13:00Z">
                  <w:rPr>
                    <w:color w:val="000000"/>
                    <w:sz w:val="22"/>
                    <w:szCs w:val="22"/>
                  </w:rPr>
                </w:rPrChange>
              </w:rPr>
              <w:pPrChange w:id="835" w:author="Anh Pham" w:date="2025-11-08T23:12:00Z" w16du:dateUtc="2025-11-08T16:12:00Z">
                <w:pPr>
                  <w:spacing w:after="0"/>
                  <w:cnfStyle w:val="000000000000" w:firstRow="0" w:lastRow="0" w:firstColumn="0" w:lastColumn="0" w:oddVBand="0" w:evenVBand="0" w:oddHBand="0" w:evenHBand="0" w:firstRowFirstColumn="0" w:firstRowLastColumn="0" w:lastRowFirstColumn="0" w:lastRowLastColumn="0"/>
                </w:pPr>
              </w:pPrChange>
            </w:pPr>
            <w:r w:rsidRPr="00FF62E6">
              <w:rPr>
                <w:color w:val="000000"/>
                <w:szCs w:val="28"/>
                <w:rPrChange w:id="836" w:author="Anh Pham" w:date="2025-11-08T23:13:00Z" w16du:dateUtc="2025-11-08T16:13:00Z">
                  <w:rPr>
                    <w:color w:val="000000"/>
                    <w:sz w:val="22"/>
                    <w:szCs w:val="22"/>
                  </w:rPr>
                </w:rPrChange>
              </w:rPr>
              <w:t>58</w:t>
            </w:r>
            <w:r w:rsidR="002D2143">
              <w:rPr>
                <w:color w:val="000000"/>
                <w:szCs w:val="28"/>
              </w:rPr>
              <w:t>.</w:t>
            </w:r>
            <w:r w:rsidRPr="00FF62E6">
              <w:rPr>
                <w:color w:val="000000"/>
                <w:szCs w:val="28"/>
                <w:rPrChange w:id="837" w:author="Anh Pham" w:date="2025-11-08T23:13:00Z" w16du:dateUtc="2025-11-08T16:13:00Z">
                  <w:rPr>
                    <w:color w:val="000000"/>
                    <w:sz w:val="22"/>
                    <w:szCs w:val="22"/>
                  </w:rPr>
                </w:rPrChange>
              </w:rPr>
              <w:t>680</w:t>
            </w:r>
          </w:p>
        </w:tc>
        <w:tc>
          <w:tcPr>
            <w:tcW w:w="1440" w:type="dxa"/>
            <w:noWrap/>
            <w:hideMark/>
          </w:tcPr>
          <w:p w14:paraId="74C02109" w14:textId="6F4A31A8" w:rsidR="00FF62E6" w:rsidRPr="00FF62E6" w:rsidRDefault="00FF62E6" w:rsidP="00FF62E6">
            <w:pPr>
              <w:spacing w:after="0"/>
              <w:jc w:val="center"/>
              <w:cnfStyle w:val="000000000000" w:firstRow="0" w:lastRow="0" w:firstColumn="0" w:lastColumn="0" w:oddVBand="0" w:evenVBand="0" w:oddHBand="0" w:evenHBand="0" w:firstRowFirstColumn="0" w:firstRowLastColumn="0" w:lastRowFirstColumn="0" w:lastRowLastColumn="0"/>
              <w:rPr>
                <w:color w:val="000000"/>
                <w:szCs w:val="28"/>
                <w:rPrChange w:id="838" w:author="Anh Pham" w:date="2025-11-08T23:13:00Z" w16du:dateUtc="2025-11-08T16:13:00Z">
                  <w:rPr>
                    <w:color w:val="000000"/>
                    <w:sz w:val="22"/>
                    <w:szCs w:val="22"/>
                  </w:rPr>
                </w:rPrChange>
              </w:rPr>
              <w:pPrChange w:id="839" w:author="Anh Pham" w:date="2025-11-08T23:12:00Z" w16du:dateUtc="2025-11-08T16:12:00Z">
                <w:pPr>
                  <w:spacing w:after="0"/>
                  <w:cnfStyle w:val="000000000000" w:firstRow="0" w:lastRow="0" w:firstColumn="0" w:lastColumn="0" w:oddVBand="0" w:evenVBand="0" w:oddHBand="0" w:evenHBand="0" w:firstRowFirstColumn="0" w:firstRowLastColumn="0" w:lastRowFirstColumn="0" w:lastRowLastColumn="0"/>
                </w:pPr>
              </w:pPrChange>
            </w:pPr>
            <w:r w:rsidRPr="00FF62E6">
              <w:rPr>
                <w:color w:val="000000"/>
                <w:szCs w:val="28"/>
                <w:rPrChange w:id="840" w:author="Anh Pham" w:date="2025-11-08T23:13:00Z" w16du:dateUtc="2025-11-08T16:13:00Z">
                  <w:rPr>
                    <w:color w:val="000000"/>
                    <w:sz w:val="22"/>
                    <w:szCs w:val="22"/>
                  </w:rPr>
                </w:rPrChange>
              </w:rPr>
              <w:t>96</w:t>
            </w:r>
            <w:r w:rsidR="002D2143">
              <w:rPr>
                <w:color w:val="000000"/>
                <w:szCs w:val="28"/>
              </w:rPr>
              <w:t>.</w:t>
            </w:r>
            <w:r w:rsidRPr="00FF62E6">
              <w:rPr>
                <w:color w:val="000000"/>
                <w:szCs w:val="28"/>
                <w:rPrChange w:id="841" w:author="Anh Pham" w:date="2025-11-08T23:13:00Z" w16du:dateUtc="2025-11-08T16:13:00Z">
                  <w:rPr>
                    <w:color w:val="000000"/>
                    <w:sz w:val="22"/>
                    <w:szCs w:val="22"/>
                  </w:rPr>
                </w:rPrChange>
              </w:rPr>
              <w:t>840</w:t>
            </w:r>
          </w:p>
        </w:tc>
      </w:tr>
      <w:tr w:rsidR="00FF62E6" w:rsidRPr="00FF62E6" w14:paraId="3E101B9F" w14:textId="77777777" w:rsidTr="002D2143">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31DC3C0D" w14:textId="01AA3878" w:rsidR="00FF62E6" w:rsidRPr="00FF62E6" w:rsidRDefault="00FF62E6" w:rsidP="00FF62E6">
            <w:pPr>
              <w:spacing w:after="0"/>
              <w:jc w:val="center"/>
              <w:rPr>
                <w:b w:val="0"/>
                <w:bCs w:val="0"/>
                <w:color w:val="000000"/>
                <w:szCs w:val="28"/>
                <w:rPrChange w:id="842" w:author="Anh Pham" w:date="2025-11-08T23:13:00Z" w16du:dateUtc="2025-11-08T16:13:00Z">
                  <w:rPr>
                    <w:color w:val="000000"/>
                    <w:sz w:val="22"/>
                    <w:szCs w:val="22"/>
                  </w:rPr>
                </w:rPrChange>
              </w:rPr>
              <w:pPrChange w:id="843" w:author="Anh Pham" w:date="2025-11-08T23:13:00Z" w16du:dateUtc="2025-11-08T16:13:00Z">
                <w:pPr>
                  <w:spacing w:after="0"/>
                </w:pPr>
              </w:pPrChange>
            </w:pPr>
            <w:r w:rsidRPr="00FF62E6">
              <w:rPr>
                <w:b w:val="0"/>
                <w:bCs w:val="0"/>
                <w:color w:val="000000"/>
                <w:szCs w:val="28"/>
                <w:rPrChange w:id="844" w:author="Anh Pham" w:date="2025-11-08T23:13:00Z" w16du:dateUtc="2025-11-08T16:13:00Z">
                  <w:rPr>
                    <w:color w:val="000000"/>
                    <w:sz w:val="22"/>
                    <w:szCs w:val="22"/>
                  </w:rPr>
                </w:rPrChange>
              </w:rPr>
              <w:t>HFC-508B</w:t>
            </w:r>
          </w:p>
        </w:tc>
        <w:tc>
          <w:tcPr>
            <w:tcW w:w="1440" w:type="dxa"/>
            <w:noWrap/>
            <w:hideMark/>
          </w:tcPr>
          <w:p w14:paraId="10A5009D" w14:textId="52FDEC31" w:rsidR="00FF62E6" w:rsidRPr="00FF62E6" w:rsidRDefault="00FF62E6" w:rsidP="00FF62E6">
            <w:pPr>
              <w:spacing w:after="0"/>
              <w:jc w:val="center"/>
              <w:cnfStyle w:val="000000100000" w:firstRow="0" w:lastRow="0" w:firstColumn="0" w:lastColumn="0" w:oddVBand="0" w:evenVBand="0" w:oddHBand="1" w:evenHBand="0" w:firstRowFirstColumn="0" w:firstRowLastColumn="0" w:lastRowFirstColumn="0" w:lastRowLastColumn="0"/>
              <w:rPr>
                <w:color w:val="000000"/>
                <w:szCs w:val="28"/>
                <w:rPrChange w:id="845" w:author="Anh Pham" w:date="2025-11-08T23:13:00Z" w16du:dateUtc="2025-11-08T16:13:00Z">
                  <w:rPr>
                    <w:color w:val="000000"/>
                    <w:sz w:val="22"/>
                    <w:szCs w:val="22"/>
                  </w:rPr>
                </w:rPrChange>
              </w:rPr>
              <w:pPrChange w:id="846" w:author="Anh Pham" w:date="2025-11-08T23:12:00Z" w16du:dateUtc="2025-11-08T16:12:00Z">
                <w:pPr>
                  <w:spacing w:after="0"/>
                  <w:cnfStyle w:val="000000100000" w:firstRow="0" w:lastRow="0" w:firstColumn="0" w:lastColumn="0" w:oddVBand="0" w:evenVBand="0" w:oddHBand="1" w:evenHBand="0" w:firstRowFirstColumn="0" w:firstRowLastColumn="0" w:lastRowFirstColumn="0" w:lastRowLastColumn="0"/>
                </w:pPr>
              </w:pPrChange>
            </w:pPr>
            <w:r w:rsidRPr="00FF62E6">
              <w:rPr>
                <w:color w:val="000000"/>
                <w:szCs w:val="28"/>
                <w:rPrChange w:id="847" w:author="Anh Pham" w:date="2025-11-08T23:13:00Z" w16du:dateUtc="2025-11-08T16:13:00Z">
                  <w:rPr>
                    <w:color w:val="000000"/>
                    <w:sz w:val="22"/>
                    <w:szCs w:val="22"/>
                  </w:rPr>
                </w:rPrChange>
              </w:rPr>
              <w:t>40</w:t>
            </w:r>
          </w:p>
        </w:tc>
        <w:tc>
          <w:tcPr>
            <w:tcW w:w="1440" w:type="dxa"/>
            <w:noWrap/>
            <w:hideMark/>
          </w:tcPr>
          <w:p w14:paraId="251552A4" w14:textId="28BCB753" w:rsidR="00FF62E6" w:rsidRPr="00FF62E6" w:rsidRDefault="00FF62E6" w:rsidP="00FF62E6">
            <w:pPr>
              <w:spacing w:after="0"/>
              <w:jc w:val="center"/>
              <w:cnfStyle w:val="000000100000" w:firstRow="0" w:lastRow="0" w:firstColumn="0" w:lastColumn="0" w:oddVBand="0" w:evenVBand="0" w:oddHBand="1" w:evenHBand="0" w:firstRowFirstColumn="0" w:firstRowLastColumn="0" w:lastRowFirstColumn="0" w:lastRowLastColumn="0"/>
              <w:rPr>
                <w:color w:val="000000"/>
                <w:szCs w:val="28"/>
                <w:rPrChange w:id="848" w:author="Anh Pham" w:date="2025-11-08T23:13:00Z" w16du:dateUtc="2025-11-08T16:13:00Z">
                  <w:rPr>
                    <w:color w:val="000000"/>
                    <w:sz w:val="22"/>
                    <w:szCs w:val="22"/>
                  </w:rPr>
                </w:rPrChange>
              </w:rPr>
              <w:pPrChange w:id="849" w:author="Anh Pham" w:date="2025-11-08T23:12:00Z" w16du:dateUtc="2025-11-08T16:12:00Z">
                <w:pPr>
                  <w:spacing w:after="0"/>
                  <w:cnfStyle w:val="000000100000" w:firstRow="0" w:lastRow="0" w:firstColumn="0" w:lastColumn="0" w:oddVBand="0" w:evenVBand="0" w:oddHBand="1" w:evenHBand="0" w:firstRowFirstColumn="0" w:firstRowLastColumn="0" w:lastRowFirstColumn="0" w:lastRowLastColumn="0"/>
                </w:pPr>
              </w:pPrChange>
            </w:pPr>
            <w:r w:rsidRPr="00FF62E6">
              <w:rPr>
                <w:color w:val="000000"/>
                <w:szCs w:val="28"/>
                <w:rPrChange w:id="850" w:author="Anh Pham" w:date="2025-11-08T23:13:00Z" w16du:dateUtc="2025-11-08T16:13:00Z">
                  <w:rPr>
                    <w:color w:val="000000"/>
                    <w:sz w:val="22"/>
                    <w:szCs w:val="22"/>
                  </w:rPr>
                </w:rPrChange>
              </w:rPr>
              <w:t>100</w:t>
            </w:r>
          </w:p>
        </w:tc>
      </w:tr>
      <w:tr w:rsidR="00FF62E6" w:rsidRPr="00FF62E6" w14:paraId="0F91DFBA" w14:textId="77777777" w:rsidTr="002D2143">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0B006587" w14:textId="42B1CBCB" w:rsidR="00FF62E6" w:rsidRPr="00FF62E6" w:rsidRDefault="00FF62E6" w:rsidP="00FF62E6">
            <w:pPr>
              <w:spacing w:after="0"/>
              <w:jc w:val="center"/>
              <w:rPr>
                <w:b w:val="0"/>
                <w:bCs w:val="0"/>
                <w:color w:val="000000"/>
                <w:szCs w:val="28"/>
                <w:rPrChange w:id="851" w:author="Anh Pham" w:date="2025-11-08T23:13:00Z" w16du:dateUtc="2025-11-08T16:13:00Z">
                  <w:rPr>
                    <w:color w:val="000000"/>
                    <w:sz w:val="22"/>
                    <w:szCs w:val="22"/>
                  </w:rPr>
                </w:rPrChange>
              </w:rPr>
              <w:pPrChange w:id="852" w:author="Anh Pham" w:date="2025-11-08T23:13:00Z" w16du:dateUtc="2025-11-08T16:13:00Z">
                <w:pPr>
                  <w:spacing w:after="0"/>
                </w:pPr>
              </w:pPrChange>
            </w:pPr>
            <w:r w:rsidRPr="00FF62E6">
              <w:rPr>
                <w:b w:val="0"/>
                <w:bCs w:val="0"/>
                <w:color w:val="000000"/>
                <w:szCs w:val="28"/>
                <w:rPrChange w:id="853" w:author="Anh Pham" w:date="2025-11-08T23:13:00Z" w16du:dateUtc="2025-11-08T16:13:00Z">
                  <w:rPr>
                    <w:color w:val="000000"/>
                    <w:sz w:val="22"/>
                    <w:szCs w:val="22"/>
                  </w:rPr>
                </w:rPrChange>
              </w:rPr>
              <w:t>HFC-513A</w:t>
            </w:r>
          </w:p>
        </w:tc>
        <w:tc>
          <w:tcPr>
            <w:tcW w:w="1440" w:type="dxa"/>
            <w:noWrap/>
            <w:hideMark/>
          </w:tcPr>
          <w:p w14:paraId="17F3E865" w14:textId="0A852CB6" w:rsidR="00FF62E6" w:rsidRPr="00FF62E6" w:rsidRDefault="00FF62E6" w:rsidP="00FF62E6">
            <w:pPr>
              <w:spacing w:after="0"/>
              <w:jc w:val="center"/>
              <w:cnfStyle w:val="000000000000" w:firstRow="0" w:lastRow="0" w:firstColumn="0" w:lastColumn="0" w:oddVBand="0" w:evenVBand="0" w:oddHBand="0" w:evenHBand="0" w:firstRowFirstColumn="0" w:firstRowLastColumn="0" w:lastRowFirstColumn="0" w:lastRowLastColumn="0"/>
              <w:rPr>
                <w:color w:val="000000"/>
                <w:szCs w:val="28"/>
                <w:rPrChange w:id="854" w:author="Anh Pham" w:date="2025-11-08T23:13:00Z" w16du:dateUtc="2025-11-08T16:13:00Z">
                  <w:rPr>
                    <w:color w:val="000000"/>
                    <w:sz w:val="22"/>
                    <w:szCs w:val="22"/>
                  </w:rPr>
                </w:rPrChange>
              </w:rPr>
              <w:pPrChange w:id="855" w:author="Anh Pham" w:date="2025-11-08T23:12:00Z" w16du:dateUtc="2025-11-08T16:12:00Z">
                <w:pPr>
                  <w:spacing w:after="0"/>
                  <w:cnfStyle w:val="000000000000" w:firstRow="0" w:lastRow="0" w:firstColumn="0" w:lastColumn="0" w:oddVBand="0" w:evenVBand="0" w:oddHBand="0" w:evenHBand="0" w:firstRowFirstColumn="0" w:firstRowLastColumn="0" w:lastRowFirstColumn="0" w:lastRowLastColumn="0"/>
                </w:pPr>
              </w:pPrChange>
            </w:pPr>
            <w:r w:rsidRPr="00FF62E6">
              <w:rPr>
                <w:color w:val="000000"/>
                <w:szCs w:val="28"/>
                <w:rPrChange w:id="856" w:author="Anh Pham" w:date="2025-11-08T23:13:00Z" w16du:dateUtc="2025-11-08T16:13:00Z">
                  <w:rPr>
                    <w:color w:val="000000"/>
                    <w:sz w:val="22"/>
                    <w:szCs w:val="22"/>
                  </w:rPr>
                </w:rPrChange>
              </w:rPr>
              <w:t>695</w:t>
            </w:r>
          </w:p>
        </w:tc>
        <w:tc>
          <w:tcPr>
            <w:tcW w:w="1440" w:type="dxa"/>
            <w:noWrap/>
            <w:hideMark/>
          </w:tcPr>
          <w:p w14:paraId="032723B7" w14:textId="4F15209D" w:rsidR="00FF62E6" w:rsidRPr="00FF62E6" w:rsidRDefault="00FF62E6" w:rsidP="00FF62E6">
            <w:pPr>
              <w:spacing w:after="0"/>
              <w:jc w:val="center"/>
              <w:cnfStyle w:val="000000000000" w:firstRow="0" w:lastRow="0" w:firstColumn="0" w:lastColumn="0" w:oddVBand="0" w:evenVBand="0" w:oddHBand="0" w:evenHBand="0" w:firstRowFirstColumn="0" w:firstRowLastColumn="0" w:lastRowFirstColumn="0" w:lastRowLastColumn="0"/>
              <w:rPr>
                <w:color w:val="000000"/>
                <w:szCs w:val="28"/>
                <w:rPrChange w:id="857" w:author="Anh Pham" w:date="2025-11-08T23:13:00Z" w16du:dateUtc="2025-11-08T16:13:00Z">
                  <w:rPr>
                    <w:color w:val="000000"/>
                    <w:sz w:val="22"/>
                    <w:szCs w:val="22"/>
                  </w:rPr>
                </w:rPrChange>
              </w:rPr>
              <w:pPrChange w:id="858" w:author="Anh Pham" w:date="2025-11-08T23:12:00Z" w16du:dateUtc="2025-11-08T16:12:00Z">
                <w:pPr>
                  <w:spacing w:after="0"/>
                  <w:cnfStyle w:val="000000000000" w:firstRow="0" w:lastRow="0" w:firstColumn="0" w:lastColumn="0" w:oddVBand="0" w:evenVBand="0" w:oddHBand="0" w:evenHBand="0" w:firstRowFirstColumn="0" w:firstRowLastColumn="0" w:lastRowFirstColumn="0" w:lastRowLastColumn="0"/>
                </w:pPr>
              </w:pPrChange>
            </w:pPr>
            <w:r w:rsidRPr="00FF62E6">
              <w:rPr>
                <w:color w:val="000000"/>
                <w:szCs w:val="28"/>
                <w:rPrChange w:id="859" w:author="Anh Pham" w:date="2025-11-08T23:13:00Z" w16du:dateUtc="2025-11-08T16:13:00Z">
                  <w:rPr>
                    <w:color w:val="000000"/>
                    <w:sz w:val="22"/>
                    <w:szCs w:val="22"/>
                  </w:rPr>
                </w:rPrChange>
              </w:rPr>
              <w:t>-</w:t>
            </w:r>
          </w:p>
        </w:tc>
      </w:tr>
      <w:tr w:rsidR="00FF62E6" w:rsidRPr="00FF62E6" w14:paraId="34D42FDD" w14:textId="77777777" w:rsidTr="002D2143">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487D9565" w14:textId="7BBEBE17" w:rsidR="00FF62E6" w:rsidRPr="00FF62E6" w:rsidRDefault="00FF62E6" w:rsidP="00FF62E6">
            <w:pPr>
              <w:spacing w:after="0"/>
              <w:jc w:val="center"/>
              <w:rPr>
                <w:color w:val="000000"/>
                <w:szCs w:val="28"/>
                <w:rPrChange w:id="860" w:author="Anh Pham" w:date="2025-11-08T23:13:00Z" w16du:dateUtc="2025-11-08T16:13:00Z">
                  <w:rPr>
                    <w:color w:val="000000"/>
                    <w:sz w:val="22"/>
                    <w:szCs w:val="22"/>
                  </w:rPr>
                </w:rPrChange>
              </w:rPr>
              <w:pPrChange w:id="861" w:author="Anh Pham" w:date="2025-11-08T23:13:00Z" w16du:dateUtc="2025-11-08T16:13:00Z">
                <w:pPr>
                  <w:spacing w:after="0"/>
                </w:pPr>
              </w:pPrChange>
            </w:pPr>
            <w:r w:rsidRPr="00FF62E6">
              <w:rPr>
                <w:color w:val="000000"/>
                <w:szCs w:val="28"/>
                <w:rPrChange w:id="862" w:author="Anh Pham" w:date="2025-11-08T23:13:00Z" w16du:dateUtc="2025-11-08T16:13:00Z">
                  <w:rPr>
                    <w:color w:val="000000"/>
                    <w:sz w:val="22"/>
                    <w:szCs w:val="22"/>
                  </w:rPr>
                </w:rPrChange>
              </w:rPr>
              <w:t>Tổng</w:t>
            </w:r>
          </w:p>
        </w:tc>
        <w:tc>
          <w:tcPr>
            <w:tcW w:w="1440" w:type="dxa"/>
            <w:noWrap/>
            <w:hideMark/>
          </w:tcPr>
          <w:p w14:paraId="153484B1" w14:textId="1FD444C9" w:rsidR="00FF62E6" w:rsidRPr="00FF62E6" w:rsidRDefault="00FF62E6" w:rsidP="00FF62E6">
            <w:pPr>
              <w:spacing w:after="0"/>
              <w:jc w:val="center"/>
              <w:cnfStyle w:val="000000100000" w:firstRow="0" w:lastRow="0" w:firstColumn="0" w:lastColumn="0" w:oddVBand="0" w:evenVBand="0" w:oddHBand="1" w:evenHBand="0" w:firstRowFirstColumn="0" w:firstRowLastColumn="0" w:lastRowFirstColumn="0" w:lastRowLastColumn="0"/>
              <w:rPr>
                <w:b/>
                <w:bCs/>
                <w:color w:val="000000"/>
                <w:szCs w:val="28"/>
                <w:rPrChange w:id="863" w:author="Anh Pham" w:date="2025-11-08T23:13:00Z" w16du:dateUtc="2025-11-08T16:13:00Z">
                  <w:rPr>
                    <w:b/>
                    <w:bCs/>
                    <w:color w:val="000000"/>
                    <w:sz w:val="22"/>
                    <w:szCs w:val="22"/>
                  </w:rPr>
                </w:rPrChange>
              </w:rPr>
              <w:pPrChange w:id="864" w:author="Anh Pham" w:date="2025-11-08T23:12:00Z" w16du:dateUtc="2025-11-08T16:12:00Z">
                <w:pPr>
                  <w:spacing w:after="0"/>
                  <w:cnfStyle w:val="000000100000" w:firstRow="0" w:lastRow="0" w:firstColumn="0" w:lastColumn="0" w:oddVBand="0" w:evenVBand="0" w:oddHBand="1" w:evenHBand="0" w:firstRowFirstColumn="0" w:firstRowLastColumn="0" w:lastRowFirstColumn="0" w:lastRowLastColumn="0"/>
                </w:pPr>
              </w:pPrChange>
            </w:pPr>
            <w:r w:rsidRPr="00FF62E6">
              <w:rPr>
                <w:b/>
                <w:bCs/>
                <w:color w:val="000000"/>
                <w:szCs w:val="28"/>
                <w:rPrChange w:id="865" w:author="Anh Pham" w:date="2025-11-08T23:13:00Z" w16du:dateUtc="2025-11-08T16:13:00Z">
                  <w:rPr>
                    <w:b/>
                    <w:bCs/>
                    <w:color w:val="000000"/>
                    <w:sz w:val="22"/>
                    <w:szCs w:val="22"/>
                  </w:rPr>
                </w:rPrChange>
              </w:rPr>
              <w:t>5</w:t>
            </w:r>
            <w:r w:rsidR="002D2143">
              <w:rPr>
                <w:b/>
                <w:bCs/>
                <w:color w:val="000000"/>
                <w:szCs w:val="28"/>
              </w:rPr>
              <w:t>.</w:t>
            </w:r>
            <w:r w:rsidRPr="00FF62E6">
              <w:rPr>
                <w:b/>
                <w:bCs/>
                <w:color w:val="000000"/>
                <w:szCs w:val="28"/>
                <w:rPrChange w:id="866" w:author="Anh Pham" w:date="2025-11-08T23:13:00Z" w16du:dateUtc="2025-11-08T16:13:00Z">
                  <w:rPr>
                    <w:b/>
                    <w:bCs/>
                    <w:color w:val="000000"/>
                    <w:sz w:val="22"/>
                    <w:szCs w:val="22"/>
                  </w:rPr>
                </w:rPrChange>
              </w:rPr>
              <w:t>471</w:t>
            </w:r>
            <w:r w:rsidR="002D2143">
              <w:rPr>
                <w:b/>
                <w:bCs/>
                <w:color w:val="000000"/>
                <w:szCs w:val="28"/>
              </w:rPr>
              <w:t>.</w:t>
            </w:r>
            <w:r w:rsidRPr="00FF62E6">
              <w:rPr>
                <w:b/>
                <w:bCs/>
                <w:color w:val="000000"/>
                <w:szCs w:val="28"/>
                <w:rPrChange w:id="867" w:author="Anh Pham" w:date="2025-11-08T23:13:00Z" w16du:dateUtc="2025-11-08T16:13:00Z">
                  <w:rPr>
                    <w:b/>
                    <w:bCs/>
                    <w:color w:val="000000"/>
                    <w:sz w:val="22"/>
                    <w:szCs w:val="22"/>
                  </w:rPr>
                </w:rPrChange>
              </w:rPr>
              <w:t>792</w:t>
            </w:r>
          </w:p>
        </w:tc>
        <w:tc>
          <w:tcPr>
            <w:tcW w:w="1440" w:type="dxa"/>
            <w:noWrap/>
            <w:hideMark/>
          </w:tcPr>
          <w:p w14:paraId="1AD33CE7" w14:textId="65DE26CA" w:rsidR="00FF62E6" w:rsidRPr="00FF62E6" w:rsidRDefault="00FF62E6" w:rsidP="00FF62E6">
            <w:pPr>
              <w:spacing w:after="0"/>
              <w:jc w:val="center"/>
              <w:cnfStyle w:val="000000100000" w:firstRow="0" w:lastRow="0" w:firstColumn="0" w:lastColumn="0" w:oddVBand="0" w:evenVBand="0" w:oddHBand="1" w:evenHBand="0" w:firstRowFirstColumn="0" w:firstRowLastColumn="0" w:lastRowFirstColumn="0" w:lastRowLastColumn="0"/>
              <w:rPr>
                <w:b/>
                <w:bCs/>
                <w:color w:val="000000"/>
                <w:szCs w:val="28"/>
                <w:rPrChange w:id="868" w:author="Anh Pham" w:date="2025-11-08T23:13:00Z" w16du:dateUtc="2025-11-08T16:13:00Z">
                  <w:rPr>
                    <w:b/>
                    <w:bCs/>
                    <w:color w:val="000000"/>
                    <w:sz w:val="22"/>
                    <w:szCs w:val="22"/>
                  </w:rPr>
                </w:rPrChange>
              </w:rPr>
              <w:pPrChange w:id="869" w:author="Anh Pham" w:date="2025-11-08T23:12:00Z" w16du:dateUtc="2025-11-08T16:12:00Z">
                <w:pPr>
                  <w:spacing w:after="0"/>
                  <w:cnfStyle w:val="000000100000" w:firstRow="0" w:lastRow="0" w:firstColumn="0" w:lastColumn="0" w:oddVBand="0" w:evenVBand="0" w:oddHBand="1" w:evenHBand="0" w:firstRowFirstColumn="0" w:firstRowLastColumn="0" w:lastRowFirstColumn="0" w:lastRowLastColumn="0"/>
                </w:pPr>
              </w:pPrChange>
            </w:pPr>
            <w:r w:rsidRPr="00FF62E6">
              <w:rPr>
                <w:b/>
                <w:bCs/>
                <w:color w:val="000000"/>
                <w:szCs w:val="28"/>
                <w:rPrChange w:id="870" w:author="Anh Pham" w:date="2025-11-08T23:13:00Z" w16du:dateUtc="2025-11-08T16:13:00Z">
                  <w:rPr>
                    <w:b/>
                    <w:bCs/>
                    <w:color w:val="000000"/>
                    <w:sz w:val="22"/>
                    <w:szCs w:val="22"/>
                  </w:rPr>
                </w:rPrChange>
              </w:rPr>
              <w:t>5</w:t>
            </w:r>
            <w:r w:rsidR="002D2143">
              <w:rPr>
                <w:b/>
                <w:bCs/>
                <w:color w:val="000000"/>
                <w:szCs w:val="28"/>
              </w:rPr>
              <w:t>.</w:t>
            </w:r>
            <w:r w:rsidRPr="00FF62E6">
              <w:rPr>
                <w:b/>
                <w:bCs/>
                <w:color w:val="000000"/>
                <w:szCs w:val="28"/>
                <w:rPrChange w:id="871" w:author="Anh Pham" w:date="2025-11-08T23:13:00Z" w16du:dateUtc="2025-11-08T16:13:00Z">
                  <w:rPr>
                    <w:b/>
                    <w:bCs/>
                    <w:color w:val="000000"/>
                    <w:sz w:val="22"/>
                    <w:szCs w:val="22"/>
                  </w:rPr>
                </w:rPrChange>
              </w:rPr>
              <w:t>604</w:t>
            </w:r>
            <w:r w:rsidR="002D2143">
              <w:rPr>
                <w:b/>
                <w:bCs/>
                <w:color w:val="000000"/>
                <w:szCs w:val="28"/>
              </w:rPr>
              <w:t>.</w:t>
            </w:r>
            <w:r w:rsidRPr="00FF62E6">
              <w:rPr>
                <w:b/>
                <w:bCs/>
                <w:color w:val="000000"/>
                <w:szCs w:val="28"/>
                <w:rPrChange w:id="872" w:author="Anh Pham" w:date="2025-11-08T23:13:00Z" w16du:dateUtc="2025-11-08T16:13:00Z">
                  <w:rPr>
                    <w:b/>
                    <w:bCs/>
                    <w:color w:val="000000"/>
                    <w:sz w:val="22"/>
                    <w:szCs w:val="22"/>
                  </w:rPr>
                </w:rPrChange>
              </w:rPr>
              <w:t>662</w:t>
            </w:r>
          </w:p>
        </w:tc>
      </w:tr>
    </w:tbl>
    <w:p w14:paraId="73B78F7C" w14:textId="77777777" w:rsidR="00865289" w:rsidRDefault="00865289" w:rsidP="00865289">
      <w:pPr>
        <w:pStyle w:val="abcd"/>
      </w:pPr>
    </w:p>
    <w:p w14:paraId="640875F7" w14:textId="77777777" w:rsidR="00865289" w:rsidRDefault="00865289" w:rsidP="00865289">
      <w:pPr>
        <w:pStyle w:val="abcd"/>
      </w:pPr>
      <w:r>
        <w:t xml:space="preserve">c. Hệ số phát thải </w:t>
      </w:r>
    </w:p>
    <w:p w14:paraId="33A2708E" w14:textId="77777777" w:rsidR="00865289" w:rsidRPr="00D97841" w:rsidRDefault="00865289" w:rsidP="00865289">
      <w:pPr>
        <w:pStyle w:val="Hue"/>
      </w:pPr>
      <w:r>
        <w:tab/>
      </w:r>
      <w:r w:rsidRPr="00D97841">
        <w:t xml:space="preserve">Bản thân mỗi chất HFC là một nguồn phát thải với </w:t>
      </w:r>
      <w:r>
        <w:t xml:space="preserve">giá trị </w:t>
      </w:r>
      <w:r w:rsidRPr="00D97841">
        <w:t xml:space="preserve">GWP khác nhau, </w:t>
      </w:r>
      <w:r>
        <w:t>b</w:t>
      </w:r>
      <w:r w:rsidRPr="00D97841">
        <w:t xml:space="preserve">ảng </w:t>
      </w:r>
      <w:r>
        <w:t>dưới đây</w:t>
      </w:r>
      <w:r w:rsidRPr="00D97841">
        <w:t xml:space="preserve"> gồm </w:t>
      </w:r>
      <w:r>
        <w:t>giá trị</w:t>
      </w:r>
      <w:r w:rsidRPr="00D97841">
        <w:t xml:space="preserve"> GWP của các chất HFC</w:t>
      </w:r>
      <w:r>
        <w:t>.</w:t>
      </w:r>
    </w:p>
    <w:p w14:paraId="79C4B9AB" w14:textId="117A6BD2" w:rsidR="00865289" w:rsidRDefault="00865289" w:rsidP="00865289">
      <w:pPr>
        <w:pStyle w:val="Caption"/>
        <w:rPr>
          <w:lang w:val="en-US"/>
        </w:rPr>
      </w:pPr>
      <w:bookmarkStart w:id="873" w:name="_Toc169713702"/>
      <w:bookmarkStart w:id="874" w:name="_Toc213536613"/>
      <w:r w:rsidRPr="00703527">
        <w:t>Bảng 4.</w:t>
      </w:r>
      <w:r>
        <w:fldChar w:fldCharType="begin"/>
      </w:r>
      <w:r>
        <w:instrText xml:space="preserve"> SEQ Bảng_4. \* ARABIC </w:instrText>
      </w:r>
      <w:r>
        <w:fldChar w:fldCharType="separate"/>
      </w:r>
      <w:r w:rsidR="00F56855">
        <w:rPr>
          <w:noProof/>
        </w:rPr>
        <w:t>33</w:t>
      </w:r>
      <w:r>
        <w:fldChar w:fldCharType="end"/>
      </w:r>
      <w:r w:rsidRPr="00703527">
        <w:t>.</w:t>
      </w:r>
      <w:r>
        <w:t xml:space="preserve"> </w:t>
      </w:r>
      <w:r w:rsidRPr="00D97841">
        <w:t>Hệ số GWP</w:t>
      </w:r>
      <w:r w:rsidRPr="00D97841">
        <w:rPr>
          <w:vertAlign w:val="subscript"/>
        </w:rPr>
        <w:t>100</w:t>
      </w:r>
      <w:r w:rsidRPr="00D97841">
        <w:t xml:space="preserve"> của các chất HFC</w:t>
      </w:r>
      <w:bookmarkEnd w:id="873"/>
      <w:bookmarkEnd w:id="874"/>
    </w:p>
    <w:tbl>
      <w:tblPr>
        <w:tblStyle w:val="21"/>
        <w:tblW w:w="8118" w:type="dxa"/>
        <w:jc w:val="center"/>
        <w:tblLook w:val="04A0" w:firstRow="1" w:lastRow="0" w:firstColumn="1" w:lastColumn="0" w:noHBand="0" w:noVBand="1"/>
        <w:tblPrChange w:id="875" w:author="Anh Pham" w:date="2025-11-08T23:17:00Z" w16du:dateUtc="2025-11-08T16:17:00Z">
          <w:tblPr>
            <w:tblStyle w:val="21"/>
            <w:tblW w:w="8118" w:type="dxa"/>
            <w:jc w:val="center"/>
            <w:tblLook w:val="04A0" w:firstRow="1" w:lastRow="0" w:firstColumn="1" w:lastColumn="0" w:noHBand="0" w:noVBand="1"/>
          </w:tblPr>
        </w:tblPrChange>
      </w:tblPr>
      <w:tblGrid>
        <w:gridCol w:w="6351"/>
        <w:gridCol w:w="1767"/>
        <w:tblGridChange w:id="876">
          <w:tblGrid>
            <w:gridCol w:w="6351"/>
            <w:gridCol w:w="1767"/>
          </w:tblGrid>
        </w:tblGridChange>
      </w:tblGrid>
      <w:tr w:rsidR="00FF62E6" w:rsidRPr="00257B92" w14:paraId="09CF9EC2" w14:textId="77777777" w:rsidTr="002D2143">
        <w:trPr>
          <w:cnfStyle w:val="100000000000" w:firstRow="1" w:lastRow="0" w:firstColumn="0" w:lastColumn="0" w:oddVBand="0" w:evenVBand="0" w:oddHBand="0" w:evenHBand="0" w:firstRowFirstColumn="0" w:firstRowLastColumn="0" w:lastRowFirstColumn="0" w:lastRowLastColumn="0"/>
          <w:trHeight w:val="280"/>
          <w:tblHeader/>
          <w:jc w:val="center"/>
          <w:trPrChange w:id="877" w:author="Anh Pham" w:date="2025-11-08T23:17:00Z" w16du:dateUtc="2025-11-08T16:17:00Z">
            <w:trPr>
              <w:trHeight w:val="280"/>
              <w:jc w:val="center"/>
            </w:trPr>
          </w:trPrChange>
        </w:trPr>
        <w:tc>
          <w:tcPr>
            <w:cnfStyle w:val="001000000000" w:firstRow="0" w:lastRow="0" w:firstColumn="1" w:lastColumn="0" w:oddVBand="0" w:evenVBand="0" w:oddHBand="0" w:evenHBand="0" w:firstRowFirstColumn="0" w:firstRowLastColumn="0" w:lastRowFirstColumn="0" w:lastRowLastColumn="0"/>
            <w:tcW w:w="4098" w:type="dxa"/>
            <w:noWrap/>
            <w:tcPrChange w:id="878" w:author="Anh Pham" w:date="2025-11-08T23:17:00Z" w16du:dateUtc="2025-11-08T16:17:00Z">
              <w:tcPr>
                <w:tcW w:w="4098" w:type="dxa"/>
                <w:noWrap/>
              </w:tcPr>
            </w:tcPrChange>
          </w:tcPr>
          <w:p w14:paraId="072B87BC" w14:textId="77777777" w:rsidR="00FF62E6" w:rsidRPr="002D2143" w:rsidRDefault="00FF62E6" w:rsidP="00257B92">
            <w:pPr>
              <w:spacing w:after="0"/>
              <w:jc w:val="center"/>
              <w:cnfStyle w:val="101000000000" w:firstRow="1" w:lastRow="0" w:firstColumn="1" w:lastColumn="0" w:oddVBand="0" w:evenVBand="0" w:oddHBand="0" w:evenHBand="0" w:firstRowFirstColumn="0" w:firstRowLastColumn="0" w:lastRowFirstColumn="0" w:lastRowLastColumn="0"/>
              <w:rPr>
                <w:color w:val="FFFFFF" w:themeColor="background1"/>
                <w:szCs w:val="28"/>
              </w:rPr>
            </w:pPr>
            <w:r w:rsidRPr="002D2143">
              <w:rPr>
                <w:color w:val="FFFFFF" w:themeColor="background1"/>
                <w:szCs w:val="28"/>
              </w:rPr>
              <w:t>HFCs</w:t>
            </w:r>
          </w:p>
        </w:tc>
        <w:tc>
          <w:tcPr>
            <w:tcW w:w="1140" w:type="dxa"/>
            <w:noWrap/>
            <w:tcPrChange w:id="879" w:author="Anh Pham" w:date="2025-11-08T23:17:00Z" w16du:dateUtc="2025-11-08T16:17:00Z">
              <w:tcPr>
                <w:tcW w:w="1140" w:type="dxa"/>
                <w:noWrap/>
              </w:tcPr>
            </w:tcPrChange>
          </w:tcPr>
          <w:p w14:paraId="2C02FDCE" w14:textId="77777777" w:rsidR="00FF62E6" w:rsidRPr="002D2143" w:rsidRDefault="00FF62E6" w:rsidP="00257B92">
            <w:pPr>
              <w:spacing w:after="0"/>
              <w:cnfStyle w:val="100000000000" w:firstRow="1" w:lastRow="0" w:firstColumn="0" w:lastColumn="0" w:oddVBand="0" w:evenVBand="0" w:oddHBand="0" w:evenHBand="0" w:firstRowFirstColumn="0" w:firstRowLastColumn="0" w:lastRowFirstColumn="0" w:lastRowLastColumn="0"/>
              <w:rPr>
                <w:color w:val="FFFFFF" w:themeColor="background1"/>
                <w:szCs w:val="28"/>
              </w:rPr>
            </w:pPr>
            <w:r w:rsidRPr="002D2143">
              <w:rPr>
                <w:color w:val="FFFFFF" w:themeColor="background1"/>
                <w:szCs w:val="28"/>
              </w:rPr>
              <w:t>GWP</w:t>
            </w:r>
          </w:p>
        </w:tc>
      </w:tr>
      <w:tr w:rsidR="00FF62E6" w:rsidRPr="00257B92" w14:paraId="1A815439" w14:textId="77777777" w:rsidTr="00257B92">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7D0A208F" w14:textId="77777777" w:rsidR="00FF62E6" w:rsidRPr="00257B92" w:rsidRDefault="00FF62E6" w:rsidP="00257B92">
            <w:pPr>
              <w:spacing w:after="0"/>
              <w:jc w:val="center"/>
              <w:rPr>
                <w:b w:val="0"/>
                <w:bCs w:val="0"/>
                <w:color w:val="000000"/>
                <w:szCs w:val="28"/>
              </w:rPr>
            </w:pPr>
            <w:r w:rsidRPr="00257B92">
              <w:rPr>
                <w:b w:val="0"/>
                <w:bCs w:val="0"/>
                <w:color w:val="000000"/>
                <w:szCs w:val="28"/>
              </w:rPr>
              <w:t>HFC-23</w:t>
            </w:r>
          </w:p>
        </w:tc>
        <w:tc>
          <w:tcPr>
            <w:tcW w:w="1140" w:type="dxa"/>
            <w:noWrap/>
            <w:hideMark/>
          </w:tcPr>
          <w:p w14:paraId="089014F9" w14:textId="2B19006D" w:rsidR="00FF62E6" w:rsidRPr="00257B92" w:rsidRDefault="00FF62E6" w:rsidP="00257B92">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57B92">
              <w:rPr>
                <w:color w:val="000000"/>
                <w:szCs w:val="28"/>
              </w:rPr>
              <w:t xml:space="preserve">      14</w:t>
            </w:r>
            <w:r w:rsidR="002D2143">
              <w:rPr>
                <w:color w:val="000000"/>
                <w:szCs w:val="28"/>
              </w:rPr>
              <w:t>.</w:t>
            </w:r>
            <w:r w:rsidRPr="00257B92">
              <w:rPr>
                <w:color w:val="000000"/>
                <w:szCs w:val="28"/>
              </w:rPr>
              <w:t xml:space="preserve">800 </w:t>
            </w:r>
          </w:p>
        </w:tc>
      </w:tr>
      <w:tr w:rsidR="00FF62E6" w:rsidRPr="00257B92" w14:paraId="75C6BC98" w14:textId="77777777" w:rsidTr="00257B92">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6E88D849" w14:textId="77777777" w:rsidR="00FF62E6" w:rsidRPr="00257B92" w:rsidRDefault="00FF62E6" w:rsidP="00257B92">
            <w:pPr>
              <w:spacing w:after="0"/>
              <w:jc w:val="center"/>
              <w:rPr>
                <w:b w:val="0"/>
                <w:bCs w:val="0"/>
                <w:color w:val="000000"/>
                <w:szCs w:val="28"/>
              </w:rPr>
            </w:pPr>
            <w:r w:rsidRPr="00257B92">
              <w:rPr>
                <w:b w:val="0"/>
                <w:bCs w:val="0"/>
                <w:color w:val="000000"/>
                <w:szCs w:val="28"/>
              </w:rPr>
              <w:t>HFC-32</w:t>
            </w:r>
          </w:p>
        </w:tc>
        <w:tc>
          <w:tcPr>
            <w:tcW w:w="1140" w:type="dxa"/>
            <w:noWrap/>
            <w:hideMark/>
          </w:tcPr>
          <w:p w14:paraId="12DE5099" w14:textId="77777777" w:rsidR="00FF62E6" w:rsidRPr="00257B92" w:rsidRDefault="00FF62E6" w:rsidP="00257B92">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57B92">
              <w:rPr>
                <w:color w:val="000000"/>
                <w:szCs w:val="28"/>
              </w:rPr>
              <w:t xml:space="preserve">           675 </w:t>
            </w:r>
          </w:p>
        </w:tc>
      </w:tr>
      <w:tr w:rsidR="00FF62E6" w:rsidRPr="00257B92" w14:paraId="7CA7A81E" w14:textId="77777777" w:rsidTr="00257B92">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643E0A34" w14:textId="77777777" w:rsidR="00FF62E6" w:rsidRPr="00257B92" w:rsidRDefault="00FF62E6" w:rsidP="00257B92">
            <w:pPr>
              <w:spacing w:after="0"/>
              <w:jc w:val="center"/>
              <w:rPr>
                <w:b w:val="0"/>
                <w:bCs w:val="0"/>
                <w:color w:val="000000"/>
                <w:szCs w:val="28"/>
              </w:rPr>
            </w:pPr>
            <w:r w:rsidRPr="00257B92">
              <w:rPr>
                <w:b w:val="0"/>
                <w:bCs w:val="0"/>
                <w:color w:val="000000"/>
                <w:szCs w:val="28"/>
              </w:rPr>
              <w:t>HFC-125</w:t>
            </w:r>
          </w:p>
        </w:tc>
        <w:tc>
          <w:tcPr>
            <w:tcW w:w="1140" w:type="dxa"/>
            <w:noWrap/>
            <w:hideMark/>
          </w:tcPr>
          <w:p w14:paraId="3B1A57D0" w14:textId="14475964" w:rsidR="00FF62E6" w:rsidRPr="00257B92" w:rsidRDefault="00FF62E6" w:rsidP="00257B92">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57B92">
              <w:rPr>
                <w:color w:val="000000"/>
                <w:szCs w:val="28"/>
              </w:rPr>
              <w:t xml:space="preserve">        3</w:t>
            </w:r>
            <w:r w:rsidR="002D2143">
              <w:rPr>
                <w:color w:val="000000"/>
                <w:szCs w:val="28"/>
              </w:rPr>
              <w:t>.</w:t>
            </w:r>
            <w:r w:rsidRPr="00257B92">
              <w:rPr>
                <w:color w:val="000000"/>
                <w:szCs w:val="28"/>
              </w:rPr>
              <w:t xml:space="preserve">500 </w:t>
            </w:r>
          </w:p>
        </w:tc>
      </w:tr>
      <w:tr w:rsidR="00FF62E6" w:rsidRPr="00257B92" w14:paraId="175FFA5F" w14:textId="77777777" w:rsidTr="00257B92">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46E973C5" w14:textId="77777777" w:rsidR="00FF62E6" w:rsidRPr="00257B92" w:rsidRDefault="00FF62E6" w:rsidP="00257B92">
            <w:pPr>
              <w:spacing w:after="0"/>
              <w:jc w:val="center"/>
              <w:rPr>
                <w:b w:val="0"/>
                <w:bCs w:val="0"/>
                <w:color w:val="000000"/>
                <w:szCs w:val="28"/>
              </w:rPr>
            </w:pPr>
            <w:r w:rsidRPr="00257B92">
              <w:rPr>
                <w:b w:val="0"/>
                <w:bCs w:val="0"/>
                <w:color w:val="000000"/>
                <w:szCs w:val="28"/>
              </w:rPr>
              <w:t>HFC-134a</w:t>
            </w:r>
          </w:p>
        </w:tc>
        <w:tc>
          <w:tcPr>
            <w:tcW w:w="1140" w:type="dxa"/>
            <w:noWrap/>
            <w:hideMark/>
          </w:tcPr>
          <w:p w14:paraId="050B2390" w14:textId="0FD165CE" w:rsidR="00FF62E6" w:rsidRPr="00257B92" w:rsidRDefault="00FF62E6" w:rsidP="00257B92">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57B92">
              <w:rPr>
                <w:color w:val="000000"/>
                <w:szCs w:val="28"/>
              </w:rPr>
              <w:t xml:space="preserve">        1</w:t>
            </w:r>
            <w:r w:rsidR="002D2143">
              <w:rPr>
                <w:color w:val="000000"/>
                <w:szCs w:val="28"/>
              </w:rPr>
              <w:t>.</w:t>
            </w:r>
            <w:r w:rsidRPr="00257B92">
              <w:rPr>
                <w:color w:val="000000"/>
                <w:szCs w:val="28"/>
              </w:rPr>
              <w:t xml:space="preserve">430 </w:t>
            </w:r>
          </w:p>
        </w:tc>
      </w:tr>
      <w:tr w:rsidR="00FF62E6" w:rsidRPr="00257B92" w14:paraId="00028996" w14:textId="77777777" w:rsidTr="00257B92">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5814C4AF" w14:textId="77777777" w:rsidR="00FF62E6" w:rsidRPr="00257B92" w:rsidRDefault="00FF62E6" w:rsidP="00257B92">
            <w:pPr>
              <w:spacing w:after="0"/>
              <w:jc w:val="center"/>
              <w:rPr>
                <w:b w:val="0"/>
                <w:bCs w:val="0"/>
                <w:color w:val="000000"/>
                <w:szCs w:val="28"/>
              </w:rPr>
            </w:pPr>
            <w:r w:rsidRPr="00257B92">
              <w:rPr>
                <w:b w:val="0"/>
                <w:bCs w:val="0"/>
                <w:color w:val="000000"/>
                <w:szCs w:val="28"/>
              </w:rPr>
              <w:t>HFC-143a</w:t>
            </w:r>
          </w:p>
        </w:tc>
        <w:tc>
          <w:tcPr>
            <w:tcW w:w="1140" w:type="dxa"/>
            <w:noWrap/>
            <w:hideMark/>
          </w:tcPr>
          <w:p w14:paraId="2FCA53ED" w14:textId="4FEE2198" w:rsidR="00FF62E6" w:rsidRPr="00257B92" w:rsidRDefault="00FF62E6" w:rsidP="00257B92">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57B92">
              <w:rPr>
                <w:color w:val="000000"/>
                <w:szCs w:val="28"/>
              </w:rPr>
              <w:t xml:space="preserve">        4</w:t>
            </w:r>
            <w:r w:rsidR="002D2143">
              <w:rPr>
                <w:color w:val="000000"/>
                <w:szCs w:val="28"/>
              </w:rPr>
              <w:t>.</w:t>
            </w:r>
            <w:r w:rsidRPr="00257B92">
              <w:rPr>
                <w:color w:val="000000"/>
                <w:szCs w:val="28"/>
              </w:rPr>
              <w:t xml:space="preserve">470 </w:t>
            </w:r>
          </w:p>
        </w:tc>
      </w:tr>
      <w:tr w:rsidR="00FF62E6" w:rsidRPr="00257B92" w14:paraId="6C60CEB8" w14:textId="77777777" w:rsidTr="00257B92">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7C64F4D6" w14:textId="77777777" w:rsidR="00FF62E6" w:rsidRPr="00257B92" w:rsidRDefault="00FF62E6" w:rsidP="00257B92">
            <w:pPr>
              <w:spacing w:after="0"/>
              <w:jc w:val="center"/>
              <w:rPr>
                <w:b w:val="0"/>
                <w:bCs w:val="0"/>
                <w:color w:val="000000"/>
                <w:szCs w:val="28"/>
              </w:rPr>
            </w:pPr>
            <w:r w:rsidRPr="00257B92">
              <w:rPr>
                <w:b w:val="0"/>
                <w:bCs w:val="0"/>
                <w:color w:val="000000"/>
                <w:szCs w:val="28"/>
              </w:rPr>
              <w:t>HFC-227ea</w:t>
            </w:r>
          </w:p>
        </w:tc>
        <w:tc>
          <w:tcPr>
            <w:tcW w:w="1140" w:type="dxa"/>
            <w:noWrap/>
            <w:hideMark/>
          </w:tcPr>
          <w:p w14:paraId="4811C289" w14:textId="736BD264" w:rsidR="00FF62E6" w:rsidRPr="00257B92" w:rsidRDefault="00FF62E6" w:rsidP="00257B92">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57B92">
              <w:rPr>
                <w:color w:val="000000"/>
                <w:szCs w:val="28"/>
              </w:rPr>
              <w:t xml:space="preserve">        3</w:t>
            </w:r>
            <w:r w:rsidR="002D2143">
              <w:rPr>
                <w:color w:val="000000"/>
                <w:szCs w:val="28"/>
              </w:rPr>
              <w:t>.</w:t>
            </w:r>
            <w:r w:rsidRPr="00257B92">
              <w:rPr>
                <w:color w:val="000000"/>
                <w:szCs w:val="28"/>
              </w:rPr>
              <w:t xml:space="preserve">220 </w:t>
            </w:r>
          </w:p>
        </w:tc>
      </w:tr>
      <w:tr w:rsidR="00FF62E6" w:rsidRPr="00257B92" w14:paraId="39F74283" w14:textId="77777777" w:rsidTr="00257B92">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58E75796" w14:textId="77777777" w:rsidR="00FF62E6" w:rsidRPr="00257B92" w:rsidRDefault="00FF62E6" w:rsidP="00257B92">
            <w:pPr>
              <w:spacing w:after="0"/>
              <w:jc w:val="center"/>
              <w:rPr>
                <w:b w:val="0"/>
                <w:bCs w:val="0"/>
                <w:color w:val="000000"/>
                <w:szCs w:val="28"/>
              </w:rPr>
            </w:pPr>
            <w:r w:rsidRPr="00257B92">
              <w:rPr>
                <w:b w:val="0"/>
                <w:bCs w:val="0"/>
                <w:color w:val="000000"/>
                <w:szCs w:val="28"/>
              </w:rPr>
              <w:t>HFC-236fa</w:t>
            </w:r>
          </w:p>
        </w:tc>
        <w:tc>
          <w:tcPr>
            <w:tcW w:w="1140" w:type="dxa"/>
            <w:noWrap/>
            <w:hideMark/>
          </w:tcPr>
          <w:p w14:paraId="3E180150" w14:textId="006EC34D" w:rsidR="00FF62E6" w:rsidRPr="00257B92" w:rsidRDefault="00FF62E6" w:rsidP="00257B92">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57B92">
              <w:rPr>
                <w:color w:val="000000"/>
                <w:szCs w:val="28"/>
              </w:rPr>
              <w:t xml:space="preserve">        9</w:t>
            </w:r>
            <w:r w:rsidR="002D2143">
              <w:rPr>
                <w:color w:val="000000"/>
                <w:szCs w:val="28"/>
              </w:rPr>
              <w:t>.</w:t>
            </w:r>
            <w:r w:rsidRPr="00257B92">
              <w:rPr>
                <w:color w:val="000000"/>
                <w:szCs w:val="28"/>
              </w:rPr>
              <w:t xml:space="preserve">810 </w:t>
            </w:r>
          </w:p>
        </w:tc>
      </w:tr>
      <w:tr w:rsidR="00FF62E6" w:rsidRPr="00257B92" w14:paraId="3713CEA7" w14:textId="77777777" w:rsidTr="00257B92">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5DBF7D5F" w14:textId="77777777" w:rsidR="00FF62E6" w:rsidRPr="00257B92" w:rsidRDefault="00FF62E6" w:rsidP="00257B92">
            <w:pPr>
              <w:spacing w:after="0"/>
              <w:jc w:val="center"/>
              <w:rPr>
                <w:b w:val="0"/>
                <w:bCs w:val="0"/>
                <w:color w:val="000000"/>
                <w:szCs w:val="28"/>
              </w:rPr>
            </w:pPr>
            <w:r w:rsidRPr="00257B92">
              <w:rPr>
                <w:b w:val="0"/>
                <w:bCs w:val="0"/>
                <w:color w:val="000000"/>
                <w:szCs w:val="28"/>
              </w:rPr>
              <w:t>HFC-245fa</w:t>
            </w:r>
          </w:p>
        </w:tc>
        <w:tc>
          <w:tcPr>
            <w:tcW w:w="1140" w:type="dxa"/>
            <w:noWrap/>
            <w:hideMark/>
          </w:tcPr>
          <w:p w14:paraId="163980ED" w14:textId="2333909F" w:rsidR="00FF62E6" w:rsidRPr="00257B92" w:rsidRDefault="00FF62E6" w:rsidP="00257B92">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57B92">
              <w:rPr>
                <w:color w:val="000000"/>
                <w:szCs w:val="28"/>
              </w:rPr>
              <w:t xml:space="preserve">        1</w:t>
            </w:r>
            <w:r w:rsidR="002D2143">
              <w:rPr>
                <w:color w:val="000000"/>
                <w:szCs w:val="28"/>
              </w:rPr>
              <w:t>.</w:t>
            </w:r>
            <w:r w:rsidRPr="00257B92">
              <w:rPr>
                <w:color w:val="000000"/>
                <w:szCs w:val="28"/>
              </w:rPr>
              <w:t xml:space="preserve">030 </w:t>
            </w:r>
          </w:p>
        </w:tc>
      </w:tr>
      <w:tr w:rsidR="00FF62E6" w:rsidRPr="00257B92" w14:paraId="7AF427EC" w14:textId="77777777" w:rsidTr="00257B92">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0DEBAC3F" w14:textId="77777777" w:rsidR="00FF62E6" w:rsidRPr="00257B92" w:rsidRDefault="00FF62E6" w:rsidP="00257B92">
            <w:pPr>
              <w:spacing w:after="0"/>
              <w:jc w:val="center"/>
              <w:rPr>
                <w:b w:val="0"/>
                <w:bCs w:val="0"/>
                <w:color w:val="000000"/>
                <w:szCs w:val="28"/>
              </w:rPr>
            </w:pPr>
            <w:r w:rsidRPr="00257B92">
              <w:rPr>
                <w:b w:val="0"/>
                <w:bCs w:val="0"/>
                <w:color w:val="000000"/>
                <w:szCs w:val="28"/>
              </w:rPr>
              <w:t>HFC-365mfc</w:t>
            </w:r>
          </w:p>
        </w:tc>
        <w:tc>
          <w:tcPr>
            <w:tcW w:w="1140" w:type="dxa"/>
            <w:noWrap/>
            <w:hideMark/>
          </w:tcPr>
          <w:p w14:paraId="253B9C9E" w14:textId="77777777" w:rsidR="00FF62E6" w:rsidRPr="00257B92" w:rsidRDefault="00FF62E6" w:rsidP="00257B92">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57B92">
              <w:rPr>
                <w:color w:val="000000"/>
                <w:szCs w:val="28"/>
              </w:rPr>
              <w:t xml:space="preserve">           794 </w:t>
            </w:r>
          </w:p>
        </w:tc>
      </w:tr>
      <w:tr w:rsidR="00FF62E6" w:rsidRPr="00257B92" w14:paraId="2A40750C" w14:textId="77777777" w:rsidTr="00257B92">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03AC705D" w14:textId="77777777" w:rsidR="00FF62E6" w:rsidRPr="00257B92" w:rsidRDefault="00FF62E6" w:rsidP="00257B92">
            <w:pPr>
              <w:spacing w:after="0"/>
              <w:jc w:val="center"/>
              <w:rPr>
                <w:b w:val="0"/>
                <w:bCs w:val="0"/>
                <w:color w:val="000000"/>
                <w:szCs w:val="28"/>
              </w:rPr>
            </w:pPr>
            <w:r w:rsidRPr="00257B92">
              <w:rPr>
                <w:b w:val="0"/>
                <w:bCs w:val="0"/>
                <w:color w:val="000000"/>
                <w:szCs w:val="28"/>
              </w:rPr>
              <w:t>HFC-404A</w:t>
            </w:r>
          </w:p>
        </w:tc>
        <w:tc>
          <w:tcPr>
            <w:tcW w:w="1140" w:type="dxa"/>
            <w:noWrap/>
            <w:hideMark/>
          </w:tcPr>
          <w:p w14:paraId="095F5B5B" w14:textId="09353522" w:rsidR="00FF62E6" w:rsidRPr="00257B92" w:rsidRDefault="00FF62E6" w:rsidP="00257B92">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57B92">
              <w:rPr>
                <w:color w:val="000000"/>
                <w:szCs w:val="28"/>
              </w:rPr>
              <w:t xml:space="preserve">        3</w:t>
            </w:r>
            <w:r w:rsidR="002D2143">
              <w:rPr>
                <w:color w:val="000000"/>
                <w:szCs w:val="28"/>
              </w:rPr>
              <w:t>.</w:t>
            </w:r>
            <w:r w:rsidRPr="00257B92">
              <w:rPr>
                <w:color w:val="000000"/>
                <w:szCs w:val="28"/>
              </w:rPr>
              <w:t xml:space="preserve">922 </w:t>
            </w:r>
          </w:p>
        </w:tc>
      </w:tr>
      <w:tr w:rsidR="00FF62E6" w:rsidRPr="00257B92" w14:paraId="3F621940" w14:textId="77777777" w:rsidTr="00257B92">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05D70FAD" w14:textId="77777777" w:rsidR="00FF62E6" w:rsidRPr="00257B92" w:rsidRDefault="00FF62E6" w:rsidP="00257B92">
            <w:pPr>
              <w:spacing w:after="0"/>
              <w:jc w:val="center"/>
              <w:rPr>
                <w:b w:val="0"/>
                <w:bCs w:val="0"/>
                <w:color w:val="000000"/>
                <w:szCs w:val="28"/>
              </w:rPr>
            </w:pPr>
            <w:r w:rsidRPr="00257B92">
              <w:rPr>
                <w:b w:val="0"/>
                <w:bCs w:val="0"/>
                <w:color w:val="000000"/>
                <w:szCs w:val="28"/>
              </w:rPr>
              <w:t>HFC-407C</w:t>
            </w:r>
          </w:p>
        </w:tc>
        <w:tc>
          <w:tcPr>
            <w:tcW w:w="1140" w:type="dxa"/>
            <w:noWrap/>
            <w:hideMark/>
          </w:tcPr>
          <w:p w14:paraId="268109CF" w14:textId="21557225" w:rsidR="00FF62E6" w:rsidRPr="00257B92" w:rsidRDefault="00FF62E6" w:rsidP="00257B92">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57B92">
              <w:rPr>
                <w:color w:val="000000"/>
                <w:szCs w:val="28"/>
              </w:rPr>
              <w:t xml:space="preserve">        1</w:t>
            </w:r>
            <w:r w:rsidR="002D2143">
              <w:rPr>
                <w:color w:val="000000"/>
                <w:szCs w:val="28"/>
              </w:rPr>
              <w:t>.</w:t>
            </w:r>
            <w:r w:rsidRPr="00257B92">
              <w:rPr>
                <w:color w:val="000000"/>
                <w:szCs w:val="28"/>
              </w:rPr>
              <w:t xml:space="preserve">774 </w:t>
            </w:r>
          </w:p>
        </w:tc>
      </w:tr>
      <w:tr w:rsidR="00FF62E6" w:rsidRPr="00257B92" w14:paraId="1090A29A" w14:textId="77777777" w:rsidTr="00257B92">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316F77EE" w14:textId="77777777" w:rsidR="00FF62E6" w:rsidRPr="00257B92" w:rsidRDefault="00FF62E6" w:rsidP="00257B92">
            <w:pPr>
              <w:spacing w:after="0"/>
              <w:jc w:val="center"/>
              <w:rPr>
                <w:b w:val="0"/>
                <w:bCs w:val="0"/>
                <w:color w:val="000000"/>
                <w:szCs w:val="28"/>
              </w:rPr>
            </w:pPr>
            <w:r w:rsidRPr="00257B92">
              <w:rPr>
                <w:b w:val="0"/>
                <w:bCs w:val="0"/>
                <w:color w:val="000000"/>
                <w:szCs w:val="28"/>
              </w:rPr>
              <w:t>HFC-410A</w:t>
            </w:r>
          </w:p>
        </w:tc>
        <w:tc>
          <w:tcPr>
            <w:tcW w:w="1140" w:type="dxa"/>
            <w:noWrap/>
            <w:hideMark/>
          </w:tcPr>
          <w:p w14:paraId="1C58AA79" w14:textId="77251B71" w:rsidR="00FF62E6" w:rsidRPr="00257B92" w:rsidRDefault="00FF62E6" w:rsidP="00257B92">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57B92">
              <w:rPr>
                <w:color w:val="000000"/>
                <w:szCs w:val="28"/>
              </w:rPr>
              <w:t xml:space="preserve">        2</w:t>
            </w:r>
            <w:r w:rsidR="002D2143">
              <w:rPr>
                <w:color w:val="000000"/>
                <w:szCs w:val="28"/>
              </w:rPr>
              <w:t>.</w:t>
            </w:r>
            <w:r w:rsidRPr="00257B92">
              <w:rPr>
                <w:color w:val="000000"/>
                <w:szCs w:val="28"/>
              </w:rPr>
              <w:t xml:space="preserve">088 </w:t>
            </w:r>
          </w:p>
        </w:tc>
      </w:tr>
      <w:tr w:rsidR="00FF62E6" w:rsidRPr="00257B92" w14:paraId="0F3696FC" w14:textId="77777777" w:rsidTr="00257B92">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17BA9BBB" w14:textId="77777777" w:rsidR="00FF62E6" w:rsidRPr="00257B92" w:rsidRDefault="00FF62E6" w:rsidP="00257B92">
            <w:pPr>
              <w:spacing w:after="0"/>
              <w:jc w:val="center"/>
              <w:rPr>
                <w:b w:val="0"/>
                <w:bCs w:val="0"/>
                <w:color w:val="000000"/>
                <w:szCs w:val="28"/>
              </w:rPr>
            </w:pPr>
            <w:r w:rsidRPr="00257B92">
              <w:rPr>
                <w:b w:val="0"/>
                <w:bCs w:val="0"/>
                <w:color w:val="000000"/>
                <w:szCs w:val="28"/>
              </w:rPr>
              <w:t>HFC-417A</w:t>
            </w:r>
          </w:p>
        </w:tc>
        <w:tc>
          <w:tcPr>
            <w:tcW w:w="1140" w:type="dxa"/>
            <w:noWrap/>
            <w:hideMark/>
          </w:tcPr>
          <w:p w14:paraId="6CF507BC" w14:textId="7CC9720C" w:rsidR="00FF62E6" w:rsidRPr="00257B92" w:rsidRDefault="00FF62E6" w:rsidP="00257B92">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57B92">
              <w:rPr>
                <w:color w:val="000000"/>
                <w:szCs w:val="28"/>
              </w:rPr>
              <w:t xml:space="preserve">        2</w:t>
            </w:r>
            <w:r w:rsidR="002D2143">
              <w:rPr>
                <w:color w:val="000000"/>
                <w:szCs w:val="28"/>
              </w:rPr>
              <w:t>.</w:t>
            </w:r>
            <w:r w:rsidRPr="00257B92">
              <w:rPr>
                <w:color w:val="000000"/>
                <w:szCs w:val="28"/>
              </w:rPr>
              <w:t xml:space="preserve">346 </w:t>
            </w:r>
          </w:p>
        </w:tc>
      </w:tr>
      <w:tr w:rsidR="00FF62E6" w:rsidRPr="00257B92" w14:paraId="770142FD" w14:textId="77777777" w:rsidTr="00257B92">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3C4AF360" w14:textId="77777777" w:rsidR="00FF62E6" w:rsidRPr="00257B92" w:rsidRDefault="00FF62E6" w:rsidP="00257B92">
            <w:pPr>
              <w:spacing w:after="0"/>
              <w:jc w:val="center"/>
              <w:rPr>
                <w:b w:val="0"/>
                <w:bCs w:val="0"/>
                <w:color w:val="000000"/>
                <w:szCs w:val="28"/>
              </w:rPr>
            </w:pPr>
            <w:r w:rsidRPr="00257B92">
              <w:rPr>
                <w:b w:val="0"/>
                <w:bCs w:val="0"/>
                <w:color w:val="000000"/>
                <w:szCs w:val="28"/>
              </w:rPr>
              <w:t>HFC-448A</w:t>
            </w:r>
          </w:p>
        </w:tc>
        <w:tc>
          <w:tcPr>
            <w:tcW w:w="1140" w:type="dxa"/>
            <w:noWrap/>
            <w:hideMark/>
          </w:tcPr>
          <w:p w14:paraId="22677BB3" w14:textId="64DC9016" w:rsidR="00FF62E6" w:rsidRPr="00257B92" w:rsidRDefault="00FF62E6" w:rsidP="00257B92">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57B92">
              <w:rPr>
                <w:color w:val="000000"/>
                <w:szCs w:val="28"/>
              </w:rPr>
              <w:t xml:space="preserve">        1</w:t>
            </w:r>
            <w:r w:rsidR="002D2143">
              <w:rPr>
                <w:color w:val="000000"/>
                <w:szCs w:val="28"/>
              </w:rPr>
              <w:t>.</w:t>
            </w:r>
            <w:r w:rsidRPr="00257B92">
              <w:rPr>
                <w:color w:val="000000"/>
                <w:szCs w:val="28"/>
              </w:rPr>
              <w:t xml:space="preserve">386 </w:t>
            </w:r>
          </w:p>
        </w:tc>
      </w:tr>
      <w:tr w:rsidR="00FF62E6" w:rsidRPr="00257B92" w14:paraId="1201335D" w14:textId="77777777" w:rsidTr="00257B92">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0673D043" w14:textId="77777777" w:rsidR="00FF62E6" w:rsidRPr="00257B92" w:rsidRDefault="00FF62E6" w:rsidP="00257B92">
            <w:pPr>
              <w:spacing w:after="0"/>
              <w:jc w:val="center"/>
              <w:rPr>
                <w:b w:val="0"/>
                <w:bCs w:val="0"/>
                <w:color w:val="000000"/>
                <w:szCs w:val="28"/>
              </w:rPr>
            </w:pPr>
            <w:r w:rsidRPr="00257B92">
              <w:rPr>
                <w:b w:val="0"/>
                <w:bCs w:val="0"/>
                <w:color w:val="000000"/>
                <w:szCs w:val="28"/>
              </w:rPr>
              <w:t>HFC-467A</w:t>
            </w:r>
          </w:p>
        </w:tc>
        <w:tc>
          <w:tcPr>
            <w:tcW w:w="1140" w:type="dxa"/>
            <w:noWrap/>
            <w:hideMark/>
          </w:tcPr>
          <w:p w14:paraId="240940A1" w14:textId="510D2F9F" w:rsidR="00FF62E6" w:rsidRPr="00257B92" w:rsidRDefault="00FF62E6" w:rsidP="00257B92">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57B92">
              <w:rPr>
                <w:color w:val="000000"/>
                <w:szCs w:val="28"/>
              </w:rPr>
              <w:t xml:space="preserve">        1</w:t>
            </w:r>
            <w:r w:rsidR="002D2143">
              <w:rPr>
                <w:color w:val="000000"/>
                <w:szCs w:val="28"/>
              </w:rPr>
              <w:t>.</w:t>
            </w:r>
            <w:r w:rsidRPr="00257B92">
              <w:rPr>
                <w:color w:val="000000"/>
                <w:szCs w:val="28"/>
              </w:rPr>
              <w:t xml:space="preserve">359 </w:t>
            </w:r>
          </w:p>
        </w:tc>
      </w:tr>
      <w:tr w:rsidR="00FF62E6" w:rsidRPr="00257B92" w14:paraId="7647DC61" w14:textId="77777777" w:rsidTr="00257B92">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531C2637" w14:textId="77777777" w:rsidR="00FF62E6" w:rsidRPr="00257B92" w:rsidRDefault="00FF62E6" w:rsidP="00257B92">
            <w:pPr>
              <w:spacing w:after="0"/>
              <w:jc w:val="center"/>
              <w:rPr>
                <w:b w:val="0"/>
                <w:bCs w:val="0"/>
                <w:color w:val="000000"/>
                <w:szCs w:val="28"/>
              </w:rPr>
            </w:pPr>
            <w:r w:rsidRPr="00257B92">
              <w:rPr>
                <w:b w:val="0"/>
                <w:bCs w:val="0"/>
                <w:color w:val="000000"/>
                <w:szCs w:val="28"/>
              </w:rPr>
              <w:t>HFC-507A</w:t>
            </w:r>
          </w:p>
        </w:tc>
        <w:tc>
          <w:tcPr>
            <w:tcW w:w="1140" w:type="dxa"/>
            <w:noWrap/>
            <w:hideMark/>
          </w:tcPr>
          <w:p w14:paraId="79F2E4FE" w14:textId="5BA4496C" w:rsidR="00FF62E6" w:rsidRPr="00257B92" w:rsidRDefault="00FF62E6" w:rsidP="00257B92">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57B92">
              <w:rPr>
                <w:color w:val="000000"/>
                <w:szCs w:val="28"/>
              </w:rPr>
              <w:t xml:space="preserve">        3</w:t>
            </w:r>
            <w:r w:rsidR="002D2143">
              <w:rPr>
                <w:color w:val="000000"/>
                <w:szCs w:val="28"/>
              </w:rPr>
              <w:t>.</w:t>
            </w:r>
            <w:r w:rsidRPr="00257B92">
              <w:rPr>
                <w:color w:val="000000"/>
                <w:szCs w:val="28"/>
              </w:rPr>
              <w:t xml:space="preserve">985 </w:t>
            </w:r>
          </w:p>
        </w:tc>
      </w:tr>
      <w:tr w:rsidR="00FF62E6" w:rsidRPr="00257B92" w14:paraId="62B975D8" w14:textId="77777777" w:rsidTr="00257B92">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3DDE7C09" w14:textId="77777777" w:rsidR="00FF62E6" w:rsidRPr="00257B92" w:rsidRDefault="00FF62E6" w:rsidP="00257B92">
            <w:pPr>
              <w:spacing w:after="0"/>
              <w:jc w:val="center"/>
              <w:rPr>
                <w:b w:val="0"/>
                <w:bCs w:val="0"/>
                <w:color w:val="000000"/>
                <w:szCs w:val="28"/>
              </w:rPr>
            </w:pPr>
            <w:r w:rsidRPr="00257B92">
              <w:rPr>
                <w:b w:val="0"/>
                <w:bCs w:val="0"/>
                <w:color w:val="000000"/>
                <w:szCs w:val="28"/>
              </w:rPr>
              <w:t>HFC-508B</w:t>
            </w:r>
          </w:p>
        </w:tc>
        <w:tc>
          <w:tcPr>
            <w:tcW w:w="1140" w:type="dxa"/>
            <w:noWrap/>
            <w:hideMark/>
          </w:tcPr>
          <w:p w14:paraId="1B49366B" w14:textId="7C1BB1D0" w:rsidR="00FF62E6" w:rsidRPr="00257B92" w:rsidRDefault="00FF62E6" w:rsidP="00257B92">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57B92">
              <w:rPr>
                <w:color w:val="000000"/>
                <w:szCs w:val="28"/>
              </w:rPr>
              <w:t xml:space="preserve">        6</w:t>
            </w:r>
            <w:r w:rsidR="002D2143">
              <w:rPr>
                <w:color w:val="000000"/>
                <w:szCs w:val="28"/>
              </w:rPr>
              <w:t>.</w:t>
            </w:r>
            <w:r w:rsidRPr="00257B92">
              <w:rPr>
                <w:color w:val="000000"/>
                <w:szCs w:val="28"/>
              </w:rPr>
              <w:t xml:space="preserve">808 </w:t>
            </w:r>
          </w:p>
        </w:tc>
      </w:tr>
      <w:tr w:rsidR="00FF62E6" w:rsidRPr="00257B92" w14:paraId="702381C0" w14:textId="77777777" w:rsidTr="00257B92">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7FEACA8A" w14:textId="77777777" w:rsidR="00FF62E6" w:rsidRPr="00257B92" w:rsidRDefault="00FF62E6" w:rsidP="00257B92">
            <w:pPr>
              <w:spacing w:after="0"/>
              <w:jc w:val="center"/>
              <w:rPr>
                <w:b w:val="0"/>
                <w:bCs w:val="0"/>
                <w:color w:val="000000"/>
                <w:szCs w:val="28"/>
              </w:rPr>
            </w:pPr>
            <w:r w:rsidRPr="00257B92">
              <w:rPr>
                <w:b w:val="0"/>
                <w:bCs w:val="0"/>
                <w:color w:val="000000"/>
                <w:szCs w:val="28"/>
              </w:rPr>
              <w:t>HFC-513A</w:t>
            </w:r>
          </w:p>
        </w:tc>
        <w:tc>
          <w:tcPr>
            <w:tcW w:w="1140" w:type="dxa"/>
            <w:noWrap/>
            <w:hideMark/>
          </w:tcPr>
          <w:p w14:paraId="6D68FFA0" w14:textId="77777777" w:rsidR="00FF62E6" w:rsidRPr="00257B92" w:rsidRDefault="00FF62E6" w:rsidP="00257B92">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57B92">
              <w:rPr>
                <w:color w:val="000000"/>
                <w:szCs w:val="28"/>
              </w:rPr>
              <w:t xml:space="preserve">           629 </w:t>
            </w:r>
          </w:p>
        </w:tc>
      </w:tr>
    </w:tbl>
    <w:p w14:paraId="13F4009D" w14:textId="58CA9F55" w:rsidR="00FF62E6" w:rsidRPr="00FF62E6" w:rsidRDefault="00FF62E6" w:rsidP="00FF62E6">
      <w:pPr>
        <w:rPr>
          <w:lang w:eastAsia="x-none"/>
          <w:rPrChange w:id="880" w:author="Anh Pham" w:date="2025-11-08T23:13:00Z" w16du:dateUtc="2025-11-08T16:13:00Z">
            <w:rPr/>
          </w:rPrChange>
        </w:rPr>
        <w:pPrChange w:id="881" w:author="Anh Pham" w:date="2025-11-08T23:13:00Z" w16du:dateUtc="2025-11-08T16:13:00Z">
          <w:pPr>
            <w:pStyle w:val="Caption"/>
          </w:pPr>
        </w:pPrChange>
      </w:pPr>
    </w:p>
    <w:p w14:paraId="7CDC8E90" w14:textId="77777777" w:rsidR="00865289" w:rsidRDefault="00865289" w:rsidP="00865289">
      <w:pPr>
        <w:pStyle w:val="abcd"/>
      </w:pPr>
      <w:r>
        <w:t xml:space="preserve">d. Kết quả phát thải </w:t>
      </w:r>
    </w:p>
    <w:p w14:paraId="34561E3A" w14:textId="77777777" w:rsidR="00865289" w:rsidRDefault="00865289" w:rsidP="00865289">
      <w:pPr>
        <w:adjustRightInd w:val="0"/>
        <w:snapToGrid w:val="0"/>
        <w:spacing w:before="120" w:after="120" w:line="288" w:lineRule="auto"/>
        <w:ind w:firstLine="709"/>
        <w:jc w:val="both"/>
        <w:rPr>
          <w:bCs/>
          <w:color w:val="000000"/>
          <w:szCs w:val="28"/>
        </w:rPr>
      </w:pPr>
      <w:r w:rsidRPr="00703527">
        <w:rPr>
          <w:bCs/>
          <w:color w:val="000000"/>
          <w:szCs w:val="28"/>
        </w:rPr>
        <w:t>Phát thải từ sử dụng HFC được ước tính trong bảng sau dựa trên việc nhân kết quả phát thải trong việc sử dụng HFC với giá trị tiềm năng nóng lên toàn cầu để tính ra lượng phát thải CO</w:t>
      </w:r>
      <w:r w:rsidRPr="00703527">
        <w:rPr>
          <w:bCs/>
          <w:color w:val="000000"/>
          <w:szCs w:val="28"/>
          <w:vertAlign w:val="subscript"/>
        </w:rPr>
        <w:t>2</w:t>
      </w:r>
      <w:r w:rsidRPr="00703527">
        <w:rPr>
          <w:bCs/>
          <w:color w:val="000000"/>
          <w:szCs w:val="28"/>
        </w:rPr>
        <w:t>tđ.</w:t>
      </w:r>
    </w:p>
    <w:p w14:paraId="2C3B9EAA" w14:textId="77777777" w:rsidR="00A9341A" w:rsidRDefault="00A9341A" w:rsidP="00865289">
      <w:pPr>
        <w:adjustRightInd w:val="0"/>
        <w:snapToGrid w:val="0"/>
        <w:spacing w:before="120" w:after="120" w:line="288" w:lineRule="auto"/>
        <w:ind w:firstLine="709"/>
        <w:jc w:val="both"/>
        <w:rPr>
          <w:bCs/>
          <w:color w:val="000000"/>
          <w:szCs w:val="28"/>
        </w:rPr>
      </w:pPr>
    </w:p>
    <w:p w14:paraId="1E7E8969" w14:textId="77777777" w:rsidR="00A9341A" w:rsidRDefault="00A9341A" w:rsidP="00865289">
      <w:pPr>
        <w:adjustRightInd w:val="0"/>
        <w:snapToGrid w:val="0"/>
        <w:spacing w:before="120" w:after="120" w:line="288" w:lineRule="auto"/>
        <w:ind w:firstLine="709"/>
        <w:jc w:val="both"/>
        <w:rPr>
          <w:bCs/>
          <w:color w:val="000000"/>
          <w:szCs w:val="28"/>
        </w:rPr>
      </w:pPr>
    </w:p>
    <w:p w14:paraId="56B9A0DD" w14:textId="77777777" w:rsidR="00A9341A" w:rsidRPr="00703527" w:rsidRDefault="00A9341A" w:rsidP="00865289">
      <w:pPr>
        <w:adjustRightInd w:val="0"/>
        <w:snapToGrid w:val="0"/>
        <w:spacing w:before="120" w:after="120" w:line="288" w:lineRule="auto"/>
        <w:ind w:firstLine="709"/>
        <w:jc w:val="both"/>
        <w:rPr>
          <w:bCs/>
          <w:color w:val="000000"/>
          <w:szCs w:val="28"/>
        </w:rPr>
      </w:pPr>
    </w:p>
    <w:p w14:paraId="32426C51" w14:textId="1B6A358D" w:rsidR="00865289" w:rsidRPr="00A9341A" w:rsidRDefault="00865289" w:rsidP="00A9341A">
      <w:pPr>
        <w:pStyle w:val="Caption"/>
        <w:rPr>
          <w:lang w:val="en-US"/>
        </w:rPr>
      </w:pPr>
      <w:bookmarkStart w:id="882" w:name="_Toc169713703"/>
      <w:bookmarkStart w:id="883" w:name="_Toc213536614"/>
      <w:r w:rsidRPr="00703527">
        <w:lastRenderedPageBreak/>
        <w:t>Bảng 4.</w:t>
      </w:r>
      <w:r>
        <w:fldChar w:fldCharType="begin"/>
      </w:r>
      <w:r>
        <w:instrText xml:space="preserve"> SEQ Bảng_4. \* ARABIC </w:instrText>
      </w:r>
      <w:r>
        <w:fldChar w:fldCharType="separate"/>
      </w:r>
      <w:r w:rsidR="00F56855">
        <w:rPr>
          <w:noProof/>
        </w:rPr>
        <w:t>34</w:t>
      </w:r>
      <w:r>
        <w:fldChar w:fldCharType="end"/>
      </w:r>
      <w:r w:rsidRPr="00703527">
        <w:t>.</w:t>
      </w:r>
      <w:r w:rsidRPr="00D97841">
        <w:t xml:space="preserve"> Kết quả phát thải ước tính cho sử dụng HFC (</w:t>
      </w:r>
      <w:r>
        <w:rPr>
          <w:lang w:val="en-US"/>
        </w:rPr>
        <w:t xml:space="preserve">nghìn </w:t>
      </w:r>
      <w:r w:rsidRPr="00D97841">
        <w:t>tấn CO</w:t>
      </w:r>
      <w:r w:rsidRPr="00D97841">
        <w:rPr>
          <w:vertAlign w:val="subscript"/>
        </w:rPr>
        <w:t>2</w:t>
      </w:r>
      <w:r w:rsidRPr="00D97841">
        <w:t>tđ)</w:t>
      </w:r>
      <w:bookmarkEnd w:id="882"/>
      <w:bookmarkEnd w:id="883"/>
    </w:p>
    <w:tbl>
      <w:tblPr>
        <w:tblStyle w:val="21"/>
        <w:tblW w:w="6910" w:type="dxa"/>
        <w:jc w:val="center"/>
        <w:tblLook w:val="04A0" w:firstRow="1" w:lastRow="0" w:firstColumn="1" w:lastColumn="0" w:noHBand="0" w:noVBand="1"/>
      </w:tblPr>
      <w:tblGrid>
        <w:gridCol w:w="4098"/>
        <w:gridCol w:w="1336"/>
        <w:gridCol w:w="1476"/>
      </w:tblGrid>
      <w:tr w:rsidR="002D2143" w:rsidRPr="002D2143" w14:paraId="7F3F3441" w14:textId="77777777" w:rsidTr="002D2143">
        <w:trPr>
          <w:cnfStyle w:val="100000000000" w:firstRow="1" w:lastRow="0" w:firstColumn="0" w:lastColumn="0" w:oddVBand="0" w:evenVBand="0" w:oddHBand="0" w:evenHBand="0" w:firstRowFirstColumn="0" w:firstRowLastColumn="0" w:lastRowFirstColumn="0" w:lastRowLastColumn="0"/>
          <w:trHeight w:val="280"/>
          <w:tblHeader/>
          <w:jc w:val="center"/>
          <w:ins w:id="884" w:author="Anh Pham" w:date="2025-11-08T23:18:00Z" w16du:dateUtc="2025-11-08T16:18:00Z"/>
        </w:trPr>
        <w:tc>
          <w:tcPr>
            <w:cnfStyle w:val="001000000000" w:firstRow="0" w:lastRow="0" w:firstColumn="1" w:lastColumn="0" w:oddVBand="0" w:evenVBand="0" w:oddHBand="0" w:evenHBand="0" w:firstRowFirstColumn="0" w:firstRowLastColumn="0" w:lastRowFirstColumn="0" w:lastRowLastColumn="0"/>
            <w:tcW w:w="4098" w:type="dxa"/>
            <w:noWrap/>
          </w:tcPr>
          <w:p w14:paraId="4E70290D" w14:textId="35564E43" w:rsidR="002D2143" w:rsidRPr="002D2143" w:rsidRDefault="002D2143" w:rsidP="002D2143">
            <w:pPr>
              <w:spacing w:after="0"/>
              <w:rPr>
                <w:ins w:id="885" w:author="Anh Pham" w:date="2025-11-08T23:18:00Z" w16du:dateUtc="2025-11-08T16:18:00Z"/>
                <w:color w:val="FFFFFF" w:themeColor="background1"/>
                <w:szCs w:val="28"/>
                <w:lang w:val="en-US"/>
              </w:rPr>
            </w:pPr>
            <w:ins w:id="886" w:author="Anh Pham" w:date="2025-11-08T23:18:00Z" w16du:dateUtc="2025-11-08T16:18:00Z">
              <w:r w:rsidRPr="002D2143">
                <w:rPr>
                  <w:color w:val="FFFFFF" w:themeColor="background1"/>
                  <w:szCs w:val="28"/>
                  <w:lang w:val="en-US"/>
                </w:rPr>
                <w:t>HFCs</w:t>
              </w:r>
            </w:ins>
          </w:p>
        </w:tc>
        <w:tc>
          <w:tcPr>
            <w:tcW w:w="1336" w:type="dxa"/>
            <w:noWrap/>
          </w:tcPr>
          <w:p w14:paraId="3FE3C3D8" w14:textId="76F84B57" w:rsidR="002D2143" w:rsidRPr="002D2143" w:rsidRDefault="002D2143" w:rsidP="002D2143">
            <w:pPr>
              <w:spacing w:after="0"/>
              <w:cnfStyle w:val="100000000000" w:firstRow="1" w:lastRow="0" w:firstColumn="0" w:lastColumn="0" w:oddVBand="0" w:evenVBand="0" w:oddHBand="0" w:evenHBand="0" w:firstRowFirstColumn="0" w:firstRowLastColumn="0" w:lastRowFirstColumn="0" w:lastRowLastColumn="0"/>
              <w:rPr>
                <w:ins w:id="887" w:author="Anh Pham" w:date="2025-11-08T23:18:00Z" w16du:dateUtc="2025-11-08T16:18:00Z"/>
                <w:color w:val="FFFFFF" w:themeColor="background1"/>
                <w:szCs w:val="28"/>
                <w:lang w:val="en-US"/>
              </w:rPr>
            </w:pPr>
            <w:ins w:id="888" w:author="Anh Pham" w:date="2025-11-08T23:18:00Z" w16du:dateUtc="2025-11-08T16:18:00Z">
              <w:r w:rsidRPr="002D2143">
                <w:rPr>
                  <w:color w:val="FFFFFF" w:themeColor="background1"/>
                  <w:szCs w:val="28"/>
                  <w:lang w:val="en-US"/>
                </w:rPr>
                <w:t>2021</w:t>
              </w:r>
            </w:ins>
          </w:p>
        </w:tc>
        <w:tc>
          <w:tcPr>
            <w:tcW w:w="1476" w:type="dxa"/>
            <w:noWrap/>
          </w:tcPr>
          <w:p w14:paraId="1FDD136E" w14:textId="18E14D96" w:rsidR="002D2143" w:rsidRPr="002D2143" w:rsidRDefault="002D2143" w:rsidP="002D2143">
            <w:pPr>
              <w:spacing w:after="0"/>
              <w:cnfStyle w:val="100000000000" w:firstRow="1" w:lastRow="0" w:firstColumn="0" w:lastColumn="0" w:oddVBand="0" w:evenVBand="0" w:oddHBand="0" w:evenHBand="0" w:firstRowFirstColumn="0" w:firstRowLastColumn="0" w:lastRowFirstColumn="0" w:lastRowLastColumn="0"/>
              <w:rPr>
                <w:ins w:id="889" w:author="Anh Pham" w:date="2025-11-08T23:18:00Z" w16du:dateUtc="2025-11-08T16:18:00Z"/>
                <w:color w:val="FFFFFF" w:themeColor="background1"/>
                <w:szCs w:val="28"/>
                <w:lang w:val="en-US"/>
              </w:rPr>
            </w:pPr>
            <w:ins w:id="890" w:author="Anh Pham" w:date="2025-11-08T23:19:00Z" w16du:dateUtc="2025-11-08T16:19:00Z">
              <w:r w:rsidRPr="002D2143">
                <w:rPr>
                  <w:color w:val="FFFFFF" w:themeColor="background1"/>
                  <w:szCs w:val="28"/>
                  <w:lang w:val="en-US"/>
                </w:rPr>
                <w:t>2022</w:t>
              </w:r>
            </w:ins>
          </w:p>
        </w:tc>
      </w:tr>
      <w:tr w:rsidR="002D2143" w:rsidRPr="002D2143" w14:paraId="331B51B5" w14:textId="77777777" w:rsidTr="002D2143">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32BD414F" w14:textId="77777777" w:rsidR="002D2143" w:rsidRPr="002D2143" w:rsidRDefault="002D2143" w:rsidP="002D2143">
            <w:pPr>
              <w:spacing w:after="0"/>
              <w:rPr>
                <w:color w:val="000000"/>
                <w:szCs w:val="28"/>
              </w:rPr>
            </w:pPr>
            <w:r w:rsidRPr="002D2143">
              <w:rPr>
                <w:color w:val="000000"/>
                <w:szCs w:val="28"/>
              </w:rPr>
              <w:t xml:space="preserve">HFC-23 </w:t>
            </w:r>
          </w:p>
        </w:tc>
        <w:tc>
          <w:tcPr>
            <w:tcW w:w="1336" w:type="dxa"/>
            <w:noWrap/>
            <w:hideMark/>
          </w:tcPr>
          <w:p w14:paraId="0EC272D0" w14:textId="5CFC2F46" w:rsidR="002D2143" w:rsidRPr="002D2143" w:rsidRDefault="002D2143" w:rsidP="002D2143">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D2143">
              <w:rPr>
                <w:color w:val="000000"/>
                <w:szCs w:val="28"/>
              </w:rPr>
              <w:t xml:space="preserve">      23</w:t>
            </w:r>
            <w:r>
              <w:rPr>
                <w:color w:val="000000"/>
                <w:szCs w:val="28"/>
              </w:rPr>
              <w:t>.</w:t>
            </w:r>
            <w:r w:rsidRPr="002D2143">
              <w:rPr>
                <w:color w:val="000000"/>
                <w:szCs w:val="28"/>
              </w:rPr>
              <w:t xml:space="preserve">532 </w:t>
            </w:r>
          </w:p>
        </w:tc>
        <w:tc>
          <w:tcPr>
            <w:tcW w:w="1476" w:type="dxa"/>
            <w:noWrap/>
            <w:hideMark/>
          </w:tcPr>
          <w:p w14:paraId="54BB5E3E" w14:textId="2D4C126D" w:rsidR="002D2143" w:rsidRPr="002D2143" w:rsidRDefault="002D2143" w:rsidP="002D2143">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D2143">
              <w:rPr>
                <w:color w:val="000000"/>
                <w:szCs w:val="28"/>
              </w:rPr>
              <w:t xml:space="preserve">          8</w:t>
            </w:r>
            <w:r>
              <w:rPr>
                <w:color w:val="000000"/>
                <w:szCs w:val="28"/>
              </w:rPr>
              <w:t>.</w:t>
            </w:r>
            <w:r w:rsidRPr="002D2143">
              <w:rPr>
                <w:color w:val="000000"/>
                <w:szCs w:val="28"/>
              </w:rPr>
              <w:t xml:space="preserve">140 </w:t>
            </w:r>
          </w:p>
        </w:tc>
      </w:tr>
      <w:tr w:rsidR="002D2143" w:rsidRPr="002D2143" w14:paraId="71500F13" w14:textId="77777777" w:rsidTr="002D2143">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3A1A56C9" w14:textId="77777777" w:rsidR="002D2143" w:rsidRPr="002D2143" w:rsidRDefault="002D2143" w:rsidP="002D2143">
            <w:pPr>
              <w:spacing w:after="0"/>
              <w:rPr>
                <w:color w:val="000000"/>
                <w:szCs w:val="28"/>
              </w:rPr>
            </w:pPr>
            <w:r w:rsidRPr="002D2143">
              <w:rPr>
                <w:color w:val="000000"/>
                <w:szCs w:val="28"/>
              </w:rPr>
              <w:t xml:space="preserve"> HFC-32 </w:t>
            </w:r>
          </w:p>
        </w:tc>
        <w:tc>
          <w:tcPr>
            <w:tcW w:w="1336" w:type="dxa"/>
            <w:noWrap/>
            <w:hideMark/>
          </w:tcPr>
          <w:p w14:paraId="3BBEA995" w14:textId="70851D11" w:rsidR="002D2143" w:rsidRPr="002D2143" w:rsidRDefault="002D2143" w:rsidP="002D2143">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D2143">
              <w:rPr>
                <w:color w:val="000000"/>
                <w:szCs w:val="28"/>
              </w:rPr>
              <w:t xml:space="preserve">     769</w:t>
            </w:r>
            <w:r>
              <w:rPr>
                <w:color w:val="000000"/>
                <w:szCs w:val="28"/>
              </w:rPr>
              <w:t>.</w:t>
            </w:r>
            <w:r w:rsidRPr="002D2143">
              <w:rPr>
                <w:color w:val="000000"/>
                <w:szCs w:val="28"/>
              </w:rPr>
              <w:t xml:space="preserve">601 </w:t>
            </w:r>
          </w:p>
        </w:tc>
        <w:tc>
          <w:tcPr>
            <w:tcW w:w="1476" w:type="dxa"/>
            <w:noWrap/>
            <w:hideMark/>
          </w:tcPr>
          <w:p w14:paraId="1C7C8D93" w14:textId="7CDE255E" w:rsidR="002D2143" w:rsidRPr="002D2143" w:rsidRDefault="002D2143" w:rsidP="002D2143">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D2143">
              <w:rPr>
                <w:color w:val="000000"/>
                <w:szCs w:val="28"/>
              </w:rPr>
              <w:t xml:space="preserve">      585</w:t>
            </w:r>
            <w:r>
              <w:rPr>
                <w:color w:val="000000"/>
                <w:szCs w:val="28"/>
              </w:rPr>
              <w:t>.</w:t>
            </w:r>
            <w:r w:rsidRPr="002D2143">
              <w:rPr>
                <w:color w:val="000000"/>
                <w:szCs w:val="28"/>
              </w:rPr>
              <w:t xml:space="preserve">471 </w:t>
            </w:r>
          </w:p>
        </w:tc>
      </w:tr>
      <w:tr w:rsidR="002D2143" w:rsidRPr="002D2143" w14:paraId="1A1D9EAB" w14:textId="77777777" w:rsidTr="002D2143">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275F4177" w14:textId="77777777" w:rsidR="002D2143" w:rsidRPr="002D2143" w:rsidRDefault="002D2143" w:rsidP="002D2143">
            <w:pPr>
              <w:spacing w:after="0"/>
              <w:rPr>
                <w:color w:val="000000"/>
                <w:szCs w:val="28"/>
              </w:rPr>
            </w:pPr>
            <w:r w:rsidRPr="002D2143">
              <w:rPr>
                <w:color w:val="000000"/>
                <w:szCs w:val="28"/>
              </w:rPr>
              <w:t xml:space="preserve"> HFC-125 </w:t>
            </w:r>
          </w:p>
        </w:tc>
        <w:tc>
          <w:tcPr>
            <w:tcW w:w="1336" w:type="dxa"/>
            <w:noWrap/>
            <w:hideMark/>
          </w:tcPr>
          <w:p w14:paraId="32721391" w14:textId="1D5397A7" w:rsidR="002D2143" w:rsidRPr="002D2143" w:rsidRDefault="002D2143" w:rsidP="002D2143">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D2143">
              <w:rPr>
                <w:color w:val="000000"/>
                <w:szCs w:val="28"/>
              </w:rPr>
              <w:t xml:space="preserve">      29</w:t>
            </w:r>
            <w:r>
              <w:rPr>
                <w:color w:val="000000"/>
                <w:szCs w:val="28"/>
              </w:rPr>
              <w:t>.</w:t>
            </w:r>
            <w:r w:rsidRPr="002D2143">
              <w:rPr>
                <w:color w:val="000000"/>
                <w:szCs w:val="28"/>
              </w:rPr>
              <w:t xml:space="preserve">050 </w:t>
            </w:r>
          </w:p>
        </w:tc>
        <w:tc>
          <w:tcPr>
            <w:tcW w:w="1476" w:type="dxa"/>
            <w:noWrap/>
            <w:hideMark/>
          </w:tcPr>
          <w:p w14:paraId="5D658148" w14:textId="79B2E4C3" w:rsidR="002D2143" w:rsidRPr="002D2143" w:rsidRDefault="002D2143" w:rsidP="002D2143">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D2143">
              <w:rPr>
                <w:color w:val="000000"/>
                <w:szCs w:val="28"/>
              </w:rPr>
              <w:t xml:space="preserve">        16</w:t>
            </w:r>
            <w:r>
              <w:rPr>
                <w:color w:val="000000"/>
                <w:szCs w:val="28"/>
              </w:rPr>
              <w:t>.</w:t>
            </w:r>
            <w:r w:rsidRPr="002D2143">
              <w:rPr>
                <w:color w:val="000000"/>
                <w:szCs w:val="28"/>
              </w:rPr>
              <w:t xml:space="preserve">800 </w:t>
            </w:r>
          </w:p>
        </w:tc>
      </w:tr>
      <w:tr w:rsidR="002D2143" w:rsidRPr="002D2143" w14:paraId="17CA1117" w14:textId="77777777" w:rsidTr="002D2143">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7D5CD518" w14:textId="77777777" w:rsidR="002D2143" w:rsidRPr="002D2143" w:rsidRDefault="002D2143" w:rsidP="002D2143">
            <w:pPr>
              <w:spacing w:after="0"/>
              <w:rPr>
                <w:color w:val="000000"/>
                <w:szCs w:val="28"/>
              </w:rPr>
            </w:pPr>
            <w:r w:rsidRPr="002D2143">
              <w:rPr>
                <w:color w:val="000000"/>
                <w:szCs w:val="28"/>
              </w:rPr>
              <w:t xml:space="preserve"> HFC-134a </w:t>
            </w:r>
          </w:p>
        </w:tc>
        <w:tc>
          <w:tcPr>
            <w:tcW w:w="1336" w:type="dxa"/>
            <w:noWrap/>
            <w:hideMark/>
          </w:tcPr>
          <w:p w14:paraId="5484C88C" w14:textId="358DD7D0" w:rsidR="002D2143" w:rsidRPr="002D2143" w:rsidRDefault="002D2143" w:rsidP="002D2143">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D2143">
              <w:rPr>
                <w:color w:val="000000"/>
                <w:szCs w:val="28"/>
              </w:rPr>
              <w:t xml:space="preserve">  2</w:t>
            </w:r>
            <w:r>
              <w:rPr>
                <w:color w:val="000000"/>
                <w:szCs w:val="28"/>
              </w:rPr>
              <w:t>.</w:t>
            </w:r>
            <w:r w:rsidRPr="002D2143">
              <w:rPr>
                <w:color w:val="000000"/>
                <w:szCs w:val="28"/>
              </w:rPr>
              <w:t>473</w:t>
            </w:r>
            <w:r>
              <w:rPr>
                <w:color w:val="000000"/>
                <w:szCs w:val="28"/>
              </w:rPr>
              <w:t>.</w:t>
            </w:r>
            <w:r w:rsidRPr="002D2143">
              <w:rPr>
                <w:color w:val="000000"/>
                <w:szCs w:val="28"/>
              </w:rPr>
              <w:t xml:space="preserve">071 </w:t>
            </w:r>
          </w:p>
        </w:tc>
        <w:tc>
          <w:tcPr>
            <w:tcW w:w="1476" w:type="dxa"/>
            <w:noWrap/>
            <w:hideMark/>
          </w:tcPr>
          <w:p w14:paraId="050E7C7A" w14:textId="25626D14" w:rsidR="002D2143" w:rsidRPr="002D2143" w:rsidRDefault="002D2143" w:rsidP="002D2143">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D2143">
              <w:rPr>
                <w:color w:val="000000"/>
                <w:szCs w:val="28"/>
              </w:rPr>
              <w:t xml:space="preserve">    3</w:t>
            </w:r>
            <w:r>
              <w:rPr>
                <w:color w:val="000000"/>
                <w:szCs w:val="28"/>
              </w:rPr>
              <w:t>.</w:t>
            </w:r>
            <w:r w:rsidRPr="002D2143">
              <w:rPr>
                <w:color w:val="000000"/>
                <w:szCs w:val="28"/>
              </w:rPr>
              <w:t>085</w:t>
            </w:r>
            <w:r>
              <w:rPr>
                <w:color w:val="000000"/>
                <w:szCs w:val="28"/>
              </w:rPr>
              <w:t>.</w:t>
            </w:r>
            <w:r w:rsidRPr="002D2143">
              <w:rPr>
                <w:color w:val="000000"/>
                <w:szCs w:val="28"/>
              </w:rPr>
              <w:t xml:space="preserve">482 </w:t>
            </w:r>
          </w:p>
        </w:tc>
      </w:tr>
      <w:tr w:rsidR="002D2143" w:rsidRPr="002D2143" w14:paraId="35CCD416" w14:textId="77777777" w:rsidTr="002D2143">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3DFE5EBF" w14:textId="77777777" w:rsidR="002D2143" w:rsidRPr="002D2143" w:rsidRDefault="002D2143" w:rsidP="002D2143">
            <w:pPr>
              <w:spacing w:after="0"/>
              <w:rPr>
                <w:color w:val="000000"/>
                <w:szCs w:val="28"/>
              </w:rPr>
            </w:pPr>
            <w:r w:rsidRPr="002D2143">
              <w:rPr>
                <w:color w:val="000000"/>
                <w:szCs w:val="28"/>
              </w:rPr>
              <w:t xml:space="preserve"> HFC-143a </w:t>
            </w:r>
          </w:p>
        </w:tc>
        <w:tc>
          <w:tcPr>
            <w:tcW w:w="1336" w:type="dxa"/>
            <w:noWrap/>
            <w:hideMark/>
          </w:tcPr>
          <w:p w14:paraId="6FEEC4F3" w14:textId="204AF8AF" w:rsidR="002D2143" w:rsidRPr="002D2143" w:rsidRDefault="002D2143" w:rsidP="002D2143">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D2143">
              <w:rPr>
                <w:color w:val="000000"/>
                <w:szCs w:val="28"/>
              </w:rPr>
              <w:t xml:space="preserve">      24</w:t>
            </w:r>
            <w:r>
              <w:rPr>
                <w:color w:val="000000"/>
                <w:szCs w:val="28"/>
              </w:rPr>
              <w:t>.</w:t>
            </w:r>
            <w:r w:rsidRPr="002D2143">
              <w:rPr>
                <w:color w:val="000000"/>
                <w:szCs w:val="28"/>
              </w:rPr>
              <w:t xml:space="preserve">138 </w:t>
            </w:r>
          </w:p>
        </w:tc>
        <w:tc>
          <w:tcPr>
            <w:tcW w:w="1476" w:type="dxa"/>
            <w:noWrap/>
            <w:hideMark/>
          </w:tcPr>
          <w:p w14:paraId="3606969D" w14:textId="77777777" w:rsidR="002D2143" w:rsidRPr="002D2143" w:rsidRDefault="002D2143" w:rsidP="002D2143">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D2143">
              <w:rPr>
                <w:color w:val="000000"/>
                <w:szCs w:val="28"/>
              </w:rPr>
              <w:t xml:space="preserve">               -   </w:t>
            </w:r>
          </w:p>
        </w:tc>
      </w:tr>
      <w:tr w:rsidR="002D2143" w:rsidRPr="002D2143" w14:paraId="71C9C2BD" w14:textId="77777777" w:rsidTr="002D2143">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14CF2803" w14:textId="77777777" w:rsidR="002D2143" w:rsidRPr="002D2143" w:rsidRDefault="002D2143" w:rsidP="002D2143">
            <w:pPr>
              <w:spacing w:after="0"/>
              <w:rPr>
                <w:color w:val="000000"/>
                <w:szCs w:val="28"/>
              </w:rPr>
            </w:pPr>
            <w:r w:rsidRPr="002D2143">
              <w:rPr>
                <w:color w:val="000000"/>
                <w:szCs w:val="28"/>
              </w:rPr>
              <w:t xml:space="preserve"> HFC-227ea </w:t>
            </w:r>
          </w:p>
        </w:tc>
        <w:tc>
          <w:tcPr>
            <w:tcW w:w="1336" w:type="dxa"/>
            <w:noWrap/>
            <w:hideMark/>
          </w:tcPr>
          <w:p w14:paraId="6829162F" w14:textId="7CEAE328" w:rsidR="002D2143" w:rsidRPr="002D2143" w:rsidRDefault="002D2143" w:rsidP="002D2143">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D2143">
              <w:rPr>
                <w:color w:val="000000"/>
                <w:szCs w:val="28"/>
              </w:rPr>
              <w:t xml:space="preserve">     389</w:t>
            </w:r>
            <w:r>
              <w:rPr>
                <w:color w:val="000000"/>
                <w:szCs w:val="28"/>
              </w:rPr>
              <w:t>.</w:t>
            </w:r>
            <w:r w:rsidRPr="002D2143">
              <w:rPr>
                <w:color w:val="000000"/>
                <w:szCs w:val="28"/>
              </w:rPr>
              <w:t xml:space="preserve">169 </w:t>
            </w:r>
          </w:p>
        </w:tc>
        <w:tc>
          <w:tcPr>
            <w:tcW w:w="1476" w:type="dxa"/>
            <w:noWrap/>
            <w:hideMark/>
          </w:tcPr>
          <w:p w14:paraId="0B45047C" w14:textId="1CE08964" w:rsidR="002D2143" w:rsidRPr="002D2143" w:rsidRDefault="002D2143" w:rsidP="002D2143">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D2143">
              <w:rPr>
                <w:color w:val="000000"/>
                <w:szCs w:val="28"/>
              </w:rPr>
              <w:t xml:space="preserve">      711</w:t>
            </w:r>
            <w:r>
              <w:rPr>
                <w:color w:val="000000"/>
                <w:szCs w:val="28"/>
              </w:rPr>
              <w:t>.</w:t>
            </w:r>
            <w:r w:rsidRPr="002D2143">
              <w:rPr>
                <w:color w:val="000000"/>
                <w:szCs w:val="28"/>
              </w:rPr>
              <w:t xml:space="preserve">594 </w:t>
            </w:r>
          </w:p>
        </w:tc>
      </w:tr>
      <w:tr w:rsidR="002D2143" w:rsidRPr="002D2143" w14:paraId="0E671D89" w14:textId="77777777" w:rsidTr="002D2143">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6440C79E" w14:textId="77777777" w:rsidR="002D2143" w:rsidRPr="002D2143" w:rsidRDefault="002D2143" w:rsidP="002D2143">
            <w:pPr>
              <w:spacing w:after="0"/>
              <w:rPr>
                <w:color w:val="000000"/>
                <w:szCs w:val="28"/>
              </w:rPr>
            </w:pPr>
            <w:r w:rsidRPr="002D2143">
              <w:rPr>
                <w:color w:val="000000"/>
                <w:szCs w:val="28"/>
              </w:rPr>
              <w:t xml:space="preserve"> HFC-236fa </w:t>
            </w:r>
          </w:p>
        </w:tc>
        <w:tc>
          <w:tcPr>
            <w:tcW w:w="1336" w:type="dxa"/>
            <w:noWrap/>
            <w:hideMark/>
          </w:tcPr>
          <w:p w14:paraId="6A4C5BC7" w14:textId="77777777" w:rsidR="002D2143" w:rsidRPr="002D2143" w:rsidRDefault="002D2143" w:rsidP="002D2143">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D2143">
              <w:rPr>
                <w:color w:val="000000"/>
                <w:szCs w:val="28"/>
              </w:rPr>
              <w:t xml:space="preserve">             98 </w:t>
            </w:r>
          </w:p>
        </w:tc>
        <w:tc>
          <w:tcPr>
            <w:tcW w:w="1476" w:type="dxa"/>
            <w:noWrap/>
            <w:hideMark/>
          </w:tcPr>
          <w:p w14:paraId="0E69DD9A" w14:textId="77777777" w:rsidR="002D2143" w:rsidRPr="002D2143" w:rsidRDefault="002D2143" w:rsidP="002D2143">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D2143">
              <w:rPr>
                <w:color w:val="000000"/>
                <w:szCs w:val="28"/>
              </w:rPr>
              <w:t xml:space="preserve">               -   </w:t>
            </w:r>
          </w:p>
        </w:tc>
      </w:tr>
      <w:tr w:rsidR="002D2143" w:rsidRPr="002D2143" w14:paraId="48803509" w14:textId="77777777" w:rsidTr="002D2143">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24E4DA47" w14:textId="77777777" w:rsidR="002D2143" w:rsidRPr="002D2143" w:rsidRDefault="002D2143" w:rsidP="002D2143">
            <w:pPr>
              <w:spacing w:after="0"/>
              <w:rPr>
                <w:color w:val="000000"/>
                <w:szCs w:val="28"/>
              </w:rPr>
            </w:pPr>
            <w:r w:rsidRPr="002D2143">
              <w:rPr>
                <w:color w:val="000000"/>
                <w:szCs w:val="28"/>
              </w:rPr>
              <w:t xml:space="preserve"> HFC-245fa </w:t>
            </w:r>
          </w:p>
        </w:tc>
        <w:tc>
          <w:tcPr>
            <w:tcW w:w="1336" w:type="dxa"/>
            <w:noWrap/>
            <w:hideMark/>
          </w:tcPr>
          <w:p w14:paraId="1C279EFF" w14:textId="3D08C1F1" w:rsidR="002D2143" w:rsidRPr="002D2143" w:rsidRDefault="002D2143" w:rsidP="002D2143">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D2143">
              <w:rPr>
                <w:color w:val="000000"/>
                <w:szCs w:val="28"/>
              </w:rPr>
              <w:t xml:space="preserve">        2</w:t>
            </w:r>
            <w:r>
              <w:rPr>
                <w:color w:val="000000"/>
                <w:szCs w:val="28"/>
              </w:rPr>
              <w:t>.</w:t>
            </w:r>
            <w:r w:rsidRPr="002D2143">
              <w:rPr>
                <w:color w:val="000000"/>
                <w:szCs w:val="28"/>
              </w:rPr>
              <w:t xml:space="preserve">359 </w:t>
            </w:r>
          </w:p>
        </w:tc>
        <w:tc>
          <w:tcPr>
            <w:tcW w:w="1476" w:type="dxa"/>
            <w:noWrap/>
            <w:hideMark/>
          </w:tcPr>
          <w:p w14:paraId="370B531C" w14:textId="21DAD2C7" w:rsidR="002D2143" w:rsidRPr="002D2143" w:rsidRDefault="002D2143" w:rsidP="002D2143">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D2143">
              <w:rPr>
                <w:color w:val="000000"/>
                <w:szCs w:val="28"/>
              </w:rPr>
              <w:t xml:space="preserve">          5</w:t>
            </w:r>
            <w:r>
              <w:rPr>
                <w:color w:val="000000"/>
                <w:szCs w:val="28"/>
              </w:rPr>
              <w:t>.</w:t>
            </w:r>
            <w:r w:rsidRPr="002D2143">
              <w:rPr>
                <w:color w:val="000000"/>
                <w:szCs w:val="28"/>
              </w:rPr>
              <w:t xml:space="preserve">305 </w:t>
            </w:r>
          </w:p>
        </w:tc>
      </w:tr>
      <w:tr w:rsidR="002D2143" w:rsidRPr="002D2143" w14:paraId="5D4FC9B6" w14:textId="77777777" w:rsidTr="002D2143">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797F6844" w14:textId="77777777" w:rsidR="002D2143" w:rsidRPr="002D2143" w:rsidRDefault="002D2143" w:rsidP="002D2143">
            <w:pPr>
              <w:spacing w:after="0"/>
              <w:rPr>
                <w:color w:val="000000"/>
                <w:szCs w:val="28"/>
              </w:rPr>
            </w:pPr>
            <w:r w:rsidRPr="002D2143">
              <w:rPr>
                <w:color w:val="000000"/>
                <w:szCs w:val="28"/>
              </w:rPr>
              <w:t xml:space="preserve"> HFC-365mfc </w:t>
            </w:r>
          </w:p>
        </w:tc>
        <w:tc>
          <w:tcPr>
            <w:tcW w:w="1336" w:type="dxa"/>
            <w:noWrap/>
            <w:hideMark/>
          </w:tcPr>
          <w:p w14:paraId="3573BBA0" w14:textId="1CD6E057" w:rsidR="002D2143" w:rsidRPr="002D2143" w:rsidRDefault="002D2143" w:rsidP="002D2143">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D2143">
              <w:rPr>
                <w:color w:val="000000"/>
                <w:szCs w:val="28"/>
              </w:rPr>
              <w:t xml:space="preserve">        1</w:t>
            </w:r>
            <w:r>
              <w:rPr>
                <w:color w:val="000000"/>
                <w:szCs w:val="28"/>
              </w:rPr>
              <w:t>.</w:t>
            </w:r>
            <w:r w:rsidRPr="002D2143">
              <w:rPr>
                <w:color w:val="000000"/>
                <w:szCs w:val="28"/>
              </w:rPr>
              <w:t xml:space="preserve">906 </w:t>
            </w:r>
          </w:p>
        </w:tc>
        <w:tc>
          <w:tcPr>
            <w:tcW w:w="1476" w:type="dxa"/>
            <w:noWrap/>
            <w:hideMark/>
          </w:tcPr>
          <w:p w14:paraId="33F1C643" w14:textId="2E9BB425" w:rsidR="002D2143" w:rsidRPr="002D2143" w:rsidRDefault="002D2143" w:rsidP="002D2143">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D2143">
              <w:rPr>
                <w:color w:val="000000"/>
                <w:szCs w:val="28"/>
              </w:rPr>
              <w:t xml:space="preserve">          5</w:t>
            </w:r>
            <w:r>
              <w:rPr>
                <w:color w:val="000000"/>
                <w:szCs w:val="28"/>
              </w:rPr>
              <w:t>.</w:t>
            </w:r>
            <w:r w:rsidRPr="002D2143">
              <w:rPr>
                <w:color w:val="000000"/>
                <w:szCs w:val="28"/>
              </w:rPr>
              <w:t xml:space="preserve">718 </w:t>
            </w:r>
          </w:p>
        </w:tc>
      </w:tr>
      <w:tr w:rsidR="002D2143" w:rsidRPr="002D2143" w14:paraId="7270A331" w14:textId="77777777" w:rsidTr="002D2143">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58FA2EFF" w14:textId="77777777" w:rsidR="002D2143" w:rsidRPr="002D2143" w:rsidRDefault="002D2143" w:rsidP="002D2143">
            <w:pPr>
              <w:spacing w:after="0"/>
              <w:rPr>
                <w:color w:val="000000"/>
                <w:szCs w:val="28"/>
              </w:rPr>
            </w:pPr>
            <w:r w:rsidRPr="002D2143">
              <w:rPr>
                <w:color w:val="000000"/>
                <w:szCs w:val="28"/>
              </w:rPr>
              <w:t xml:space="preserve"> HFC-404A </w:t>
            </w:r>
          </w:p>
        </w:tc>
        <w:tc>
          <w:tcPr>
            <w:tcW w:w="1336" w:type="dxa"/>
            <w:noWrap/>
            <w:hideMark/>
          </w:tcPr>
          <w:p w14:paraId="06912284" w14:textId="10D9DEA8" w:rsidR="002D2143" w:rsidRPr="002D2143" w:rsidRDefault="002D2143" w:rsidP="002D2143">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D2143">
              <w:rPr>
                <w:color w:val="000000"/>
                <w:szCs w:val="28"/>
              </w:rPr>
              <w:t xml:space="preserve">  1</w:t>
            </w:r>
            <w:r>
              <w:rPr>
                <w:color w:val="000000"/>
                <w:szCs w:val="28"/>
              </w:rPr>
              <w:t>.</w:t>
            </w:r>
            <w:r w:rsidRPr="002D2143">
              <w:rPr>
                <w:color w:val="000000"/>
                <w:szCs w:val="28"/>
              </w:rPr>
              <w:t>941</w:t>
            </w:r>
            <w:r>
              <w:rPr>
                <w:color w:val="000000"/>
                <w:szCs w:val="28"/>
              </w:rPr>
              <w:t>.</w:t>
            </w:r>
            <w:r w:rsidRPr="002D2143">
              <w:rPr>
                <w:color w:val="000000"/>
                <w:szCs w:val="28"/>
              </w:rPr>
              <w:t xml:space="preserve">665 </w:t>
            </w:r>
          </w:p>
        </w:tc>
        <w:tc>
          <w:tcPr>
            <w:tcW w:w="1476" w:type="dxa"/>
            <w:noWrap/>
            <w:hideMark/>
          </w:tcPr>
          <w:p w14:paraId="08E5C985" w14:textId="3BE29312" w:rsidR="002D2143" w:rsidRPr="002D2143" w:rsidRDefault="002D2143" w:rsidP="002D2143">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D2143">
              <w:rPr>
                <w:color w:val="000000"/>
                <w:szCs w:val="28"/>
              </w:rPr>
              <w:t xml:space="preserve">    2</w:t>
            </w:r>
            <w:r>
              <w:rPr>
                <w:color w:val="000000"/>
                <w:szCs w:val="28"/>
              </w:rPr>
              <w:t>.</w:t>
            </w:r>
            <w:r w:rsidRPr="002D2143">
              <w:rPr>
                <w:color w:val="000000"/>
                <w:szCs w:val="28"/>
              </w:rPr>
              <w:t>777</w:t>
            </w:r>
            <w:r>
              <w:rPr>
                <w:color w:val="000000"/>
                <w:szCs w:val="28"/>
              </w:rPr>
              <w:t>.</w:t>
            </w:r>
            <w:r w:rsidRPr="002D2143">
              <w:rPr>
                <w:color w:val="000000"/>
                <w:szCs w:val="28"/>
              </w:rPr>
              <w:t xml:space="preserve">141 </w:t>
            </w:r>
          </w:p>
        </w:tc>
      </w:tr>
      <w:tr w:rsidR="002D2143" w:rsidRPr="002D2143" w14:paraId="3E5DC42C" w14:textId="77777777" w:rsidTr="002D2143">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663191A0" w14:textId="77777777" w:rsidR="002D2143" w:rsidRPr="002D2143" w:rsidRDefault="002D2143" w:rsidP="002D2143">
            <w:pPr>
              <w:spacing w:after="0"/>
              <w:rPr>
                <w:color w:val="000000"/>
                <w:szCs w:val="28"/>
              </w:rPr>
            </w:pPr>
            <w:r w:rsidRPr="002D2143">
              <w:rPr>
                <w:color w:val="000000"/>
                <w:szCs w:val="28"/>
              </w:rPr>
              <w:t xml:space="preserve"> HFC-407C </w:t>
            </w:r>
          </w:p>
        </w:tc>
        <w:tc>
          <w:tcPr>
            <w:tcW w:w="1336" w:type="dxa"/>
            <w:noWrap/>
            <w:hideMark/>
          </w:tcPr>
          <w:p w14:paraId="0F1AC489" w14:textId="37012165" w:rsidR="002D2143" w:rsidRPr="002D2143" w:rsidRDefault="002D2143" w:rsidP="002D2143">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D2143">
              <w:rPr>
                <w:color w:val="000000"/>
                <w:szCs w:val="28"/>
              </w:rPr>
              <w:t xml:space="preserve">     568</w:t>
            </w:r>
            <w:r>
              <w:rPr>
                <w:color w:val="000000"/>
                <w:szCs w:val="28"/>
              </w:rPr>
              <w:t>.</w:t>
            </w:r>
            <w:r w:rsidRPr="002D2143">
              <w:rPr>
                <w:color w:val="000000"/>
                <w:szCs w:val="28"/>
              </w:rPr>
              <w:t xml:space="preserve">922 </w:t>
            </w:r>
          </w:p>
        </w:tc>
        <w:tc>
          <w:tcPr>
            <w:tcW w:w="1476" w:type="dxa"/>
            <w:noWrap/>
            <w:hideMark/>
          </w:tcPr>
          <w:p w14:paraId="10F266C8" w14:textId="3D6FC50C" w:rsidR="002D2143" w:rsidRPr="002D2143" w:rsidRDefault="002D2143" w:rsidP="002D2143">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D2143">
              <w:rPr>
                <w:color w:val="000000"/>
                <w:szCs w:val="28"/>
              </w:rPr>
              <w:t xml:space="preserve">      210</w:t>
            </w:r>
            <w:r>
              <w:rPr>
                <w:color w:val="000000"/>
                <w:szCs w:val="28"/>
              </w:rPr>
              <w:t>.</w:t>
            </w:r>
            <w:r w:rsidRPr="002D2143">
              <w:rPr>
                <w:color w:val="000000"/>
                <w:szCs w:val="28"/>
              </w:rPr>
              <w:t xml:space="preserve">787 </w:t>
            </w:r>
          </w:p>
        </w:tc>
      </w:tr>
      <w:tr w:rsidR="002D2143" w:rsidRPr="002D2143" w14:paraId="367B0DAF" w14:textId="77777777" w:rsidTr="002D2143">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15C38F5B" w14:textId="77777777" w:rsidR="002D2143" w:rsidRPr="002D2143" w:rsidRDefault="002D2143" w:rsidP="002D2143">
            <w:pPr>
              <w:spacing w:after="0"/>
              <w:rPr>
                <w:color w:val="000000"/>
                <w:szCs w:val="28"/>
              </w:rPr>
            </w:pPr>
            <w:r w:rsidRPr="002D2143">
              <w:rPr>
                <w:color w:val="000000"/>
                <w:szCs w:val="28"/>
              </w:rPr>
              <w:t xml:space="preserve"> HFC-410A </w:t>
            </w:r>
          </w:p>
        </w:tc>
        <w:tc>
          <w:tcPr>
            <w:tcW w:w="1336" w:type="dxa"/>
            <w:noWrap/>
            <w:hideMark/>
          </w:tcPr>
          <w:p w14:paraId="332FFD86" w14:textId="459A4CDE" w:rsidR="002D2143" w:rsidRPr="002D2143" w:rsidRDefault="002D2143" w:rsidP="002D2143">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D2143">
              <w:rPr>
                <w:color w:val="000000"/>
                <w:szCs w:val="28"/>
              </w:rPr>
              <w:t xml:space="preserve">  3</w:t>
            </w:r>
            <w:r>
              <w:rPr>
                <w:color w:val="000000"/>
                <w:szCs w:val="28"/>
              </w:rPr>
              <w:t>.</w:t>
            </w:r>
            <w:r w:rsidRPr="002D2143">
              <w:rPr>
                <w:color w:val="000000"/>
                <w:szCs w:val="28"/>
              </w:rPr>
              <w:t>295</w:t>
            </w:r>
            <w:r>
              <w:rPr>
                <w:color w:val="000000"/>
                <w:szCs w:val="28"/>
              </w:rPr>
              <w:t>.</w:t>
            </w:r>
            <w:r w:rsidRPr="002D2143">
              <w:rPr>
                <w:color w:val="000000"/>
                <w:szCs w:val="28"/>
              </w:rPr>
              <w:t xml:space="preserve">845 </w:t>
            </w:r>
          </w:p>
        </w:tc>
        <w:tc>
          <w:tcPr>
            <w:tcW w:w="1476" w:type="dxa"/>
            <w:noWrap/>
            <w:hideMark/>
          </w:tcPr>
          <w:p w14:paraId="531DBA25" w14:textId="70A0A1FE" w:rsidR="002D2143" w:rsidRPr="002D2143" w:rsidRDefault="002D2143" w:rsidP="002D2143">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D2143">
              <w:rPr>
                <w:color w:val="000000"/>
                <w:szCs w:val="28"/>
              </w:rPr>
              <w:t xml:space="preserve">    2</w:t>
            </w:r>
            <w:r>
              <w:rPr>
                <w:color w:val="000000"/>
                <w:szCs w:val="28"/>
              </w:rPr>
              <w:t>.</w:t>
            </w:r>
            <w:r w:rsidRPr="002D2143">
              <w:rPr>
                <w:color w:val="000000"/>
                <w:szCs w:val="28"/>
              </w:rPr>
              <w:t>885</w:t>
            </w:r>
            <w:r>
              <w:rPr>
                <w:color w:val="000000"/>
                <w:szCs w:val="28"/>
              </w:rPr>
              <w:t>.</w:t>
            </w:r>
            <w:r w:rsidRPr="002D2143">
              <w:rPr>
                <w:color w:val="000000"/>
                <w:szCs w:val="28"/>
              </w:rPr>
              <w:t xml:space="preserve">553 </w:t>
            </w:r>
          </w:p>
        </w:tc>
      </w:tr>
      <w:tr w:rsidR="002D2143" w:rsidRPr="002D2143" w14:paraId="066206ED" w14:textId="77777777" w:rsidTr="002D2143">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29C8D029" w14:textId="77777777" w:rsidR="002D2143" w:rsidRPr="002D2143" w:rsidRDefault="002D2143" w:rsidP="002D2143">
            <w:pPr>
              <w:spacing w:after="0"/>
              <w:rPr>
                <w:color w:val="000000"/>
                <w:szCs w:val="28"/>
              </w:rPr>
            </w:pPr>
            <w:r w:rsidRPr="002D2143">
              <w:rPr>
                <w:color w:val="000000"/>
                <w:szCs w:val="28"/>
              </w:rPr>
              <w:t xml:space="preserve"> HFC-417A </w:t>
            </w:r>
          </w:p>
        </w:tc>
        <w:tc>
          <w:tcPr>
            <w:tcW w:w="1336" w:type="dxa"/>
            <w:noWrap/>
            <w:hideMark/>
          </w:tcPr>
          <w:p w14:paraId="7CA84652" w14:textId="345ADAD4" w:rsidR="002D2143" w:rsidRPr="002D2143" w:rsidRDefault="002D2143" w:rsidP="002D2143">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D2143">
              <w:rPr>
                <w:color w:val="000000"/>
                <w:szCs w:val="28"/>
              </w:rPr>
              <w:t xml:space="preserve">        5</w:t>
            </w:r>
            <w:r>
              <w:rPr>
                <w:color w:val="000000"/>
                <w:szCs w:val="28"/>
              </w:rPr>
              <w:t>.</w:t>
            </w:r>
            <w:r w:rsidRPr="002D2143">
              <w:rPr>
                <w:color w:val="000000"/>
                <w:szCs w:val="28"/>
              </w:rPr>
              <w:t xml:space="preserve">314 </w:t>
            </w:r>
          </w:p>
        </w:tc>
        <w:tc>
          <w:tcPr>
            <w:tcW w:w="1476" w:type="dxa"/>
            <w:noWrap/>
            <w:hideMark/>
          </w:tcPr>
          <w:p w14:paraId="5E9E9FB7" w14:textId="6BE7ECB5" w:rsidR="002D2143" w:rsidRPr="002D2143" w:rsidRDefault="002D2143" w:rsidP="002D2143">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D2143">
              <w:rPr>
                <w:color w:val="000000"/>
                <w:szCs w:val="28"/>
              </w:rPr>
              <w:t xml:space="preserve">          2</w:t>
            </w:r>
            <w:r>
              <w:rPr>
                <w:color w:val="000000"/>
                <w:szCs w:val="28"/>
              </w:rPr>
              <w:t>.</w:t>
            </w:r>
            <w:r w:rsidRPr="002D2143">
              <w:rPr>
                <w:color w:val="000000"/>
                <w:szCs w:val="28"/>
              </w:rPr>
              <w:t xml:space="preserve">111 </w:t>
            </w:r>
          </w:p>
        </w:tc>
      </w:tr>
      <w:tr w:rsidR="002D2143" w:rsidRPr="002D2143" w14:paraId="2B34E246" w14:textId="77777777" w:rsidTr="002D2143">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79B06499" w14:textId="77777777" w:rsidR="002D2143" w:rsidRPr="002D2143" w:rsidRDefault="002D2143" w:rsidP="002D2143">
            <w:pPr>
              <w:spacing w:after="0"/>
              <w:rPr>
                <w:color w:val="000000"/>
                <w:szCs w:val="28"/>
              </w:rPr>
            </w:pPr>
            <w:r w:rsidRPr="002D2143">
              <w:rPr>
                <w:color w:val="000000"/>
                <w:szCs w:val="28"/>
              </w:rPr>
              <w:t xml:space="preserve"> HFC-448A </w:t>
            </w:r>
          </w:p>
        </w:tc>
        <w:tc>
          <w:tcPr>
            <w:tcW w:w="1336" w:type="dxa"/>
            <w:noWrap/>
            <w:hideMark/>
          </w:tcPr>
          <w:p w14:paraId="743C5C7F" w14:textId="77777777" w:rsidR="002D2143" w:rsidRPr="002D2143" w:rsidRDefault="002D2143" w:rsidP="002D2143">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D2143">
              <w:rPr>
                <w:color w:val="000000"/>
                <w:szCs w:val="28"/>
              </w:rPr>
              <w:t xml:space="preserve">           626 </w:t>
            </w:r>
          </w:p>
        </w:tc>
        <w:tc>
          <w:tcPr>
            <w:tcW w:w="1476" w:type="dxa"/>
            <w:noWrap/>
            <w:hideMark/>
          </w:tcPr>
          <w:p w14:paraId="4AB5601C" w14:textId="6ED0AFEE" w:rsidR="002D2143" w:rsidRPr="002D2143" w:rsidRDefault="002D2143" w:rsidP="002D2143">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D2143">
              <w:rPr>
                <w:color w:val="000000"/>
                <w:szCs w:val="28"/>
              </w:rPr>
              <w:t xml:space="preserve">        47</w:t>
            </w:r>
            <w:r>
              <w:rPr>
                <w:color w:val="000000"/>
                <w:szCs w:val="28"/>
              </w:rPr>
              <w:t>.</w:t>
            </w:r>
            <w:r w:rsidRPr="002D2143">
              <w:rPr>
                <w:color w:val="000000"/>
                <w:szCs w:val="28"/>
              </w:rPr>
              <w:t xml:space="preserve">394 </w:t>
            </w:r>
          </w:p>
        </w:tc>
      </w:tr>
      <w:tr w:rsidR="002D2143" w:rsidRPr="002D2143" w14:paraId="22F47538" w14:textId="77777777" w:rsidTr="002D2143">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77ED3043" w14:textId="77777777" w:rsidR="002D2143" w:rsidRPr="002D2143" w:rsidRDefault="002D2143" w:rsidP="002D2143">
            <w:pPr>
              <w:spacing w:after="0"/>
              <w:rPr>
                <w:color w:val="000000"/>
                <w:szCs w:val="28"/>
              </w:rPr>
            </w:pPr>
            <w:r w:rsidRPr="002D2143">
              <w:rPr>
                <w:color w:val="000000"/>
                <w:szCs w:val="28"/>
              </w:rPr>
              <w:t xml:space="preserve"> HFC-467A </w:t>
            </w:r>
          </w:p>
        </w:tc>
        <w:tc>
          <w:tcPr>
            <w:tcW w:w="1336" w:type="dxa"/>
            <w:noWrap/>
            <w:hideMark/>
          </w:tcPr>
          <w:p w14:paraId="1AC4B04F" w14:textId="577BA755" w:rsidR="002D2143" w:rsidRPr="002D2143" w:rsidRDefault="002D2143" w:rsidP="002D2143">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D2143">
              <w:rPr>
                <w:color w:val="000000"/>
                <w:szCs w:val="28"/>
              </w:rPr>
              <w:t xml:space="preserve">        6</w:t>
            </w:r>
            <w:r>
              <w:rPr>
                <w:color w:val="000000"/>
                <w:szCs w:val="28"/>
              </w:rPr>
              <w:t>.</w:t>
            </w:r>
            <w:r w:rsidRPr="002D2143">
              <w:rPr>
                <w:color w:val="000000"/>
                <w:szCs w:val="28"/>
              </w:rPr>
              <w:t xml:space="preserve">794 </w:t>
            </w:r>
          </w:p>
        </w:tc>
        <w:tc>
          <w:tcPr>
            <w:tcW w:w="1476" w:type="dxa"/>
            <w:noWrap/>
            <w:hideMark/>
          </w:tcPr>
          <w:p w14:paraId="06AC8199" w14:textId="77777777" w:rsidR="002D2143" w:rsidRPr="002D2143" w:rsidRDefault="002D2143" w:rsidP="002D2143">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D2143">
              <w:rPr>
                <w:color w:val="000000"/>
                <w:szCs w:val="28"/>
              </w:rPr>
              <w:t xml:space="preserve">               -   </w:t>
            </w:r>
          </w:p>
        </w:tc>
      </w:tr>
      <w:tr w:rsidR="002D2143" w:rsidRPr="002D2143" w14:paraId="0183D197" w14:textId="77777777" w:rsidTr="002D2143">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1741A662" w14:textId="77777777" w:rsidR="002D2143" w:rsidRPr="002D2143" w:rsidRDefault="002D2143" w:rsidP="002D2143">
            <w:pPr>
              <w:spacing w:after="0"/>
              <w:rPr>
                <w:color w:val="000000"/>
                <w:szCs w:val="28"/>
              </w:rPr>
            </w:pPr>
            <w:r w:rsidRPr="002D2143">
              <w:rPr>
                <w:color w:val="000000"/>
                <w:szCs w:val="28"/>
              </w:rPr>
              <w:t xml:space="preserve"> HFC-507A </w:t>
            </w:r>
          </w:p>
        </w:tc>
        <w:tc>
          <w:tcPr>
            <w:tcW w:w="1336" w:type="dxa"/>
            <w:noWrap/>
            <w:hideMark/>
          </w:tcPr>
          <w:p w14:paraId="53D553DB" w14:textId="52AEA64D" w:rsidR="002D2143" w:rsidRPr="002D2143" w:rsidRDefault="002D2143" w:rsidP="002D2143">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D2143">
              <w:rPr>
                <w:color w:val="000000"/>
                <w:szCs w:val="28"/>
              </w:rPr>
              <w:t xml:space="preserve">     233</w:t>
            </w:r>
            <w:r>
              <w:rPr>
                <w:color w:val="000000"/>
                <w:szCs w:val="28"/>
              </w:rPr>
              <w:t>.</w:t>
            </w:r>
            <w:r w:rsidRPr="002D2143">
              <w:rPr>
                <w:color w:val="000000"/>
                <w:szCs w:val="28"/>
              </w:rPr>
              <w:t xml:space="preserve">840 </w:t>
            </w:r>
          </w:p>
        </w:tc>
        <w:tc>
          <w:tcPr>
            <w:tcW w:w="1476" w:type="dxa"/>
            <w:noWrap/>
            <w:hideMark/>
          </w:tcPr>
          <w:p w14:paraId="39FEDD7D" w14:textId="4731ACB1" w:rsidR="002D2143" w:rsidRPr="002D2143" w:rsidRDefault="002D2143" w:rsidP="002D2143">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D2143">
              <w:rPr>
                <w:color w:val="000000"/>
                <w:szCs w:val="28"/>
              </w:rPr>
              <w:t xml:space="preserve">      385</w:t>
            </w:r>
            <w:r>
              <w:rPr>
                <w:color w:val="000000"/>
                <w:szCs w:val="28"/>
              </w:rPr>
              <w:t>.</w:t>
            </w:r>
            <w:r w:rsidRPr="002D2143">
              <w:rPr>
                <w:color w:val="000000"/>
                <w:szCs w:val="28"/>
              </w:rPr>
              <w:t xml:space="preserve">907 </w:t>
            </w:r>
          </w:p>
        </w:tc>
      </w:tr>
      <w:tr w:rsidR="002D2143" w:rsidRPr="002D2143" w14:paraId="7D708CAC" w14:textId="77777777" w:rsidTr="002D2143">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390C44C7" w14:textId="77777777" w:rsidR="002D2143" w:rsidRPr="002D2143" w:rsidRDefault="002D2143" w:rsidP="002D2143">
            <w:pPr>
              <w:spacing w:after="0"/>
              <w:rPr>
                <w:color w:val="000000"/>
                <w:szCs w:val="28"/>
              </w:rPr>
            </w:pPr>
            <w:r w:rsidRPr="002D2143">
              <w:rPr>
                <w:color w:val="000000"/>
                <w:szCs w:val="28"/>
              </w:rPr>
              <w:t xml:space="preserve"> HFC-508B </w:t>
            </w:r>
          </w:p>
        </w:tc>
        <w:tc>
          <w:tcPr>
            <w:tcW w:w="1336" w:type="dxa"/>
            <w:noWrap/>
            <w:hideMark/>
          </w:tcPr>
          <w:p w14:paraId="275EF195" w14:textId="77777777" w:rsidR="002D2143" w:rsidRPr="002D2143" w:rsidRDefault="002D2143" w:rsidP="002D2143">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D2143">
              <w:rPr>
                <w:color w:val="000000"/>
                <w:szCs w:val="28"/>
              </w:rPr>
              <w:t xml:space="preserve">           272 </w:t>
            </w:r>
          </w:p>
        </w:tc>
        <w:tc>
          <w:tcPr>
            <w:tcW w:w="1476" w:type="dxa"/>
            <w:noWrap/>
            <w:hideMark/>
          </w:tcPr>
          <w:p w14:paraId="0066A910" w14:textId="77777777" w:rsidR="002D2143" w:rsidRPr="002D2143" w:rsidRDefault="002D2143" w:rsidP="002D2143">
            <w:pPr>
              <w:spacing w:after="0"/>
              <w:cnfStyle w:val="000000100000" w:firstRow="0" w:lastRow="0" w:firstColumn="0" w:lastColumn="0" w:oddVBand="0" w:evenVBand="0" w:oddHBand="1" w:evenHBand="0" w:firstRowFirstColumn="0" w:firstRowLastColumn="0" w:lastRowFirstColumn="0" w:lastRowLastColumn="0"/>
              <w:rPr>
                <w:color w:val="000000"/>
                <w:szCs w:val="28"/>
              </w:rPr>
            </w:pPr>
            <w:r w:rsidRPr="002D2143">
              <w:rPr>
                <w:color w:val="000000"/>
                <w:szCs w:val="28"/>
              </w:rPr>
              <w:t xml:space="preserve">             681 </w:t>
            </w:r>
          </w:p>
        </w:tc>
      </w:tr>
      <w:tr w:rsidR="002D2143" w:rsidRPr="002D2143" w14:paraId="29C8E1DF" w14:textId="77777777" w:rsidTr="002D2143">
        <w:trPr>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61D195B9" w14:textId="77777777" w:rsidR="002D2143" w:rsidRPr="002D2143" w:rsidRDefault="002D2143" w:rsidP="002D2143">
            <w:pPr>
              <w:spacing w:after="0"/>
              <w:rPr>
                <w:color w:val="000000"/>
                <w:szCs w:val="28"/>
              </w:rPr>
            </w:pPr>
            <w:r w:rsidRPr="002D2143">
              <w:rPr>
                <w:color w:val="000000"/>
                <w:szCs w:val="28"/>
              </w:rPr>
              <w:t xml:space="preserve"> HFC-513A </w:t>
            </w:r>
          </w:p>
        </w:tc>
        <w:tc>
          <w:tcPr>
            <w:tcW w:w="1336" w:type="dxa"/>
            <w:noWrap/>
            <w:hideMark/>
          </w:tcPr>
          <w:p w14:paraId="16A0F035" w14:textId="77777777" w:rsidR="002D2143" w:rsidRPr="002D2143" w:rsidRDefault="002D2143" w:rsidP="002D2143">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D2143">
              <w:rPr>
                <w:color w:val="000000"/>
                <w:szCs w:val="28"/>
              </w:rPr>
              <w:t xml:space="preserve">           437 </w:t>
            </w:r>
          </w:p>
        </w:tc>
        <w:tc>
          <w:tcPr>
            <w:tcW w:w="1476" w:type="dxa"/>
            <w:noWrap/>
            <w:hideMark/>
          </w:tcPr>
          <w:p w14:paraId="372BE3A4" w14:textId="77777777" w:rsidR="002D2143" w:rsidRPr="002D2143" w:rsidRDefault="002D2143" w:rsidP="002D2143">
            <w:pPr>
              <w:spacing w:after="0"/>
              <w:cnfStyle w:val="000000000000" w:firstRow="0" w:lastRow="0" w:firstColumn="0" w:lastColumn="0" w:oddVBand="0" w:evenVBand="0" w:oddHBand="0" w:evenHBand="0" w:firstRowFirstColumn="0" w:firstRowLastColumn="0" w:lastRowFirstColumn="0" w:lastRowLastColumn="0"/>
              <w:rPr>
                <w:color w:val="000000"/>
                <w:szCs w:val="28"/>
              </w:rPr>
            </w:pPr>
            <w:r w:rsidRPr="002D2143">
              <w:rPr>
                <w:color w:val="000000"/>
                <w:szCs w:val="28"/>
              </w:rPr>
              <w:t xml:space="preserve">               -   </w:t>
            </w:r>
          </w:p>
        </w:tc>
      </w:tr>
      <w:tr w:rsidR="002D2143" w:rsidRPr="002D2143" w14:paraId="33D8A1EB" w14:textId="77777777" w:rsidTr="002D2143">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098" w:type="dxa"/>
            <w:noWrap/>
            <w:hideMark/>
          </w:tcPr>
          <w:p w14:paraId="2B28C4F4" w14:textId="77777777" w:rsidR="002D2143" w:rsidRPr="002D2143" w:rsidRDefault="002D2143" w:rsidP="002D2143">
            <w:pPr>
              <w:spacing w:after="0"/>
              <w:rPr>
                <w:color w:val="000000"/>
                <w:szCs w:val="28"/>
              </w:rPr>
            </w:pPr>
            <w:r w:rsidRPr="002D2143">
              <w:rPr>
                <w:color w:val="000000"/>
                <w:szCs w:val="28"/>
              </w:rPr>
              <w:lastRenderedPageBreak/>
              <w:t xml:space="preserve"> Tổng </w:t>
            </w:r>
          </w:p>
        </w:tc>
        <w:tc>
          <w:tcPr>
            <w:tcW w:w="1336" w:type="dxa"/>
            <w:noWrap/>
            <w:hideMark/>
          </w:tcPr>
          <w:p w14:paraId="3D729F10" w14:textId="5BF45B58" w:rsidR="002D2143" w:rsidRPr="002D2143" w:rsidRDefault="002D2143" w:rsidP="002D2143">
            <w:pPr>
              <w:spacing w:after="0"/>
              <w:cnfStyle w:val="000000100000" w:firstRow="0" w:lastRow="0" w:firstColumn="0" w:lastColumn="0" w:oddVBand="0" w:evenVBand="0" w:oddHBand="1" w:evenHBand="0" w:firstRowFirstColumn="0" w:firstRowLastColumn="0" w:lastRowFirstColumn="0" w:lastRowLastColumn="0"/>
              <w:rPr>
                <w:b/>
                <w:bCs/>
                <w:color w:val="000000"/>
                <w:szCs w:val="28"/>
              </w:rPr>
            </w:pPr>
            <w:r w:rsidRPr="002D2143">
              <w:rPr>
                <w:b/>
                <w:bCs/>
                <w:color w:val="000000"/>
                <w:szCs w:val="28"/>
              </w:rPr>
              <w:t xml:space="preserve">  9</w:t>
            </w:r>
            <w:r>
              <w:rPr>
                <w:b/>
                <w:bCs/>
                <w:color w:val="000000"/>
                <w:szCs w:val="28"/>
              </w:rPr>
              <w:t>.</w:t>
            </w:r>
            <w:r w:rsidRPr="002D2143">
              <w:rPr>
                <w:b/>
                <w:bCs/>
                <w:color w:val="000000"/>
                <w:szCs w:val="28"/>
              </w:rPr>
              <w:t>766</w:t>
            </w:r>
            <w:r>
              <w:rPr>
                <w:b/>
                <w:bCs/>
                <w:color w:val="000000"/>
                <w:szCs w:val="28"/>
              </w:rPr>
              <w:t>.</w:t>
            </w:r>
            <w:r w:rsidRPr="002D2143">
              <w:rPr>
                <w:b/>
                <w:bCs/>
                <w:color w:val="000000"/>
                <w:szCs w:val="28"/>
              </w:rPr>
              <w:t xml:space="preserve">639 </w:t>
            </w:r>
          </w:p>
        </w:tc>
        <w:tc>
          <w:tcPr>
            <w:tcW w:w="1476" w:type="dxa"/>
            <w:noWrap/>
            <w:hideMark/>
          </w:tcPr>
          <w:p w14:paraId="714D0C2A" w14:textId="721E7A34" w:rsidR="002D2143" w:rsidRPr="002D2143" w:rsidRDefault="002D2143" w:rsidP="002D2143">
            <w:pPr>
              <w:spacing w:after="0"/>
              <w:cnfStyle w:val="000000100000" w:firstRow="0" w:lastRow="0" w:firstColumn="0" w:lastColumn="0" w:oddVBand="0" w:evenVBand="0" w:oddHBand="1" w:evenHBand="0" w:firstRowFirstColumn="0" w:firstRowLastColumn="0" w:lastRowFirstColumn="0" w:lastRowLastColumn="0"/>
              <w:rPr>
                <w:b/>
                <w:bCs/>
                <w:color w:val="000000"/>
                <w:szCs w:val="28"/>
              </w:rPr>
            </w:pPr>
            <w:r w:rsidRPr="002D2143">
              <w:rPr>
                <w:b/>
                <w:bCs/>
                <w:color w:val="000000"/>
                <w:szCs w:val="28"/>
              </w:rPr>
              <w:t xml:space="preserve">  10</w:t>
            </w:r>
            <w:r>
              <w:rPr>
                <w:b/>
                <w:bCs/>
                <w:color w:val="000000"/>
                <w:szCs w:val="28"/>
              </w:rPr>
              <w:t>.</w:t>
            </w:r>
            <w:r w:rsidRPr="002D2143">
              <w:rPr>
                <w:b/>
                <w:bCs/>
                <w:color w:val="000000"/>
                <w:szCs w:val="28"/>
              </w:rPr>
              <w:t>728</w:t>
            </w:r>
            <w:r>
              <w:rPr>
                <w:b/>
                <w:bCs/>
                <w:color w:val="000000"/>
                <w:szCs w:val="28"/>
              </w:rPr>
              <w:t>.</w:t>
            </w:r>
            <w:r w:rsidRPr="002D2143">
              <w:rPr>
                <w:b/>
                <w:bCs/>
                <w:color w:val="000000"/>
                <w:szCs w:val="28"/>
              </w:rPr>
              <w:t xml:space="preserve">086 </w:t>
            </w:r>
          </w:p>
        </w:tc>
      </w:tr>
    </w:tbl>
    <w:p w14:paraId="556AFB8F" w14:textId="77777777" w:rsidR="00865289" w:rsidRPr="00A623DA" w:rsidRDefault="00865289" w:rsidP="003D0739">
      <w:pPr>
        <w:adjustRightInd w:val="0"/>
        <w:snapToGrid w:val="0"/>
        <w:spacing w:before="120" w:after="120" w:line="264" w:lineRule="auto"/>
        <w:jc w:val="both"/>
      </w:pPr>
    </w:p>
    <w:p w14:paraId="044191B1" w14:textId="77777777" w:rsidR="00865289" w:rsidRPr="003D0739" w:rsidRDefault="00865289" w:rsidP="00B142C2">
      <w:pPr>
        <w:pStyle w:val="Heading40"/>
        <w:numPr>
          <w:ilvl w:val="2"/>
          <w:numId w:val="36"/>
        </w:numPr>
        <w:spacing w:before="0" w:after="0" w:line="276" w:lineRule="auto"/>
        <w:jc w:val="both"/>
        <w:rPr>
          <w:bCs/>
          <w:color w:val="auto"/>
          <w:szCs w:val="22"/>
        </w:rPr>
      </w:pPr>
      <w:r w:rsidRPr="003D0739">
        <w:rPr>
          <w:bCs/>
          <w:color w:val="auto"/>
          <w:szCs w:val="22"/>
        </w:rPr>
        <w:t>Quá trình sử dụng sol khí (2F4), các dung môi (2F5) và các sản phẩm khác (2F6)</w:t>
      </w:r>
    </w:p>
    <w:p w14:paraId="627EE6A0" w14:textId="77777777" w:rsidR="00865289" w:rsidRPr="00D753C4" w:rsidRDefault="00865289" w:rsidP="00865289">
      <w:pPr>
        <w:adjustRightInd w:val="0"/>
        <w:snapToGrid w:val="0"/>
        <w:spacing w:before="120" w:after="120" w:line="264" w:lineRule="auto"/>
        <w:jc w:val="both"/>
        <w:rPr>
          <w:color w:val="000000"/>
          <w:szCs w:val="28"/>
        </w:rPr>
      </w:pPr>
      <w:r w:rsidRPr="00D753C4">
        <w:rPr>
          <w:rFonts w:eastAsia="Arial Unicode MS"/>
          <w:color w:val="000000"/>
          <w:szCs w:val="28"/>
        </w:rPr>
        <w:tab/>
        <w:t xml:space="preserve">Do không có thông tin và chưa thu thập được SLHĐ nên chưa tính được phát thải KNK từ các quá trình sử dụng </w:t>
      </w:r>
      <w:r w:rsidRPr="00D753C4">
        <w:rPr>
          <w:color w:val="000000"/>
          <w:szCs w:val="28"/>
        </w:rPr>
        <w:t>sol khí (2F4), các dung môi (2F5) và các sản phẩm khác (2F6).</w:t>
      </w:r>
    </w:p>
    <w:p w14:paraId="39627239" w14:textId="77777777" w:rsidR="00865289" w:rsidRPr="003D0739" w:rsidRDefault="00865289" w:rsidP="00B142C2">
      <w:pPr>
        <w:pStyle w:val="Heading3"/>
        <w:numPr>
          <w:ilvl w:val="1"/>
          <w:numId w:val="36"/>
        </w:numPr>
        <w:rPr>
          <w:b/>
          <w:bCs/>
          <w:i/>
          <w:color w:val="auto"/>
          <w:szCs w:val="22"/>
          <w:lang w:val="vi-VN"/>
        </w:rPr>
      </w:pPr>
      <w:bookmarkStart w:id="891" w:name="_Toc169331529"/>
      <w:r w:rsidRPr="003D0739">
        <w:rPr>
          <w:b/>
          <w:bCs/>
          <w:i/>
          <w:color w:val="auto"/>
          <w:szCs w:val="22"/>
          <w:lang w:val="vi-VN"/>
        </w:rPr>
        <w:t>Sản xuất và sử dụng các sản phẩm công nghiệp khác (2G)</w:t>
      </w:r>
      <w:bookmarkEnd w:id="891"/>
    </w:p>
    <w:p w14:paraId="10C4D658" w14:textId="77777777" w:rsidR="00865289" w:rsidRPr="00D753C4" w:rsidRDefault="00865289" w:rsidP="00865289">
      <w:pPr>
        <w:adjustRightInd w:val="0"/>
        <w:snapToGrid w:val="0"/>
        <w:spacing w:before="120" w:after="120" w:line="264" w:lineRule="auto"/>
        <w:jc w:val="both"/>
        <w:rPr>
          <w:color w:val="000000"/>
          <w:szCs w:val="28"/>
        </w:rPr>
      </w:pPr>
      <w:r w:rsidRPr="00D753C4">
        <w:rPr>
          <w:rFonts w:eastAsia="Arial Unicode MS"/>
          <w:color w:val="000000"/>
          <w:szCs w:val="28"/>
        </w:rPr>
        <w:tab/>
        <w:t>Do không có thông tin và chưa thu thập được SLHĐ nên chưa tính được phát thải KNK từ các tiểu lĩnh vực từ 2G1 đến 2G4.</w:t>
      </w:r>
    </w:p>
    <w:p w14:paraId="6A5F9514" w14:textId="77777777" w:rsidR="00865289" w:rsidRPr="003D0739" w:rsidRDefault="00865289" w:rsidP="00B142C2">
      <w:pPr>
        <w:pStyle w:val="Heading3"/>
        <w:numPr>
          <w:ilvl w:val="1"/>
          <w:numId w:val="36"/>
        </w:numPr>
        <w:rPr>
          <w:b/>
          <w:bCs/>
          <w:i/>
          <w:color w:val="auto"/>
          <w:szCs w:val="22"/>
          <w:lang w:val="vi-VN"/>
        </w:rPr>
      </w:pPr>
      <w:bookmarkStart w:id="892" w:name="_Toc169331530"/>
      <w:r w:rsidRPr="003D0739">
        <w:rPr>
          <w:b/>
          <w:bCs/>
          <w:i/>
          <w:color w:val="auto"/>
          <w:szCs w:val="22"/>
          <w:lang w:val="vi-VN"/>
        </w:rPr>
        <w:t>Các quá trình công nghiệp và sử dụng sản phẩm khác (2H)</w:t>
      </w:r>
      <w:bookmarkEnd w:id="892"/>
    </w:p>
    <w:p w14:paraId="6FE7196C" w14:textId="77777777" w:rsidR="00865289" w:rsidRPr="00D753C4" w:rsidRDefault="00865289" w:rsidP="00865289">
      <w:pPr>
        <w:adjustRightInd w:val="0"/>
        <w:snapToGrid w:val="0"/>
        <w:spacing w:before="120" w:after="120" w:line="264" w:lineRule="auto"/>
        <w:jc w:val="both"/>
        <w:rPr>
          <w:rFonts w:eastAsia="Arial Unicode MS"/>
          <w:color w:val="000000"/>
          <w:szCs w:val="28"/>
        </w:rPr>
      </w:pPr>
      <w:r w:rsidRPr="00D753C4">
        <w:rPr>
          <w:rFonts w:eastAsia="Arial Unicode MS"/>
          <w:color w:val="000000"/>
          <w:szCs w:val="28"/>
        </w:rPr>
        <w:tab/>
        <w:t>Do không có thông tin và chưa thu thập được SLHĐ nên chưa tính được phát thải KNK từ các tiểu lĩnh vực từ 2H1 đến 2H3.</w:t>
      </w:r>
    </w:p>
    <w:p w14:paraId="0FC7396D" w14:textId="77777777" w:rsidR="00865289" w:rsidRPr="00B142C2" w:rsidRDefault="00865289" w:rsidP="00B142C2">
      <w:pPr>
        <w:pStyle w:val="Heading1"/>
        <w:ind w:firstLine="14"/>
        <w:rPr>
          <w:rFonts w:ascii="Times New Roman" w:hAnsi="Times New Roman" w:cs="Times New Roman"/>
          <w:b/>
          <w:bCs/>
          <w:color w:val="auto"/>
          <w:sz w:val="30"/>
          <w:szCs w:val="30"/>
        </w:rPr>
      </w:pPr>
      <w:bookmarkStart w:id="893" w:name="_Toc169331531"/>
      <w:r w:rsidRPr="00B142C2">
        <w:rPr>
          <w:rFonts w:ascii="Times New Roman" w:hAnsi="Times New Roman" w:cs="Times New Roman"/>
          <w:b/>
          <w:bCs/>
          <w:color w:val="auto"/>
          <w:sz w:val="30"/>
          <w:szCs w:val="30"/>
        </w:rPr>
        <w:t>Kết luận và kiến nghị</w:t>
      </w:r>
      <w:bookmarkEnd w:id="893"/>
    </w:p>
    <w:p w14:paraId="68F2C15E" w14:textId="77777777" w:rsidR="00865289" w:rsidRPr="00054479" w:rsidRDefault="00865289" w:rsidP="00B142C2">
      <w:pPr>
        <w:numPr>
          <w:ilvl w:val="2"/>
          <w:numId w:val="34"/>
        </w:numPr>
        <w:adjustRightInd w:val="0"/>
        <w:snapToGrid w:val="0"/>
        <w:spacing w:before="120" w:after="120" w:line="264" w:lineRule="auto"/>
        <w:rPr>
          <w:rFonts w:eastAsia="Arial Unicode MS"/>
          <w:b/>
          <w:bCs/>
          <w:i/>
          <w:color w:val="000000"/>
          <w:szCs w:val="28"/>
          <w:lang w:val="vi-VN"/>
        </w:rPr>
      </w:pPr>
      <w:r w:rsidRPr="00054479">
        <w:rPr>
          <w:rFonts w:eastAsia="Arial Unicode MS"/>
          <w:b/>
          <w:bCs/>
          <w:i/>
          <w:color w:val="000000"/>
          <w:szCs w:val="28"/>
          <w:lang w:val="vi-VN"/>
        </w:rPr>
        <w:t xml:space="preserve">Các cải thiện so với kỳ kiểm kê </w:t>
      </w:r>
      <w:r>
        <w:rPr>
          <w:rFonts w:eastAsia="Arial Unicode MS"/>
          <w:b/>
          <w:bCs/>
          <w:i/>
          <w:color w:val="000000"/>
          <w:szCs w:val="28"/>
          <w:lang w:val="vi-VN"/>
        </w:rPr>
        <w:t xml:space="preserve">KNK quốc gia </w:t>
      </w:r>
      <w:r>
        <w:rPr>
          <w:rFonts w:eastAsia="Arial Unicode MS"/>
          <w:b/>
          <w:bCs/>
          <w:i/>
          <w:color w:val="000000"/>
          <w:szCs w:val="28"/>
        </w:rPr>
        <w:t>kỳ</w:t>
      </w:r>
      <w:r>
        <w:rPr>
          <w:rFonts w:eastAsia="Arial Unicode MS"/>
          <w:b/>
          <w:bCs/>
          <w:i/>
          <w:color w:val="000000"/>
          <w:szCs w:val="28"/>
          <w:lang w:val="vi-VN"/>
        </w:rPr>
        <w:t xml:space="preserve"> </w:t>
      </w:r>
      <w:r w:rsidRPr="00054479">
        <w:rPr>
          <w:rFonts w:eastAsia="Arial Unicode MS"/>
          <w:b/>
          <w:bCs/>
          <w:i/>
          <w:color w:val="000000"/>
          <w:szCs w:val="28"/>
          <w:lang w:val="vi-VN"/>
        </w:rPr>
        <w:t>trước</w:t>
      </w:r>
    </w:p>
    <w:p w14:paraId="43F12AE2" w14:textId="6298A5A5" w:rsidR="00865289" w:rsidRDefault="00865289" w:rsidP="00865289">
      <w:pPr>
        <w:pStyle w:val="Hue"/>
      </w:pPr>
      <w:r>
        <w:tab/>
      </w:r>
      <w:r w:rsidRPr="00B67AB2">
        <w:t xml:space="preserve">Kiểm kê </w:t>
      </w:r>
      <w:r>
        <w:t xml:space="preserve">quốc gia </w:t>
      </w:r>
      <w:r w:rsidRPr="00B67AB2">
        <w:t>KNK năm 20</w:t>
      </w:r>
      <w:r w:rsidR="002469D3">
        <w:t>21</w:t>
      </w:r>
      <w:r>
        <w:t xml:space="preserve"> và 202</w:t>
      </w:r>
      <w:r w:rsidR="002469D3">
        <w:t>2</w:t>
      </w:r>
      <w:r w:rsidRPr="00B67AB2">
        <w:t xml:space="preserve"> </w:t>
      </w:r>
      <w:r>
        <w:t>trong</w:t>
      </w:r>
      <w:r w:rsidRPr="00B67AB2">
        <w:t xml:space="preserve"> lĩnh vực IPPU đã có những cải t</w:t>
      </w:r>
      <w:r>
        <w:t>hiện</w:t>
      </w:r>
      <w:r w:rsidRPr="00B67AB2">
        <w:t xml:space="preserve"> so với các kỳ kiểm kê trước về số liệu</w:t>
      </w:r>
      <w:r>
        <w:t xml:space="preserve"> hoạt động</w:t>
      </w:r>
      <w:r w:rsidRPr="00B67AB2">
        <w:t xml:space="preserve"> cũng như phương pháp</w:t>
      </w:r>
      <w:r>
        <w:t xml:space="preserve"> luận sử dụng, cụ thể như sau:</w:t>
      </w:r>
    </w:p>
    <w:p w14:paraId="160703FC" w14:textId="77777777" w:rsidR="00865289" w:rsidRDefault="00865289" w:rsidP="00865289">
      <w:pPr>
        <w:pStyle w:val="Hue"/>
      </w:pPr>
      <w:r>
        <w:t>- Áp dụng HSPT đặc trưng quốc gia trong sản xuất sắt thép; sản xuất vôi; sản xuất thủy tinh</w:t>
      </w:r>
    </w:p>
    <w:p w14:paraId="263092E5" w14:textId="77777777" w:rsidR="00865289" w:rsidRDefault="00865289" w:rsidP="00865289">
      <w:pPr>
        <w:pStyle w:val="Hue"/>
      </w:pPr>
      <w:r>
        <w:t>- Thu thập số liệu và ước tính phát thải KNK từ quá trình sử dụng cacbonat trong sản xuất gạch nung;</w:t>
      </w:r>
    </w:p>
    <w:p w14:paraId="30802572" w14:textId="77777777" w:rsidR="00865289" w:rsidRDefault="00865289" w:rsidP="00865289">
      <w:pPr>
        <w:pStyle w:val="Hue"/>
      </w:pPr>
      <w:r>
        <w:t>-</w:t>
      </w:r>
      <w:r w:rsidRPr="00B67AB2">
        <w:t xml:space="preserve"> Một số </w:t>
      </w:r>
      <w:r>
        <w:t xml:space="preserve">tiểu </w:t>
      </w:r>
      <w:r w:rsidRPr="00B67AB2">
        <w:t xml:space="preserve">lĩnh vực đã thu thập và sử dụng số liệu hoạt động từ dưới lên với mức độ chi tiết </w:t>
      </w:r>
      <w:r>
        <w:t xml:space="preserve">đến </w:t>
      </w:r>
      <w:r w:rsidRPr="00B67AB2">
        <w:t>từng cơ sở sản xuất</w:t>
      </w:r>
      <w:r>
        <w:t>:</w:t>
      </w:r>
      <w:r w:rsidRPr="00B67AB2">
        <w:t xml:space="preserve"> sản xuất amoniac, sản xuất axit nitric</w:t>
      </w:r>
      <w:r>
        <w:t>;</w:t>
      </w:r>
    </w:p>
    <w:p w14:paraId="3F29607A" w14:textId="77777777" w:rsidR="00865289" w:rsidRDefault="00865289" w:rsidP="00865289">
      <w:pPr>
        <w:pStyle w:val="Hue"/>
      </w:pPr>
      <w:r>
        <w:t xml:space="preserve">- Thu thập số liệu và ước tính phát thải KNK từ quá trình sản xuất </w:t>
      </w:r>
      <w:r w:rsidRPr="00D97841">
        <w:t>Silic cacbua</w:t>
      </w:r>
    </w:p>
    <w:p w14:paraId="31670EE6" w14:textId="77777777" w:rsidR="00865289" w:rsidRPr="00054479" w:rsidRDefault="00865289" w:rsidP="00B142C2">
      <w:pPr>
        <w:numPr>
          <w:ilvl w:val="2"/>
          <w:numId w:val="34"/>
        </w:numPr>
        <w:adjustRightInd w:val="0"/>
        <w:snapToGrid w:val="0"/>
        <w:spacing w:before="120" w:after="120" w:line="264" w:lineRule="auto"/>
        <w:rPr>
          <w:rFonts w:eastAsia="Arial Unicode MS"/>
          <w:b/>
          <w:bCs/>
          <w:i/>
          <w:color w:val="000000"/>
          <w:szCs w:val="28"/>
          <w:lang w:val="vi-VN"/>
        </w:rPr>
      </w:pPr>
      <w:r w:rsidRPr="00054479">
        <w:rPr>
          <w:rFonts w:eastAsia="Arial Unicode MS"/>
          <w:b/>
          <w:bCs/>
          <w:i/>
          <w:color w:val="000000"/>
          <w:szCs w:val="28"/>
          <w:lang w:val="vi-VN"/>
        </w:rPr>
        <w:t>Khó khăn, tồn tại và khuyến nghị</w:t>
      </w:r>
    </w:p>
    <w:p w14:paraId="59B35A94" w14:textId="77777777" w:rsidR="00865289" w:rsidRPr="00054479" w:rsidRDefault="00865289" w:rsidP="00865289">
      <w:pPr>
        <w:adjustRightInd w:val="0"/>
        <w:snapToGrid w:val="0"/>
        <w:spacing w:before="120" w:after="120" w:line="264" w:lineRule="auto"/>
        <w:jc w:val="both"/>
        <w:rPr>
          <w:rFonts w:eastAsia="Arial Unicode MS"/>
          <w:color w:val="000000"/>
          <w:szCs w:val="28"/>
        </w:rPr>
      </w:pPr>
      <w:r>
        <w:rPr>
          <w:rFonts w:eastAsia="Arial Unicode MS"/>
          <w:color w:val="000000"/>
          <w:szCs w:val="28"/>
        </w:rPr>
        <w:lastRenderedPageBreak/>
        <w:tab/>
        <w:t>Nghiên cứu, xây dựng HSPT đặc trưng quốc gia để tăng tính chính xác cho kết quả kiểm kê KNK và thu thập SLHĐ cho các tiểu lĩnh vực chưa được tính.</w:t>
      </w:r>
      <w:r>
        <w:rPr>
          <w:rFonts w:eastAsia="Arial Unicode MS"/>
          <w:color w:val="000000"/>
          <w:szCs w:val="28"/>
        </w:rPr>
        <w:tab/>
      </w:r>
    </w:p>
    <w:p w14:paraId="69C00B46" w14:textId="77777777" w:rsidR="00DA721A" w:rsidRDefault="00DA721A"/>
    <w:sectPr w:rsidR="00DA721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Anh Pham" w:date="2025-11-08T23:27:00Z" w:initials="AP">
    <w:p w14:paraId="198A338A" w14:textId="613A3B96" w:rsidR="00665A11" w:rsidRPr="00665A11" w:rsidRDefault="00665A11">
      <w:pPr>
        <w:pStyle w:val="CommentText"/>
        <w:rPr>
          <w:lang w:val="en-US"/>
        </w:rPr>
      </w:pPr>
      <w:r>
        <w:rPr>
          <w:rStyle w:val="CommentReference"/>
        </w:rPr>
        <w:annotationRef/>
      </w:r>
      <w:r>
        <w:rPr>
          <w:lang w:val="en-US"/>
        </w:rPr>
        <w:t>Chưa có số liệu</w:t>
      </w:r>
    </w:p>
  </w:comment>
  <w:comment w:id="9" w:author="Anh Pham" w:date="2025-04-28T10:04:00Z" w:initials="AP">
    <w:p w14:paraId="09B5EE71" w14:textId="09D91714" w:rsidR="0006273C" w:rsidRPr="0006273C" w:rsidRDefault="0006273C">
      <w:pPr>
        <w:pStyle w:val="CommentText"/>
        <w:rPr>
          <w:lang w:val="en-US"/>
        </w:rPr>
      </w:pPr>
      <w:r>
        <w:rPr>
          <w:rStyle w:val="CommentReference"/>
        </w:rPr>
        <w:annotationRef/>
      </w:r>
      <w:r>
        <w:rPr>
          <w:lang w:val="en-US"/>
        </w:rPr>
        <w:t>Chưa update</w:t>
      </w:r>
    </w:p>
  </w:comment>
  <w:comment w:id="14" w:author="Anh Pham" w:date="2025-11-08T23:36:00Z" w:initials="AP">
    <w:p w14:paraId="30B33544" w14:textId="547D077E" w:rsidR="000E1F24" w:rsidRPr="000E1F24" w:rsidRDefault="000E1F24">
      <w:pPr>
        <w:pStyle w:val="CommentText"/>
        <w:rPr>
          <w:lang w:val="en-US"/>
        </w:rPr>
      </w:pPr>
      <w:r>
        <w:rPr>
          <w:rStyle w:val="CommentReference"/>
        </w:rPr>
        <w:annotationRef/>
      </w:r>
      <w:r>
        <w:rPr>
          <w:lang w:val="en-US"/>
        </w:rPr>
        <w:t>Chưa có số liệu</w:t>
      </w:r>
    </w:p>
  </w:comment>
  <w:comment w:id="15" w:author="Anh Pham" w:date="2025-04-28T10:12:00Z" w:initials="AP">
    <w:p w14:paraId="76ED9C0F" w14:textId="39D3F51B" w:rsidR="00555210" w:rsidRPr="00555210" w:rsidRDefault="00555210">
      <w:pPr>
        <w:pStyle w:val="CommentText"/>
        <w:rPr>
          <w:lang w:val="en-US"/>
        </w:rPr>
      </w:pPr>
      <w:r>
        <w:rPr>
          <w:rStyle w:val="CommentReference"/>
        </w:rPr>
        <w:annotationRef/>
      </w:r>
      <w:r>
        <w:rPr>
          <w:lang w:val="en-US"/>
        </w:rPr>
        <w:t>Chưa update</w:t>
      </w:r>
    </w:p>
  </w:comment>
  <w:comment w:id="95" w:author="Anh Pham" w:date="2025-04-27T08:59:00Z" w:initials="AP">
    <w:p w14:paraId="0FBAF98C" w14:textId="6B45F8E4" w:rsidR="00E55819" w:rsidRPr="00B838D1" w:rsidRDefault="00E55819">
      <w:pPr>
        <w:pStyle w:val="CommentText"/>
        <w:rPr>
          <w:lang w:val="en-US"/>
        </w:rPr>
      </w:pPr>
      <w:r>
        <w:rPr>
          <w:rStyle w:val="CommentReference"/>
        </w:rPr>
        <w:annotationRef/>
      </w:r>
      <w:r w:rsidR="00B838D1">
        <w:rPr>
          <w:lang w:val="en-US"/>
        </w:rPr>
        <w:t>Các năm trước không tính toán</w:t>
      </w:r>
    </w:p>
  </w:comment>
  <w:comment w:id="150" w:author="Anh Pham" w:date="2025-04-28T01:05:00Z" w:initials="AP">
    <w:p w14:paraId="04AA1340" w14:textId="7B2ED14B" w:rsidR="00A90DF4" w:rsidRPr="00A90DF4" w:rsidRDefault="00A90DF4">
      <w:pPr>
        <w:pStyle w:val="CommentText"/>
        <w:rPr>
          <w:lang w:val="en-US"/>
        </w:rPr>
      </w:pPr>
      <w:r>
        <w:rPr>
          <w:rStyle w:val="CommentReference"/>
        </w:rPr>
        <w:annotationRef/>
      </w:r>
      <w:r>
        <w:rPr>
          <w:lang w:val="en-US"/>
        </w:rPr>
        <w:t>Báo cáo 2018-2020 bị nhầm đơn vị là nghìn viên nên kết quả kém 1000 lần</w:t>
      </w:r>
    </w:p>
  </w:comment>
  <w:comment w:id="616" w:author="Anh Pham" w:date="2025-04-28T10:16:00Z" w:initials="AP">
    <w:p w14:paraId="0D6F0A81" w14:textId="2486C6FD" w:rsidR="005A1303" w:rsidRPr="005A1303" w:rsidRDefault="005A1303">
      <w:pPr>
        <w:pStyle w:val="CommentText"/>
        <w:rPr>
          <w:lang w:val="en-US"/>
        </w:rPr>
      </w:pPr>
      <w:r>
        <w:rPr>
          <w:rStyle w:val="CommentReference"/>
        </w:rPr>
        <w:annotationRef/>
      </w:r>
      <w:r>
        <w:rPr>
          <w:lang w:val="en-US"/>
        </w:rPr>
        <w:t>Không tìm được dữ liệu nên lấy công suất thiết kế nhà máy như các năm trước</w:t>
      </w:r>
    </w:p>
  </w:comment>
  <w:comment w:id="620" w:author="Anh Pham" w:date="2025-04-28T10:17:00Z" w:initials="AP">
    <w:p w14:paraId="0F8AD184" w14:textId="022F39EE" w:rsidR="002469D3" w:rsidRPr="002469D3" w:rsidRDefault="002469D3">
      <w:pPr>
        <w:pStyle w:val="CommentText"/>
        <w:rPr>
          <w:lang w:val="en-US"/>
        </w:rPr>
      </w:pPr>
      <w:r>
        <w:rPr>
          <w:rStyle w:val="CommentReference"/>
        </w:rPr>
        <w:annotationRef/>
      </w:r>
      <w:r>
        <w:rPr>
          <w:lang w:val="en-US"/>
        </w:rPr>
        <w:t>Đang lấy bằng dữ liệu năm trước</w:t>
      </w:r>
    </w:p>
  </w:comment>
  <w:comment w:id="625" w:author="Anh Pham" w:date="2025-04-27T16:06:00Z" w:initials="AP">
    <w:p w14:paraId="78D44266" w14:textId="68D61030" w:rsidR="00EA78C5" w:rsidRPr="00EA78C5" w:rsidRDefault="00EA78C5">
      <w:pPr>
        <w:pStyle w:val="CommentText"/>
        <w:rPr>
          <w:lang w:val="en-US"/>
        </w:rPr>
      </w:pPr>
      <w:r>
        <w:rPr>
          <w:rStyle w:val="CommentReference"/>
        </w:rPr>
        <w:annotationRef/>
      </w:r>
      <w:r>
        <w:rPr>
          <w:lang w:val="en-US"/>
        </w:rPr>
        <w:t>Chưa update</w:t>
      </w:r>
    </w:p>
  </w:comment>
  <w:comment w:id="710" w:author="Anh Pham" w:date="2025-04-27T16:40:00Z" w:initials="AP">
    <w:p w14:paraId="294812ED" w14:textId="2DA28EF9" w:rsidR="00DF1314" w:rsidRPr="00DF1314" w:rsidRDefault="00DF1314">
      <w:pPr>
        <w:pStyle w:val="CommentText"/>
        <w:rPr>
          <w:lang w:val="en-US"/>
        </w:rPr>
      </w:pPr>
      <w:r>
        <w:rPr>
          <w:rStyle w:val="CommentReference"/>
        </w:rPr>
        <w:annotationRef/>
      </w:r>
      <w:r>
        <w:rPr>
          <w:lang w:val="en-US"/>
        </w:rPr>
        <w:t>Không có số liệu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8A338A" w15:done="0"/>
  <w15:commentEx w15:paraId="09B5EE71" w15:done="0"/>
  <w15:commentEx w15:paraId="30B33544" w15:done="0"/>
  <w15:commentEx w15:paraId="76ED9C0F" w15:done="0"/>
  <w15:commentEx w15:paraId="0FBAF98C" w15:done="0"/>
  <w15:commentEx w15:paraId="04AA1340" w15:done="0"/>
  <w15:commentEx w15:paraId="0D6F0A81" w15:done="0"/>
  <w15:commentEx w15:paraId="0F8AD184" w15:done="0"/>
  <w15:commentEx w15:paraId="78D44266" w15:done="0"/>
  <w15:commentEx w15:paraId="294812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8F0605" w16cex:dateUtc="2025-11-08T16:27:00Z"/>
  <w16cex:commentExtensible w16cex:durableId="0A45F34B" w16cex:dateUtc="2025-04-28T03:04:00Z"/>
  <w16cex:commentExtensible w16cex:durableId="61E65647" w16cex:dateUtc="2025-11-08T16:36:00Z"/>
  <w16cex:commentExtensible w16cex:durableId="535C4C01" w16cex:dateUtc="2025-04-28T03:12:00Z"/>
  <w16cex:commentExtensible w16cex:durableId="5406966C" w16cex:dateUtc="2025-04-27T01:59:00Z"/>
  <w16cex:commentExtensible w16cex:durableId="0042CFF0" w16cex:dateUtc="2025-04-27T18:05:00Z"/>
  <w16cex:commentExtensible w16cex:durableId="21AB008D" w16cex:dateUtc="2025-04-28T03:16:00Z"/>
  <w16cex:commentExtensible w16cex:durableId="3032F1EB" w16cex:dateUtc="2025-04-28T03:17:00Z"/>
  <w16cex:commentExtensible w16cex:durableId="2D73013E" w16cex:dateUtc="2025-04-27T09:06:00Z"/>
  <w16cex:commentExtensible w16cex:durableId="0EE24248" w16cex:dateUtc="2025-04-27T09: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8A338A" w16cid:durableId="2D8F0605"/>
  <w16cid:commentId w16cid:paraId="09B5EE71" w16cid:durableId="0A45F34B"/>
  <w16cid:commentId w16cid:paraId="30B33544" w16cid:durableId="61E65647"/>
  <w16cid:commentId w16cid:paraId="76ED9C0F" w16cid:durableId="535C4C01"/>
  <w16cid:commentId w16cid:paraId="0FBAF98C" w16cid:durableId="5406966C"/>
  <w16cid:commentId w16cid:paraId="04AA1340" w16cid:durableId="0042CFF0"/>
  <w16cid:commentId w16cid:paraId="0D6F0A81" w16cid:durableId="21AB008D"/>
  <w16cid:commentId w16cid:paraId="0F8AD184" w16cid:durableId="3032F1EB"/>
  <w16cid:commentId w16cid:paraId="78D44266" w16cid:durableId="2D73013E"/>
  <w16cid:commentId w16cid:paraId="294812ED" w16cid:durableId="0EE242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F3E14" w14:textId="77777777" w:rsidR="00986BD8" w:rsidRDefault="00986BD8" w:rsidP="00865289">
      <w:pPr>
        <w:spacing w:after="0"/>
      </w:pPr>
      <w:r>
        <w:separator/>
      </w:r>
    </w:p>
  </w:endnote>
  <w:endnote w:type="continuationSeparator" w:id="0">
    <w:p w14:paraId="2D05C2FF" w14:textId="77777777" w:rsidR="00986BD8" w:rsidRDefault="00986BD8" w:rsidP="008652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20B07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NI-Centur">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orbel">
    <w:panose1 w:val="020B0503020204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MS UI Gothic">
    <w:panose1 w:val="020B0600070205080204"/>
    <w:charset w:val="80"/>
    <w:family w:val="swiss"/>
    <w:pitch w:val="variable"/>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I-Times">
    <w:charset w:val="00"/>
    <w:family w:val="auto"/>
    <w:pitch w:val="variable"/>
    <w:sig w:usb0="00000007" w:usb1="00000000" w:usb2="00000000" w:usb3="00000000" w:csb0="00000013" w:csb1="00000000"/>
  </w:font>
  <w:font w:name="MS PMincho">
    <w:charset w:val="80"/>
    <w:family w:val="roman"/>
    <w:pitch w:val="variable"/>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rlito">
    <w:altName w:val="Arial"/>
    <w:charset w:val="00"/>
    <w:family w:val="swiss"/>
    <w:pitch w:val="variable"/>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MT">
    <w:altName w:val="Arial"/>
    <w:charset w:val="A3"/>
    <w:family w:val="auto"/>
    <w:pitch w:val="default"/>
    <w:sig w:usb0="20000001" w:usb1="00000000" w:usb2="00000000" w:usb3="00000000" w:csb0="00000100" w:csb1="00000000"/>
  </w:font>
  <w:font w:name="Verdana">
    <w:panose1 w:val="020B0604030504040204"/>
    <w:charset w:val="00"/>
    <w:family w:val="swiss"/>
    <w:pitch w:val="variable"/>
    <w:sig w:usb0="A00006FF" w:usb1="4000205B" w:usb2="00000010" w:usb3="00000000" w:csb0="0000019F" w:csb1="00000000"/>
  </w:font>
  <w:font w:name="Cordia New">
    <w:panose1 w:val="020B0304020202020204"/>
    <w:charset w:val="DE"/>
    <w:family w:val="swiss"/>
    <w:pitch w:val="variable"/>
    <w:sig w:usb0="81000003" w:usb1="00000000" w:usb2="00000000" w:usb3="00000000" w:csb0="00010001" w:csb1="00000000"/>
  </w:font>
  <w:font w:name=".VnCooperH">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Gill Sans MT">
    <w:panose1 w:val="020B0502020104020203"/>
    <w:charset w:val="00"/>
    <w:family w:val="swiss"/>
    <w:pitch w:val="variable"/>
    <w:sig w:usb0="00000007" w:usb1="00000000" w:usb2="00000000" w:usb3="00000000" w:csb0="00000003" w:csb1="00000000"/>
  </w:font>
  <w:font w:name="Times">
    <w:panose1 w:val="02020603050405020304"/>
    <w:charset w:val="00"/>
    <w:family w:val="roman"/>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Noto Sans Symbols">
    <w:altName w:val="Calibri"/>
    <w:charset w:val="00"/>
    <w:family w:val="auto"/>
    <w:pitch w:val="default"/>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21134" w14:textId="77777777" w:rsidR="00361AB2" w:rsidRDefault="00361AB2">
    <w:pPr>
      <w:pStyle w:val="Footer"/>
      <w:jc w:val="center"/>
    </w:pPr>
  </w:p>
  <w:p w14:paraId="60EAE3DC" w14:textId="77777777" w:rsidR="00361AB2" w:rsidRDefault="00361A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2FB32" w14:textId="77777777" w:rsidR="00986BD8" w:rsidRDefault="00986BD8" w:rsidP="00865289">
      <w:pPr>
        <w:spacing w:after="0"/>
      </w:pPr>
      <w:r>
        <w:separator/>
      </w:r>
    </w:p>
  </w:footnote>
  <w:footnote w:type="continuationSeparator" w:id="0">
    <w:p w14:paraId="6D4AE623" w14:textId="77777777" w:rsidR="00986BD8" w:rsidRDefault="00986BD8" w:rsidP="00865289">
      <w:pPr>
        <w:spacing w:after="0"/>
      </w:pPr>
      <w:r>
        <w:continuationSeparator/>
      </w:r>
    </w:p>
  </w:footnote>
  <w:footnote w:id="1">
    <w:p w14:paraId="15EDEA75" w14:textId="71A022A5" w:rsidR="00E11CD5" w:rsidRPr="00E11CD5" w:rsidDel="00133256" w:rsidRDefault="00E11CD5">
      <w:pPr>
        <w:pStyle w:val="FootnoteText"/>
        <w:rPr>
          <w:del w:id="102" w:author="Anh Pham" w:date="2025-11-08T22:11:00Z" w16du:dateUtc="2025-11-08T15:11:00Z"/>
          <w:rFonts w:ascii="Cambria" w:hAnsi="Cambria"/>
          <w:lang w:val="en-US"/>
        </w:rPr>
      </w:pPr>
      <w:del w:id="103" w:author="Anh Pham" w:date="2025-11-08T22:11:00Z" w16du:dateUtc="2025-11-08T15:11:00Z">
        <w:r w:rsidDel="00133256">
          <w:rPr>
            <w:rStyle w:val="FootnoteReference"/>
          </w:rPr>
          <w:footnoteRef/>
        </w:r>
        <w:r w:rsidDel="00133256">
          <w:delText xml:space="preserve"> </w:delText>
        </w:r>
        <w:r w:rsidDel="00133256">
          <w:rPr>
            <w:lang w:val="en-US"/>
          </w:rPr>
          <w:delText>Vi</w:delText>
        </w:r>
        <w:r w:rsidDel="00133256">
          <w:rPr>
            <w:rFonts w:ascii="Cambria" w:hAnsi="Cambria"/>
            <w:lang w:val="en-US"/>
          </w:rPr>
          <w:delText>ện Vật liệu xây dựng</w:delText>
        </w:r>
      </w:del>
    </w:p>
  </w:footnote>
  <w:footnote w:id="2">
    <w:p w14:paraId="68586829" w14:textId="7F24DA42" w:rsidR="00660E17" w:rsidRPr="00660E17" w:rsidDel="00133256" w:rsidRDefault="00660E17">
      <w:pPr>
        <w:pStyle w:val="FootnoteText"/>
        <w:rPr>
          <w:del w:id="105" w:author="Anh Pham" w:date="2025-11-08T22:11:00Z" w16du:dateUtc="2025-11-08T15:11:00Z"/>
          <w:lang w:val="en-US"/>
        </w:rPr>
      </w:pPr>
      <w:del w:id="106" w:author="Anh Pham" w:date="2025-11-08T22:11:00Z" w16du:dateUtc="2025-11-08T15:11:00Z">
        <w:r w:rsidDel="00133256">
          <w:rPr>
            <w:rStyle w:val="FootnoteReference"/>
          </w:rPr>
          <w:footnoteRef/>
        </w:r>
        <w:r w:rsidDel="00133256">
          <w:delText xml:space="preserve"> </w:delText>
        </w:r>
        <w:r w:rsidRPr="007058E0" w:rsidDel="00133256">
          <w:delText>https://saca.com.vn/vn/nam-2022-toc-do-tang-truong-nganh-xay-dung-dat-8-8-5-.html</w:delText>
        </w:r>
      </w:del>
    </w:p>
  </w:footnote>
  <w:footnote w:id="3">
    <w:p w14:paraId="7E3D74F3" w14:textId="400D1E52" w:rsidR="00466E48" w:rsidRPr="00466E48" w:rsidDel="00133256" w:rsidRDefault="00466E48">
      <w:pPr>
        <w:pStyle w:val="FootnoteText"/>
        <w:rPr>
          <w:del w:id="120" w:author="Anh Pham" w:date="2025-11-08T22:13:00Z" w16du:dateUtc="2025-11-08T15:13:00Z"/>
          <w:lang w:val="en-US"/>
        </w:rPr>
      </w:pPr>
      <w:del w:id="121" w:author="Anh Pham" w:date="2025-11-08T22:13:00Z" w16du:dateUtc="2025-11-08T15:13:00Z">
        <w:r w:rsidDel="00133256">
          <w:rPr>
            <w:rStyle w:val="FootnoteReference"/>
          </w:rPr>
          <w:footnoteRef/>
        </w:r>
        <w:r w:rsidDel="00133256">
          <w:delText xml:space="preserve"> </w:delText>
        </w:r>
        <w:r w:rsidRPr="00466E48" w:rsidDel="00133256">
          <w:delText>T</w:delText>
        </w:r>
        <w:r w:rsidRPr="00466E48" w:rsidDel="00133256">
          <w:rPr>
            <w:rFonts w:ascii="Cambria" w:hAnsi="Cambria" w:cs="Cambria"/>
          </w:rPr>
          <w:delText>ạ</w:delText>
        </w:r>
        <w:r w:rsidRPr="00466E48" w:rsidDel="00133256">
          <w:delText>p chí G</w:delText>
        </w:r>
        <w:r w:rsidRPr="00466E48" w:rsidDel="00133256">
          <w:rPr>
            <w:rFonts w:ascii="Cambria" w:hAnsi="Cambria" w:cs="Cambria"/>
          </w:rPr>
          <w:delText>ố</w:delText>
        </w:r>
        <w:r w:rsidRPr="00466E48" w:rsidDel="00133256">
          <w:delText>m s</w:delText>
        </w:r>
        <w:r w:rsidRPr="00466E48" w:rsidDel="00133256">
          <w:rPr>
            <w:rFonts w:ascii="Cambria" w:hAnsi="Cambria" w:cs="Cambria"/>
          </w:rPr>
          <w:delText>ứ</w:delText>
        </w:r>
        <w:r w:rsidRPr="00466E48" w:rsidDel="00133256">
          <w:delText xml:space="preserve"> xây d</w:delText>
        </w:r>
        <w:r w:rsidRPr="00466E48" w:rsidDel="00133256">
          <w:rPr>
            <w:rFonts w:ascii="Cambria" w:hAnsi="Cambria" w:cs="Cambria"/>
          </w:rPr>
          <w:delText>ự</w:delText>
        </w:r>
        <w:r w:rsidRPr="00466E48" w:rsidDel="00133256">
          <w:delText>ng, Tình hình ngành g</w:delText>
        </w:r>
        <w:r w:rsidRPr="00466E48" w:rsidDel="00133256">
          <w:rPr>
            <w:rFonts w:ascii="Cambria" w:hAnsi="Cambria" w:cs="Cambria"/>
          </w:rPr>
          <w:delText>ố</w:delText>
        </w:r>
        <w:r w:rsidRPr="00466E48" w:rsidDel="00133256">
          <w:delText>m s</w:delText>
        </w:r>
        <w:r w:rsidRPr="00466E48" w:rsidDel="00133256">
          <w:rPr>
            <w:rFonts w:ascii="Cambria" w:hAnsi="Cambria" w:cs="Cambria"/>
          </w:rPr>
          <w:delText>ứ</w:delText>
        </w:r>
        <w:r w:rsidRPr="00466E48" w:rsidDel="00133256">
          <w:delText xml:space="preserve"> xây d</w:delText>
        </w:r>
        <w:r w:rsidRPr="00466E48" w:rsidDel="00133256">
          <w:rPr>
            <w:rFonts w:ascii="Cambria" w:hAnsi="Cambria" w:cs="Cambria"/>
          </w:rPr>
          <w:delText>ự</w:delText>
        </w:r>
        <w:r w:rsidRPr="00466E48" w:rsidDel="00133256">
          <w:delText>ng Vi</w:delText>
        </w:r>
        <w:r w:rsidRPr="00466E48" w:rsidDel="00133256">
          <w:rPr>
            <w:rFonts w:ascii="Cambria" w:hAnsi="Cambria" w:cs="Cambria"/>
          </w:rPr>
          <w:delText>ệ</w:delText>
        </w:r>
        <w:r w:rsidRPr="00466E48" w:rsidDel="00133256">
          <w:delText>t Nam năm 2022 và nh</w:delText>
        </w:r>
        <w:r w:rsidRPr="00466E48" w:rsidDel="00133256">
          <w:rPr>
            <w:rFonts w:ascii="Cambria" w:hAnsi="Cambria" w:cs="Cambria"/>
          </w:rPr>
          <w:delText>ữ</w:delText>
        </w:r>
        <w:r w:rsidRPr="00466E48" w:rsidDel="00133256">
          <w:delText>ng thách th</w:delText>
        </w:r>
        <w:r w:rsidRPr="00466E48" w:rsidDel="00133256">
          <w:rPr>
            <w:rFonts w:ascii="Cambria" w:hAnsi="Cambria" w:cs="Cambria"/>
          </w:rPr>
          <w:delText>ứ</w:delText>
        </w:r>
        <w:r w:rsidRPr="00466E48" w:rsidDel="00133256">
          <w:delText>c năm 2023, 6/7/2023</w:delText>
        </w:r>
      </w:del>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516466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D566B1"/>
    <w:multiLevelType w:val="hybridMultilevel"/>
    <w:tmpl w:val="75CECB64"/>
    <w:lvl w:ilvl="0" w:tplc="4816EF66">
      <w:start w:val="1"/>
      <w:numFmt w:val="bullet"/>
      <w:pStyle w:val="TNN-Bullet3"/>
      <w:lvlText w:val=""/>
      <w:lvlJc w:val="left"/>
      <w:pPr>
        <w:tabs>
          <w:tab w:val="num" w:pos="1191"/>
        </w:tabs>
        <w:ind w:left="1191" w:hanging="227"/>
      </w:pPr>
      <w:rPr>
        <w:rFonts w:ascii="Symbol" w:hAnsi="Symbol" w:hint="default"/>
        <w:b w:val="0"/>
        <w:i w:val="0"/>
        <w:color w:val="auto"/>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B01A06"/>
    <w:multiLevelType w:val="hybridMultilevel"/>
    <w:tmpl w:val="55DE953E"/>
    <w:lvl w:ilvl="0" w:tplc="FFFFFFFF">
      <w:start w:val="1"/>
      <w:numFmt w:val="decimal"/>
      <w:pStyle w:val="TabsChar"/>
      <w:lvlText w:val="Table %1:"/>
      <w:lvlJc w:val="left"/>
      <w:pPr>
        <w:ind w:left="709" w:hanging="360"/>
      </w:pPr>
      <w:rPr>
        <w:rFonts w:ascii="Arial Bold" w:hAnsi="Arial Bold" w:hint="default"/>
        <w:b/>
        <w:bCs w:val="0"/>
        <w:i w:val="0"/>
        <w:iCs w:val="0"/>
        <w:caps w:val="0"/>
        <w:smallCaps w:val="0"/>
        <w:strike w:val="0"/>
        <w:dstrike w:val="0"/>
        <w:vanish w:val="0"/>
        <w:color w:val="76923C"/>
        <w:spacing w:val="0"/>
        <w:kern w:val="0"/>
        <w:position w:val="0"/>
        <w:sz w:val="22"/>
        <w:u w:val="none"/>
        <w:vertAlign w:val="baseline"/>
        <w:em w:val="none"/>
      </w:rPr>
    </w:lvl>
    <w:lvl w:ilvl="1" w:tplc="FFFFFFFF" w:tentative="1">
      <w:start w:val="1"/>
      <w:numFmt w:val="lowerLetter"/>
      <w:lvlText w:val="%2."/>
      <w:lvlJc w:val="left"/>
      <w:pPr>
        <w:ind w:left="1429" w:hanging="360"/>
      </w:pPr>
    </w:lvl>
    <w:lvl w:ilvl="2" w:tplc="FFFFFFFF" w:tentative="1">
      <w:start w:val="1"/>
      <w:numFmt w:val="lowerRoman"/>
      <w:lvlText w:val="%3."/>
      <w:lvlJc w:val="right"/>
      <w:pPr>
        <w:ind w:left="2149" w:hanging="180"/>
      </w:pPr>
    </w:lvl>
    <w:lvl w:ilvl="3" w:tplc="FFFFFFFF" w:tentative="1">
      <w:start w:val="1"/>
      <w:numFmt w:val="decimal"/>
      <w:lvlText w:val="%4."/>
      <w:lvlJc w:val="left"/>
      <w:pPr>
        <w:ind w:left="2869" w:hanging="360"/>
      </w:pPr>
    </w:lvl>
    <w:lvl w:ilvl="4" w:tplc="FFFFFFFF" w:tentative="1">
      <w:start w:val="1"/>
      <w:numFmt w:val="lowerLetter"/>
      <w:lvlText w:val="%5."/>
      <w:lvlJc w:val="left"/>
      <w:pPr>
        <w:ind w:left="3589" w:hanging="360"/>
      </w:pPr>
    </w:lvl>
    <w:lvl w:ilvl="5" w:tplc="FFFFFFFF" w:tentative="1">
      <w:start w:val="1"/>
      <w:numFmt w:val="lowerRoman"/>
      <w:lvlText w:val="%6."/>
      <w:lvlJc w:val="right"/>
      <w:pPr>
        <w:ind w:left="4309" w:hanging="180"/>
      </w:pPr>
    </w:lvl>
    <w:lvl w:ilvl="6" w:tplc="FFFFFFFF" w:tentative="1">
      <w:start w:val="1"/>
      <w:numFmt w:val="decimal"/>
      <w:lvlText w:val="%7."/>
      <w:lvlJc w:val="left"/>
      <w:pPr>
        <w:ind w:left="5029" w:hanging="360"/>
      </w:pPr>
    </w:lvl>
    <w:lvl w:ilvl="7" w:tplc="FFFFFFFF" w:tentative="1">
      <w:start w:val="1"/>
      <w:numFmt w:val="lowerLetter"/>
      <w:lvlText w:val="%8."/>
      <w:lvlJc w:val="left"/>
      <w:pPr>
        <w:ind w:left="5749" w:hanging="360"/>
      </w:pPr>
    </w:lvl>
    <w:lvl w:ilvl="8" w:tplc="FFFFFFFF" w:tentative="1">
      <w:start w:val="1"/>
      <w:numFmt w:val="lowerRoman"/>
      <w:lvlText w:val="%9."/>
      <w:lvlJc w:val="right"/>
      <w:pPr>
        <w:ind w:left="6469" w:hanging="180"/>
      </w:pPr>
    </w:lvl>
  </w:abstractNum>
  <w:abstractNum w:abstractNumId="3" w15:restartNumberingAfterBreak="0">
    <w:nsid w:val="080A22D8"/>
    <w:multiLevelType w:val="hybridMultilevel"/>
    <w:tmpl w:val="0DF83212"/>
    <w:styleLink w:val="NIR2005style2"/>
    <w:lvl w:ilvl="0" w:tplc="9BEAF8CE">
      <w:start w:val="1"/>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0C2C1744"/>
    <w:multiLevelType w:val="hybridMultilevel"/>
    <w:tmpl w:val="2CDA31E8"/>
    <w:lvl w:ilvl="0" w:tplc="4BE4BC80">
      <w:start w:val="1"/>
      <w:numFmt w:val="bullet"/>
      <w:pStyle w:val="daucong"/>
      <w:lvlText w:val="+"/>
      <w:lvlJc w:val="left"/>
      <w:pPr>
        <w:tabs>
          <w:tab w:val="num" w:pos="283"/>
        </w:tabs>
        <w:ind w:left="283" w:hanging="283"/>
      </w:pPr>
      <w:rPr>
        <w:rFonts w:ascii="VNI-Centur" w:hAnsi="VNI-Centur"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596835"/>
    <w:multiLevelType w:val="hybridMultilevel"/>
    <w:tmpl w:val="D30881AA"/>
    <w:lvl w:ilvl="0" w:tplc="FD6CB220">
      <w:start w:val="1"/>
      <w:numFmt w:val="decimal"/>
      <w:pStyle w:val="Tables"/>
      <w:lvlText w:val="Bảng 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AF4B60"/>
    <w:multiLevelType w:val="hybridMultilevel"/>
    <w:tmpl w:val="F06CDDFA"/>
    <w:styleLink w:val="1111112"/>
    <w:lvl w:ilvl="0" w:tplc="B62406FC">
      <w:start w:val="1"/>
      <w:numFmt w:val="decimal"/>
      <w:pStyle w:val="modau2"/>
      <w:lvlText w:val="%1."/>
      <w:lvlJc w:val="left"/>
      <w:pPr>
        <w:tabs>
          <w:tab w:val="num" w:pos="900"/>
        </w:tabs>
        <w:ind w:left="900" w:hanging="360"/>
      </w:pPr>
      <w:rPr>
        <w:rFonts w:hint="default"/>
      </w:rPr>
    </w:lvl>
    <w:lvl w:ilvl="1" w:tplc="2E6C4376" w:tentative="1">
      <w:start w:val="1"/>
      <w:numFmt w:val="lowerLetter"/>
      <w:lvlText w:val="%2."/>
      <w:lvlJc w:val="left"/>
      <w:pPr>
        <w:tabs>
          <w:tab w:val="num" w:pos="1440"/>
        </w:tabs>
        <w:ind w:left="1440" w:hanging="360"/>
      </w:pPr>
    </w:lvl>
    <w:lvl w:ilvl="2" w:tplc="93FA5A94" w:tentative="1">
      <w:start w:val="1"/>
      <w:numFmt w:val="lowerRoman"/>
      <w:lvlText w:val="%3."/>
      <w:lvlJc w:val="right"/>
      <w:pPr>
        <w:tabs>
          <w:tab w:val="num" w:pos="2160"/>
        </w:tabs>
        <w:ind w:left="2160" w:hanging="180"/>
      </w:pPr>
    </w:lvl>
    <w:lvl w:ilvl="3" w:tplc="7A72F976" w:tentative="1">
      <w:start w:val="1"/>
      <w:numFmt w:val="decimal"/>
      <w:lvlText w:val="%4."/>
      <w:lvlJc w:val="left"/>
      <w:pPr>
        <w:tabs>
          <w:tab w:val="num" w:pos="2880"/>
        </w:tabs>
        <w:ind w:left="2880" w:hanging="360"/>
      </w:pPr>
    </w:lvl>
    <w:lvl w:ilvl="4" w:tplc="C9A43726" w:tentative="1">
      <w:start w:val="1"/>
      <w:numFmt w:val="lowerLetter"/>
      <w:lvlText w:val="%5."/>
      <w:lvlJc w:val="left"/>
      <w:pPr>
        <w:tabs>
          <w:tab w:val="num" w:pos="3600"/>
        </w:tabs>
        <w:ind w:left="3600" w:hanging="360"/>
      </w:pPr>
    </w:lvl>
    <w:lvl w:ilvl="5" w:tplc="307C7CFE" w:tentative="1">
      <w:start w:val="1"/>
      <w:numFmt w:val="lowerRoman"/>
      <w:lvlText w:val="%6."/>
      <w:lvlJc w:val="right"/>
      <w:pPr>
        <w:tabs>
          <w:tab w:val="num" w:pos="4320"/>
        </w:tabs>
        <w:ind w:left="4320" w:hanging="180"/>
      </w:pPr>
    </w:lvl>
    <w:lvl w:ilvl="6" w:tplc="822E82C2" w:tentative="1">
      <w:start w:val="1"/>
      <w:numFmt w:val="decimal"/>
      <w:lvlText w:val="%7."/>
      <w:lvlJc w:val="left"/>
      <w:pPr>
        <w:tabs>
          <w:tab w:val="num" w:pos="5040"/>
        </w:tabs>
        <w:ind w:left="5040" w:hanging="360"/>
      </w:pPr>
    </w:lvl>
    <w:lvl w:ilvl="7" w:tplc="AFC00352" w:tentative="1">
      <w:start w:val="1"/>
      <w:numFmt w:val="lowerLetter"/>
      <w:lvlText w:val="%8."/>
      <w:lvlJc w:val="left"/>
      <w:pPr>
        <w:tabs>
          <w:tab w:val="num" w:pos="5760"/>
        </w:tabs>
        <w:ind w:left="5760" w:hanging="360"/>
      </w:pPr>
    </w:lvl>
    <w:lvl w:ilvl="8" w:tplc="B6903610" w:tentative="1">
      <w:start w:val="1"/>
      <w:numFmt w:val="lowerRoman"/>
      <w:lvlText w:val="%9."/>
      <w:lvlJc w:val="right"/>
      <w:pPr>
        <w:tabs>
          <w:tab w:val="num" w:pos="6480"/>
        </w:tabs>
        <w:ind w:left="6480" w:hanging="180"/>
      </w:pPr>
    </w:lvl>
  </w:abstractNum>
  <w:abstractNum w:abstractNumId="7" w15:restartNumberingAfterBreak="0">
    <w:nsid w:val="13443D91"/>
    <w:multiLevelType w:val="multilevel"/>
    <w:tmpl w:val="D1089A38"/>
    <w:styleLink w:val="1"/>
    <w:lvl w:ilvl="0">
      <w:start w:val="1"/>
      <w:numFmt w:val="decimal"/>
      <w:suff w:val="space"/>
      <w:lvlText w:val="Chapter %1"/>
      <w:lvlJc w:val="left"/>
      <w:pPr>
        <w:ind w:left="1077" w:hanging="907"/>
      </w:pPr>
      <w:rPr>
        <w:rFonts w:ascii="Arial" w:eastAsia="MS Gothic" w:hAnsi="Arial" w:hint="default"/>
        <w:b w:val="0"/>
        <w:i w:val="0"/>
        <w:sz w:val="28"/>
        <w:szCs w:val="28"/>
      </w:rPr>
    </w:lvl>
    <w:lvl w:ilvl="1">
      <w:start w:val="1"/>
      <w:numFmt w:val="upperRoman"/>
      <w:suff w:val="nothing"/>
      <w:lvlText w:val="%2. "/>
      <w:lvlJc w:val="left"/>
      <w:pPr>
        <w:ind w:left="567" w:hanging="284"/>
      </w:pPr>
      <w:rPr>
        <w:rFonts w:ascii="Arial" w:eastAsia="Arial Unicode MS" w:hAnsi="Arial" w:hint="default"/>
        <w:b w:val="0"/>
        <w:i w:val="0"/>
        <w:sz w:val="24"/>
      </w:rPr>
    </w:lvl>
    <w:lvl w:ilvl="2">
      <w:start w:val="1"/>
      <w:numFmt w:val="decimal"/>
      <w:suff w:val="nothing"/>
      <w:lvlText w:val="%3."/>
      <w:lvlJc w:val="left"/>
      <w:pPr>
        <w:ind w:left="794" w:hanging="511"/>
      </w:pPr>
      <w:rPr>
        <w:rFonts w:ascii="Arial Narrow" w:hAnsi="Arial Narrow" w:hint="default"/>
        <w:b w:val="0"/>
        <w:i w:val="0"/>
        <w:sz w:val="24"/>
        <w:lang w:val="en-US"/>
      </w:rPr>
    </w:lvl>
    <w:lvl w:ilvl="3">
      <w:start w:val="1"/>
      <w:numFmt w:val="decimal"/>
      <w:suff w:val="space"/>
      <w:lvlText w:val="%3.%4"/>
      <w:lvlJc w:val="left"/>
      <w:pPr>
        <w:ind w:left="964" w:hanging="624"/>
      </w:pPr>
      <w:rPr>
        <w:rFonts w:ascii="Arial" w:eastAsia="Arial Unicode MS" w:hAnsi="Arial" w:cs="Times New Roman" w:hint="default"/>
        <w:b w:val="0"/>
        <w:bCs w:val="0"/>
        <w:i w:val="0"/>
        <w:iCs w:val="0"/>
        <w:caps w:val="0"/>
        <w:smallCaps w:val="0"/>
        <w:strike w:val="0"/>
        <w:dstrike w:val="0"/>
        <w:noProof w:val="0"/>
        <w:vanish w:val="0"/>
        <w:color w:val="000000"/>
        <w:spacing w:val="0"/>
        <w:position w:val="0"/>
        <w:u w:val="none"/>
        <w:vertAlign w:val="baseline"/>
        <w:em w:val="none"/>
      </w:rPr>
    </w:lvl>
    <w:lvl w:ilvl="4">
      <w:start w:val="1"/>
      <w:numFmt w:val="decimalFullWidth"/>
      <w:suff w:val="nothing"/>
      <w:lvlText w:val="%3.%4.%5  "/>
      <w:lvlJc w:val="left"/>
      <w:pPr>
        <w:ind w:left="1247" w:hanging="907"/>
      </w:pPr>
      <w:rPr>
        <w:rFonts w:ascii="Arial Narrow" w:hAnsi="Arial Narrow" w:hint="default"/>
        <w:b w:val="0"/>
        <w:i w:val="0"/>
        <w:sz w:val="21"/>
      </w:rPr>
    </w:lvl>
    <w:lvl w:ilvl="5">
      <w:start w:val="1"/>
      <w:numFmt w:val="decimal"/>
      <w:suff w:val="nothing"/>
      <w:lvlText w:val="（%6）"/>
      <w:lvlJc w:val="left"/>
      <w:pPr>
        <w:ind w:left="907" w:hanging="510"/>
      </w:pPr>
      <w:rPr>
        <w:rFonts w:ascii="Arial" w:hAnsi="Arial" w:hint="default"/>
        <w:b w:val="0"/>
        <w:i w:val="0"/>
        <w:sz w:val="21"/>
      </w:rPr>
    </w:lvl>
    <w:lvl w:ilvl="6">
      <w:start w:val="1"/>
      <w:numFmt w:val="decimal"/>
      <w:suff w:val="nothing"/>
      <w:lvlText w:val="%7）"/>
      <w:lvlJc w:val="left"/>
      <w:pPr>
        <w:ind w:left="907" w:hanging="340"/>
      </w:pPr>
      <w:rPr>
        <w:rFonts w:ascii="Arial" w:eastAsia="MS Gothic" w:hAnsi="Arial" w:hint="default"/>
        <w:b w:val="0"/>
        <w:i w:val="0"/>
        <w:sz w:val="21"/>
      </w:rPr>
    </w:lvl>
    <w:lvl w:ilvl="7">
      <w:start w:val="1"/>
      <w:numFmt w:val="decimalEnclosedCircle"/>
      <w:suff w:val="nothing"/>
      <w:lvlText w:val="%8 "/>
      <w:lvlJc w:val="left"/>
      <w:pPr>
        <w:ind w:left="907" w:hanging="283"/>
      </w:pPr>
      <w:rPr>
        <w:rFonts w:ascii="Arial" w:eastAsia="MS Gothic" w:hAnsi="Arial" w:hint="default"/>
        <w:b w:val="0"/>
        <w:i w:val="0"/>
        <w:sz w:val="21"/>
      </w:rPr>
    </w:lvl>
    <w:lvl w:ilvl="8">
      <w:start w:val="1"/>
      <w:numFmt w:val="lowerRoman"/>
      <w:suff w:val="nothing"/>
      <w:lvlText w:val="%9)"/>
      <w:lvlJc w:val="left"/>
      <w:pPr>
        <w:ind w:left="1871" w:hanging="567"/>
      </w:pPr>
      <w:rPr>
        <w:rFonts w:ascii="Corbel" w:eastAsia="MS Mincho" w:hAnsi="Corbel" w:hint="default"/>
        <w:b w:val="0"/>
        <w:i w:val="0"/>
        <w:caps w:val="0"/>
        <w:strike w:val="0"/>
        <w:dstrike w:val="0"/>
        <w:vanish w:val="0"/>
        <w:color w:val="auto"/>
        <w:sz w:val="21"/>
        <w:u w:val="none"/>
        <w:vertAlign w:val="baseline"/>
        <w:em w:val="none"/>
      </w:rPr>
    </w:lvl>
  </w:abstractNum>
  <w:abstractNum w:abstractNumId="8" w15:restartNumberingAfterBreak="0">
    <w:nsid w:val="164D482D"/>
    <w:multiLevelType w:val="hybridMultilevel"/>
    <w:tmpl w:val="6484A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E17A8E"/>
    <w:multiLevelType w:val="hybridMultilevel"/>
    <w:tmpl w:val="9DA8E316"/>
    <w:styleLink w:val="31"/>
    <w:lvl w:ilvl="0" w:tplc="AE80F218">
      <w:start w:val="1"/>
      <w:numFmt w:val="decimal"/>
      <w:lvlText w:val="%1)"/>
      <w:lvlJc w:val="left"/>
      <w:pPr>
        <w:ind w:left="1495" w:hanging="360"/>
      </w:pPr>
      <w:rPr>
        <w:rFonts w:hint="default"/>
      </w:rPr>
    </w:lvl>
    <w:lvl w:ilvl="1" w:tplc="029216BE" w:tentative="1">
      <w:start w:val="1"/>
      <w:numFmt w:val="lowerLetter"/>
      <w:lvlText w:val="%2."/>
      <w:lvlJc w:val="left"/>
      <w:pPr>
        <w:ind w:left="1800" w:hanging="360"/>
      </w:pPr>
    </w:lvl>
    <w:lvl w:ilvl="2" w:tplc="B8C043C8" w:tentative="1">
      <w:start w:val="1"/>
      <w:numFmt w:val="lowerRoman"/>
      <w:lvlText w:val="%3."/>
      <w:lvlJc w:val="right"/>
      <w:pPr>
        <w:ind w:left="2520" w:hanging="180"/>
      </w:pPr>
    </w:lvl>
    <w:lvl w:ilvl="3" w:tplc="AADEB042" w:tentative="1">
      <w:start w:val="1"/>
      <w:numFmt w:val="decimal"/>
      <w:lvlText w:val="%4."/>
      <w:lvlJc w:val="left"/>
      <w:pPr>
        <w:ind w:left="3240" w:hanging="360"/>
      </w:pPr>
    </w:lvl>
    <w:lvl w:ilvl="4" w:tplc="765E90BE" w:tentative="1">
      <w:start w:val="1"/>
      <w:numFmt w:val="lowerLetter"/>
      <w:lvlText w:val="%5."/>
      <w:lvlJc w:val="left"/>
      <w:pPr>
        <w:ind w:left="3960" w:hanging="360"/>
      </w:pPr>
    </w:lvl>
    <w:lvl w:ilvl="5" w:tplc="45065068" w:tentative="1">
      <w:start w:val="1"/>
      <w:numFmt w:val="lowerRoman"/>
      <w:lvlText w:val="%6."/>
      <w:lvlJc w:val="right"/>
      <w:pPr>
        <w:ind w:left="4680" w:hanging="180"/>
      </w:pPr>
    </w:lvl>
    <w:lvl w:ilvl="6" w:tplc="12EEA7E6" w:tentative="1">
      <w:start w:val="1"/>
      <w:numFmt w:val="decimal"/>
      <w:lvlText w:val="%7."/>
      <w:lvlJc w:val="left"/>
      <w:pPr>
        <w:ind w:left="5400" w:hanging="360"/>
      </w:pPr>
    </w:lvl>
    <w:lvl w:ilvl="7" w:tplc="A4FCF5B6" w:tentative="1">
      <w:start w:val="1"/>
      <w:numFmt w:val="lowerLetter"/>
      <w:lvlText w:val="%8."/>
      <w:lvlJc w:val="left"/>
      <w:pPr>
        <w:ind w:left="6120" w:hanging="360"/>
      </w:pPr>
    </w:lvl>
    <w:lvl w:ilvl="8" w:tplc="D72C4F3E" w:tentative="1">
      <w:start w:val="1"/>
      <w:numFmt w:val="lowerRoman"/>
      <w:lvlText w:val="%9."/>
      <w:lvlJc w:val="right"/>
      <w:pPr>
        <w:ind w:left="6840" w:hanging="180"/>
      </w:pPr>
    </w:lvl>
  </w:abstractNum>
  <w:abstractNum w:abstractNumId="10" w15:restartNumberingAfterBreak="0">
    <w:nsid w:val="21131691"/>
    <w:multiLevelType w:val="multilevel"/>
    <w:tmpl w:val="0409001D"/>
    <w:styleLink w:val="3"/>
    <w:lvl w:ilvl="0">
      <w:start w:val="1"/>
      <w:numFmt w:val="upperRoman"/>
      <w:lvlText w:val="%1"/>
      <w:lvlJc w:val="left"/>
      <w:pPr>
        <w:ind w:left="425" w:hanging="425"/>
      </w:pPr>
      <w:rPr>
        <w:rFonts w:ascii="Arial" w:eastAsia="MS Mincho" w:hAnsi="Arial"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22780F0F"/>
    <w:multiLevelType w:val="hybridMultilevel"/>
    <w:tmpl w:val="3190A9BE"/>
    <w:styleLink w:val="11111121"/>
    <w:lvl w:ilvl="0" w:tplc="F68C0494">
      <w:start w:val="1"/>
      <w:numFmt w:val="bullet"/>
      <w:lvlText w:val="-"/>
      <w:lvlJc w:val="left"/>
      <w:pPr>
        <w:ind w:left="1080" w:hanging="360"/>
      </w:pPr>
      <w:rPr>
        <w:rFonts w:ascii="Times New Roman" w:eastAsia="Calibri" w:hAnsi="Times New Roman" w:cs="Times New Roman" w:hint="default"/>
      </w:rPr>
    </w:lvl>
    <w:lvl w:ilvl="1" w:tplc="04090019" w:tentative="1">
      <w:start w:val="1"/>
      <w:numFmt w:val="bullet"/>
      <w:lvlText w:val="o"/>
      <w:lvlJc w:val="left"/>
      <w:pPr>
        <w:ind w:left="1800" w:hanging="360"/>
      </w:pPr>
      <w:rPr>
        <w:rFonts w:ascii="Courier New" w:hAnsi="Courier New" w:cs="Courier New" w:hint="default"/>
      </w:rPr>
    </w:lvl>
    <w:lvl w:ilvl="2" w:tplc="0409001B" w:tentative="1">
      <w:start w:val="1"/>
      <w:numFmt w:val="bullet"/>
      <w:lvlText w:val=""/>
      <w:lvlJc w:val="left"/>
      <w:pPr>
        <w:ind w:left="2520" w:hanging="360"/>
      </w:pPr>
      <w:rPr>
        <w:rFonts w:ascii="Wingdings" w:hAnsi="Wingdings" w:hint="default"/>
      </w:rPr>
    </w:lvl>
    <w:lvl w:ilvl="3" w:tplc="0409000F">
      <w:start w:val="1"/>
      <w:numFmt w:val="bullet"/>
      <w:lvlText w:val=""/>
      <w:lvlJc w:val="left"/>
      <w:pPr>
        <w:ind w:left="3240" w:hanging="360"/>
      </w:pPr>
      <w:rPr>
        <w:rFonts w:ascii="Symbol" w:hAnsi="Symbol" w:hint="default"/>
      </w:rPr>
    </w:lvl>
    <w:lvl w:ilvl="4" w:tplc="04090019" w:tentative="1">
      <w:start w:val="1"/>
      <w:numFmt w:val="bullet"/>
      <w:lvlText w:val="o"/>
      <w:lvlJc w:val="left"/>
      <w:pPr>
        <w:ind w:left="3960" w:hanging="360"/>
      </w:pPr>
      <w:rPr>
        <w:rFonts w:ascii="Courier New" w:hAnsi="Courier New" w:cs="Courier New" w:hint="default"/>
      </w:rPr>
    </w:lvl>
    <w:lvl w:ilvl="5" w:tplc="0409001B" w:tentative="1">
      <w:start w:val="1"/>
      <w:numFmt w:val="bullet"/>
      <w:lvlText w:val=""/>
      <w:lvlJc w:val="left"/>
      <w:pPr>
        <w:ind w:left="4680" w:hanging="360"/>
      </w:pPr>
      <w:rPr>
        <w:rFonts w:ascii="Wingdings" w:hAnsi="Wingdings" w:hint="default"/>
      </w:rPr>
    </w:lvl>
    <w:lvl w:ilvl="6" w:tplc="0409000F" w:tentative="1">
      <w:start w:val="1"/>
      <w:numFmt w:val="bullet"/>
      <w:lvlText w:val=""/>
      <w:lvlJc w:val="left"/>
      <w:pPr>
        <w:ind w:left="5400" w:hanging="360"/>
      </w:pPr>
      <w:rPr>
        <w:rFonts w:ascii="Symbol" w:hAnsi="Symbol" w:hint="default"/>
      </w:rPr>
    </w:lvl>
    <w:lvl w:ilvl="7" w:tplc="04090019" w:tentative="1">
      <w:start w:val="1"/>
      <w:numFmt w:val="bullet"/>
      <w:lvlText w:val="o"/>
      <w:lvlJc w:val="left"/>
      <w:pPr>
        <w:ind w:left="6120" w:hanging="360"/>
      </w:pPr>
      <w:rPr>
        <w:rFonts w:ascii="Courier New" w:hAnsi="Courier New" w:cs="Courier New" w:hint="default"/>
      </w:rPr>
    </w:lvl>
    <w:lvl w:ilvl="8" w:tplc="0409001B" w:tentative="1">
      <w:start w:val="1"/>
      <w:numFmt w:val="bullet"/>
      <w:lvlText w:val=""/>
      <w:lvlJc w:val="left"/>
      <w:pPr>
        <w:ind w:left="6840" w:hanging="360"/>
      </w:pPr>
      <w:rPr>
        <w:rFonts w:ascii="Wingdings" w:hAnsi="Wingdings" w:hint="default"/>
      </w:rPr>
    </w:lvl>
  </w:abstractNum>
  <w:abstractNum w:abstractNumId="12" w15:restartNumberingAfterBreak="0">
    <w:nsid w:val="260C5ABC"/>
    <w:multiLevelType w:val="multilevel"/>
    <w:tmpl w:val="345C040E"/>
    <w:styleLink w:val="112"/>
    <w:lvl w:ilvl="0">
      <w:start w:val="1"/>
      <w:numFmt w:val="decimal"/>
      <w:suff w:val="space"/>
      <w:lvlText w:val="CHƯƠNG %1."/>
      <w:lvlJc w:val="left"/>
      <w:pPr>
        <w:ind w:left="783" w:hanging="357"/>
      </w:pPr>
      <w:rPr>
        <w:rFonts w:ascii="Times New Roman" w:hAnsi="Times New Roman" w:hint="default"/>
        <w:b/>
        <w:i w:val="0"/>
        <w:sz w:val="28"/>
      </w:rPr>
    </w:lvl>
    <w:lvl w:ilvl="1">
      <w:start w:val="1"/>
      <w:numFmt w:val="decimal"/>
      <w:suff w:val="space"/>
      <w:lvlText w:val="%1.%2."/>
      <w:lvlJc w:val="left"/>
      <w:pPr>
        <w:ind w:left="0" w:firstLine="0"/>
      </w:pPr>
      <w:rPr>
        <w:rFonts w:ascii="Times New Roman" w:hAnsi="Times New Roman" w:hint="default"/>
        <w:b w:val="0"/>
        <w:i w:val="0"/>
        <w:sz w:val="26"/>
      </w:rPr>
    </w:lvl>
    <w:lvl w:ilvl="2">
      <w:start w:val="1"/>
      <w:numFmt w:val="decimal"/>
      <w:suff w:val="space"/>
      <w:lvlText w:val="%1.%2.%3."/>
      <w:lvlJc w:val="left"/>
      <w:pPr>
        <w:ind w:left="0" w:firstLine="0"/>
      </w:pPr>
      <w:rPr>
        <w:rFonts w:ascii="Times New Roman" w:hAnsi="Times New Roman" w:hint="default"/>
        <w:b/>
        <w:i w:val="0"/>
        <w:sz w:val="26"/>
      </w:rPr>
    </w:lvl>
    <w:lvl w:ilvl="3">
      <w:start w:val="1"/>
      <w:numFmt w:val="decimal"/>
      <w:suff w:val="space"/>
      <w:lvlText w:val="%1.%2.%3.%4."/>
      <w:lvlJc w:val="left"/>
      <w:pPr>
        <w:ind w:left="993" w:firstLine="0"/>
      </w:pPr>
      <w:rPr>
        <w:rFonts w:ascii="Times New Roman" w:hAnsi="Times New Roman" w:hint="default"/>
        <w:b/>
        <w:i/>
        <w:sz w:val="26"/>
      </w:rPr>
    </w:lvl>
    <w:lvl w:ilvl="4">
      <w:start w:val="1"/>
      <w:numFmt w:val="decimal"/>
      <w:lvlText w:val="%1.%2.%3.%4.%5."/>
      <w:lvlJc w:val="left"/>
      <w:pPr>
        <w:tabs>
          <w:tab w:val="num" w:pos="2297"/>
        </w:tabs>
        <w:ind w:left="929" w:hanging="792"/>
      </w:pPr>
      <w:rPr>
        <w:rFonts w:hint="default"/>
      </w:rPr>
    </w:lvl>
    <w:lvl w:ilvl="5">
      <w:start w:val="1"/>
      <w:numFmt w:val="decimal"/>
      <w:lvlText w:val="%1.%2.%3.%4.%5.%6."/>
      <w:lvlJc w:val="left"/>
      <w:pPr>
        <w:tabs>
          <w:tab w:val="num" w:pos="3017"/>
        </w:tabs>
        <w:ind w:left="1433" w:hanging="936"/>
      </w:pPr>
      <w:rPr>
        <w:rFonts w:hint="default"/>
      </w:rPr>
    </w:lvl>
    <w:lvl w:ilvl="6">
      <w:start w:val="1"/>
      <w:numFmt w:val="decimal"/>
      <w:lvlText w:val="%1.%2.%3.%4.%5.%6.%7."/>
      <w:lvlJc w:val="left"/>
      <w:pPr>
        <w:tabs>
          <w:tab w:val="num" w:pos="4097"/>
        </w:tabs>
        <w:ind w:left="1937" w:hanging="1080"/>
      </w:pPr>
      <w:rPr>
        <w:rFonts w:hint="default"/>
      </w:rPr>
    </w:lvl>
    <w:lvl w:ilvl="7">
      <w:start w:val="1"/>
      <w:numFmt w:val="decimal"/>
      <w:lvlText w:val="%1.%2.%3.%4.%5.%6.%7.%8."/>
      <w:lvlJc w:val="left"/>
      <w:pPr>
        <w:tabs>
          <w:tab w:val="num" w:pos="4817"/>
        </w:tabs>
        <w:ind w:left="2441" w:hanging="1224"/>
      </w:pPr>
      <w:rPr>
        <w:rFonts w:hint="default"/>
      </w:rPr>
    </w:lvl>
    <w:lvl w:ilvl="8">
      <w:start w:val="1"/>
      <w:numFmt w:val="decimal"/>
      <w:lvlText w:val="%1.%2.%3.%4.%5.%6.%7.%8.%9."/>
      <w:lvlJc w:val="left"/>
      <w:pPr>
        <w:tabs>
          <w:tab w:val="num" w:pos="5537"/>
        </w:tabs>
        <w:ind w:left="3017" w:hanging="1440"/>
      </w:pPr>
      <w:rPr>
        <w:rFonts w:hint="default"/>
      </w:rPr>
    </w:lvl>
  </w:abstractNum>
  <w:abstractNum w:abstractNumId="13" w15:restartNumberingAfterBreak="0">
    <w:nsid w:val="288536F7"/>
    <w:multiLevelType w:val="hybridMultilevel"/>
    <w:tmpl w:val="33E8CCDA"/>
    <w:lvl w:ilvl="0" w:tplc="FFFFFFFF">
      <w:start w:val="1"/>
      <w:numFmt w:val="decimal"/>
      <w:pStyle w:val="m42"/>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BCA1A6A"/>
    <w:multiLevelType w:val="hybridMultilevel"/>
    <w:tmpl w:val="FA02DF8A"/>
    <w:styleLink w:val="NIR2005style11"/>
    <w:lvl w:ilvl="0" w:tplc="3C08898A">
      <w:numFmt w:val="bullet"/>
      <w:lvlText w:val="-"/>
      <w:lvlJc w:val="left"/>
      <w:pPr>
        <w:ind w:left="1370" w:hanging="360"/>
      </w:pPr>
      <w:rPr>
        <w:rFonts w:ascii="Times New Roman" w:eastAsia="MS Mincho" w:hAnsi="Times New Roman" w:hint="default"/>
      </w:rPr>
    </w:lvl>
    <w:lvl w:ilvl="1" w:tplc="04090019">
      <w:start w:val="1"/>
      <w:numFmt w:val="bullet"/>
      <w:lvlText w:val="o"/>
      <w:lvlJc w:val="left"/>
      <w:pPr>
        <w:ind w:left="2090" w:hanging="360"/>
      </w:pPr>
      <w:rPr>
        <w:rFonts w:ascii="Courier New" w:hAnsi="Courier New" w:cs="Courier New" w:hint="default"/>
      </w:rPr>
    </w:lvl>
    <w:lvl w:ilvl="2" w:tplc="0409001B">
      <w:start w:val="1"/>
      <w:numFmt w:val="bullet"/>
      <w:lvlText w:val=""/>
      <w:lvlJc w:val="left"/>
      <w:pPr>
        <w:ind w:left="2810" w:hanging="360"/>
      </w:pPr>
      <w:rPr>
        <w:rFonts w:ascii="Wingdings" w:hAnsi="Wingdings" w:cs="Wingdings" w:hint="default"/>
      </w:rPr>
    </w:lvl>
    <w:lvl w:ilvl="3" w:tplc="0409000F">
      <w:start w:val="1"/>
      <w:numFmt w:val="bullet"/>
      <w:lvlText w:val=""/>
      <w:lvlJc w:val="left"/>
      <w:pPr>
        <w:ind w:left="3530" w:hanging="360"/>
      </w:pPr>
      <w:rPr>
        <w:rFonts w:ascii="Symbol" w:hAnsi="Symbol" w:cs="Symbol" w:hint="default"/>
      </w:rPr>
    </w:lvl>
    <w:lvl w:ilvl="4" w:tplc="04090019">
      <w:start w:val="1"/>
      <w:numFmt w:val="bullet"/>
      <w:lvlText w:val="o"/>
      <w:lvlJc w:val="left"/>
      <w:pPr>
        <w:ind w:left="4250" w:hanging="360"/>
      </w:pPr>
      <w:rPr>
        <w:rFonts w:ascii="Courier New" w:hAnsi="Courier New" w:cs="Courier New" w:hint="default"/>
      </w:rPr>
    </w:lvl>
    <w:lvl w:ilvl="5" w:tplc="0409001B">
      <w:start w:val="1"/>
      <w:numFmt w:val="bullet"/>
      <w:lvlText w:val=""/>
      <w:lvlJc w:val="left"/>
      <w:pPr>
        <w:ind w:left="4970" w:hanging="360"/>
      </w:pPr>
      <w:rPr>
        <w:rFonts w:ascii="Wingdings" w:hAnsi="Wingdings" w:cs="Wingdings" w:hint="default"/>
      </w:rPr>
    </w:lvl>
    <w:lvl w:ilvl="6" w:tplc="0409000F">
      <w:start w:val="1"/>
      <w:numFmt w:val="bullet"/>
      <w:lvlText w:val=""/>
      <w:lvlJc w:val="left"/>
      <w:pPr>
        <w:ind w:left="5690" w:hanging="360"/>
      </w:pPr>
      <w:rPr>
        <w:rFonts w:ascii="Symbol" w:hAnsi="Symbol" w:cs="Symbol" w:hint="default"/>
      </w:rPr>
    </w:lvl>
    <w:lvl w:ilvl="7" w:tplc="04090019">
      <w:start w:val="1"/>
      <w:numFmt w:val="bullet"/>
      <w:lvlText w:val="o"/>
      <w:lvlJc w:val="left"/>
      <w:pPr>
        <w:ind w:left="6410" w:hanging="360"/>
      </w:pPr>
      <w:rPr>
        <w:rFonts w:ascii="Courier New" w:hAnsi="Courier New" w:cs="Courier New" w:hint="default"/>
      </w:rPr>
    </w:lvl>
    <w:lvl w:ilvl="8" w:tplc="0409001B">
      <w:start w:val="1"/>
      <w:numFmt w:val="bullet"/>
      <w:lvlText w:val=""/>
      <w:lvlJc w:val="left"/>
      <w:pPr>
        <w:ind w:left="7130" w:hanging="360"/>
      </w:pPr>
      <w:rPr>
        <w:rFonts w:ascii="Wingdings" w:hAnsi="Wingdings" w:cs="Wingdings" w:hint="default"/>
      </w:rPr>
    </w:lvl>
  </w:abstractNum>
  <w:abstractNum w:abstractNumId="15" w15:restartNumberingAfterBreak="0">
    <w:nsid w:val="2C07396D"/>
    <w:multiLevelType w:val="hybridMultilevel"/>
    <w:tmpl w:val="D5D028CC"/>
    <w:lvl w:ilvl="0" w:tplc="CB6C8AF8">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16" w15:restartNumberingAfterBreak="0">
    <w:nsid w:val="2E326A06"/>
    <w:multiLevelType w:val="hybridMultilevel"/>
    <w:tmpl w:val="15746B42"/>
    <w:lvl w:ilvl="0" w:tplc="4F20CED0">
      <w:start w:val="1"/>
      <w:numFmt w:val="decimal"/>
      <w:pStyle w:val="mucketluan"/>
      <w:lvlText w:val="%1."/>
      <w:lvlJc w:val="left"/>
      <w:pPr>
        <w:tabs>
          <w:tab w:val="num" w:pos="284"/>
        </w:tabs>
        <w:ind w:left="397" w:hanging="284"/>
      </w:pPr>
      <w:rPr>
        <w:rFonts w:hint="default"/>
        <w:lang w:val="vi-VN"/>
      </w:rPr>
    </w:lvl>
    <w:lvl w:ilvl="1" w:tplc="B570244C" w:tentative="1">
      <w:start w:val="1"/>
      <w:numFmt w:val="lowerLetter"/>
      <w:lvlText w:val="%2."/>
      <w:lvlJc w:val="left"/>
      <w:pPr>
        <w:tabs>
          <w:tab w:val="num" w:pos="1440"/>
        </w:tabs>
        <w:ind w:left="1440" w:hanging="360"/>
      </w:pPr>
    </w:lvl>
    <w:lvl w:ilvl="2" w:tplc="C4F809F2" w:tentative="1">
      <w:start w:val="1"/>
      <w:numFmt w:val="lowerRoman"/>
      <w:lvlText w:val="%3."/>
      <w:lvlJc w:val="right"/>
      <w:pPr>
        <w:tabs>
          <w:tab w:val="num" w:pos="2160"/>
        </w:tabs>
        <w:ind w:left="2160" w:hanging="180"/>
      </w:pPr>
    </w:lvl>
    <w:lvl w:ilvl="3" w:tplc="CC822BE8" w:tentative="1">
      <w:start w:val="1"/>
      <w:numFmt w:val="decimal"/>
      <w:lvlText w:val="%4."/>
      <w:lvlJc w:val="left"/>
      <w:pPr>
        <w:tabs>
          <w:tab w:val="num" w:pos="2880"/>
        </w:tabs>
        <w:ind w:left="2880" w:hanging="360"/>
      </w:pPr>
    </w:lvl>
    <w:lvl w:ilvl="4" w:tplc="E1980448" w:tentative="1">
      <w:start w:val="1"/>
      <w:numFmt w:val="lowerLetter"/>
      <w:lvlText w:val="%5."/>
      <w:lvlJc w:val="left"/>
      <w:pPr>
        <w:tabs>
          <w:tab w:val="num" w:pos="3600"/>
        </w:tabs>
        <w:ind w:left="3600" w:hanging="360"/>
      </w:pPr>
    </w:lvl>
    <w:lvl w:ilvl="5" w:tplc="A050B308" w:tentative="1">
      <w:start w:val="1"/>
      <w:numFmt w:val="lowerRoman"/>
      <w:lvlText w:val="%6."/>
      <w:lvlJc w:val="right"/>
      <w:pPr>
        <w:tabs>
          <w:tab w:val="num" w:pos="4320"/>
        </w:tabs>
        <w:ind w:left="4320" w:hanging="180"/>
      </w:pPr>
    </w:lvl>
    <w:lvl w:ilvl="6" w:tplc="C1FC79FE" w:tentative="1">
      <w:start w:val="1"/>
      <w:numFmt w:val="decimal"/>
      <w:lvlText w:val="%7."/>
      <w:lvlJc w:val="left"/>
      <w:pPr>
        <w:tabs>
          <w:tab w:val="num" w:pos="5040"/>
        </w:tabs>
        <w:ind w:left="5040" w:hanging="360"/>
      </w:pPr>
    </w:lvl>
    <w:lvl w:ilvl="7" w:tplc="A58EDF48" w:tentative="1">
      <w:start w:val="1"/>
      <w:numFmt w:val="lowerLetter"/>
      <w:lvlText w:val="%8."/>
      <w:lvlJc w:val="left"/>
      <w:pPr>
        <w:tabs>
          <w:tab w:val="num" w:pos="5760"/>
        </w:tabs>
        <w:ind w:left="5760" w:hanging="360"/>
      </w:pPr>
    </w:lvl>
    <w:lvl w:ilvl="8" w:tplc="85DE35A2" w:tentative="1">
      <w:start w:val="1"/>
      <w:numFmt w:val="lowerRoman"/>
      <w:lvlText w:val="%9."/>
      <w:lvlJc w:val="right"/>
      <w:pPr>
        <w:tabs>
          <w:tab w:val="num" w:pos="6480"/>
        </w:tabs>
        <w:ind w:left="6480" w:hanging="180"/>
      </w:pPr>
    </w:lvl>
  </w:abstractNum>
  <w:abstractNum w:abstractNumId="17" w15:restartNumberingAfterBreak="0">
    <w:nsid w:val="2EDB421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3405627E"/>
    <w:multiLevelType w:val="hybridMultilevel"/>
    <w:tmpl w:val="11149D48"/>
    <w:lvl w:ilvl="0" w:tplc="04090001">
      <w:start w:val="1"/>
      <w:numFmt w:val="bullet"/>
      <w:pStyle w:val="gachdaudong"/>
      <w:lvlText w:val=""/>
      <w:lvlJc w:val="left"/>
      <w:pPr>
        <w:tabs>
          <w:tab w:val="num" w:pos="680"/>
        </w:tabs>
        <w:ind w:left="567" w:hanging="113"/>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A80786C"/>
    <w:multiLevelType w:val="hybridMultilevel"/>
    <w:tmpl w:val="697C2AF2"/>
    <w:lvl w:ilvl="0" w:tplc="5A34EE42">
      <w:start w:val="1"/>
      <w:numFmt w:val="lowerLetter"/>
      <w:pStyle w:val="Head4"/>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013BDE"/>
    <w:multiLevelType w:val="multilevel"/>
    <w:tmpl w:val="DCD09376"/>
    <w:styleLink w:val="NIR2005style"/>
    <w:lvl w:ilvl="0">
      <w:start w:val="1"/>
      <w:numFmt w:val="decimal"/>
      <w:lvlText w:val="CHƯƠNG %1"/>
      <w:lvlJc w:val="left"/>
      <w:pPr>
        <w:tabs>
          <w:tab w:val="num" w:pos="9"/>
        </w:tabs>
        <w:ind w:left="9" w:firstLine="0"/>
      </w:pPr>
      <w:rPr>
        <w:rFonts w:ascii="Times New Roman" w:hAnsi="Times New Roman" w:cs="Times New Roman" w:hint="default"/>
        <w:b/>
        <w:bCs w:val="0"/>
        <w:i w:val="0"/>
        <w:iCs w:val="0"/>
        <w:caps w:val="0"/>
        <w:strike w:val="0"/>
        <w:dstrike w:val="0"/>
        <w:snapToGrid w:val="0"/>
        <w:vanish w:val="0"/>
        <w:color w:val="000000"/>
        <w:spacing w:val="0"/>
        <w:w w:val="0"/>
        <w:kern w:val="0"/>
        <w:position w:val="0"/>
        <w:sz w:val="28"/>
        <w:szCs w:val="0"/>
        <w:u w:val="none"/>
        <w:vertAlign w:val="baseline"/>
        <w:em w:val="none"/>
      </w:rPr>
    </w:lvl>
    <w:lvl w:ilvl="1">
      <w:start w:val="1"/>
      <w:numFmt w:val="decimal"/>
      <w:lvlText w:val="%1.%2."/>
      <w:lvlJc w:val="left"/>
      <w:pPr>
        <w:tabs>
          <w:tab w:val="num" w:pos="-77"/>
        </w:tabs>
        <w:ind w:left="-77" w:firstLine="0"/>
      </w:pPr>
      <w:rPr>
        <w:rFonts w:ascii="Times New Roman" w:hAnsi="Times New Roman" w:hint="default"/>
        <w:b/>
        <w:i w:val="0"/>
        <w:sz w:val="28"/>
      </w:rPr>
    </w:lvl>
    <w:lvl w:ilvl="2">
      <w:start w:val="1"/>
      <w:numFmt w:val="decimal"/>
      <w:lvlText w:val="%1.%2.%3."/>
      <w:lvlJc w:val="left"/>
      <w:pPr>
        <w:tabs>
          <w:tab w:val="num" w:pos="1003"/>
        </w:tabs>
        <w:ind w:left="396" w:hanging="227"/>
      </w:pPr>
      <w:rPr>
        <w:rFonts w:ascii="Times New Roman" w:hAnsi="Times New Roman" w:hint="default"/>
        <w:b w:val="0"/>
        <w:i/>
        <w:sz w:val="26"/>
      </w:rPr>
    </w:lvl>
    <w:lvl w:ilvl="3">
      <w:start w:val="1"/>
      <w:numFmt w:val="decimal"/>
      <w:lvlText w:val="1.1.1.%4. "/>
      <w:lvlJc w:val="left"/>
      <w:pPr>
        <w:tabs>
          <w:tab w:val="num" w:pos="-171"/>
        </w:tabs>
        <w:ind w:left="283" w:firstLine="21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lowerLetter"/>
      <w:suff w:val="nothing"/>
      <w:lvlText w:val="%5."/>
      <w:lvlJc w:val="left"/>
      <w:pPr>
        <w:ind w:left="283" w:firstLine="215"/>
      </w:pPr>
      <w:rPr>
        <w:rFonts w:hint="default"/>
        <w:b w:val="0"/>
        <w:i w:val="0"/>
        <w:sz w:val="26"/>
        <w:szCs w:val="26"/>
      </w:rPr>
    </w:lvl>
    <w:lvl w:ilvl="5">
      <w:start w:val="1"/>
      <w:numFmt w:val="none"/>
      <w:suff w:val="nothing"/>
      <w:lvlText w:val=""/>
      <w:lvlJc w:val="left"/>
      <w:pPr>
        <w:ind w:left="283" w:firstLine="0"/>
      </w:pPr>
      <w:rPr>
        <w:rFonts w:hint="default"/>
        <w:b w:val="0"/>
        <w:i w:val="0"/>
        <w:sz w:val="21"/>
      </w:rPr>
    </w:lvl>
    <w:lvl w:ilvl="6">
      <w:start w:val="1"/>
      <w:numFmt w:val="none"/>
      <w:suff w:val="nothing"/>
      <w:lvlText w:val=""/>
      <w:lvlJc w:val="left"/>
      <w:pPr>
        <w:ind w:left="283" w:firstLine="0"/>
      </w:pPr>
      <w:rPr>
        <w:rFonts w:hint="default"/>
        <w:b w:val="0"/>
        <w:i w:val="0"/>
        <w:sz w:val="21"/>
      </w:rPr>
    </w:lvl>
    <w:lvl w:ilvl="7">
      <w:start w:val="1"/>
      <w:numFmt w:val="none"/>
      <w:suff w:val="nothing"/>
      <w:lvlText w:val=""/>
      <w:lvlJc w:val="left"/>
      <w:pPr>
        <w:ind w:left="283" w:firstLine="0"/>
      </w:pPr>
      <w:rPr>
        <w:rFonts w:hint="default"/>
        <w:b w:val="0"/>
        <w:i w:val="0"/>
        <w:sz w:val="21"/>
      </w:rPr>
    </w:lvl>
    <w:lvl w:ilvl="8">
      <w:start w:val="1"/>
      <w:numFmt w:val="none"/>
      <w:suff w:val="nothing"/>
      <w:lvlText w:val=""/>
      <w:lvlJc w:val="left"/>
      <w:pPr>
        <w:ind w:left="283" w:firstLine="0"/>
      </w:pPr>
      <w:rPr>
        <w:rFonts w:hint="default"/>
        <w:b w:val="0"/>
        <w:i w:val="0"/>
        <w:caps w:val="0"/>
        <w:strike w:val="0"/>
        <w:dstrike w:val="0"/>
        <w:vanish w:val="0"/>
        <w:color w:val="auto"/>
        <w:sz w:val="21"/>
        <w:u w:val="none"/>
        <w:vertAlign w:val="baseline"/>
        <w:em w:val="none"/>
      </w:rPr>
    </w:lvl>
  </w:abstractNum>
  <w:abstractNum w:abstractNumId="21" w15:restartNumberingAfterBreak="0">
    <w:nsid w:val="412E3E04"/>
    <w:multiLevelType w:val="multilevel"/>
    <w:tmpl w:val="C29C5B1C"/>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19658A0"/>
    <w:multiLevelType w:val="hybridMultilevel"/>
    <w:tmpl w:val="74E4B2C8"/>
    <w:lvl w:ilvl="0" w:tplc="821CE1F2">
      <w:start w:val="1"/>
      <w:numFmt w:val="bullet"/>
      <w:pStyle w:val="TOCHeading3"/>
      <w:lvlText w:val=""/>
      <w:lvlJc w:val="left"/>
      <w:pPr>
        <w:ind w:left="420" w:hanging="420"/>
      </w:pPr>
      <w:rPr>
        <w:rFonts w:ascii="Wingdings" w:hAnsi="Wingdings" w:cs="Wingdings" w:hint="default"/>
      </w:rPr>
    </w:lvl>
    <w:lvl w:ilvl="1" w:tplc="B3485090">
      <w:start w:val="1"/>
      <w:numFmt w:val="bullet"/>
      <w:lvlText w:val=""/>
      <w:lvlJc w:val="left"/>
      <w:pPr>
        <w:ind w:left="840" w:hanging="420"/>
      </w:pPr>
      <w:rPr>
        <w:rFonts w:ascii="Wingdings" w:hAnsi="Wingdings" w:cs="Wingdings" w:hint="default"/>
      </w:rPr>
    </w:lvl>
    <w:lvl w:ilvl="2" w:tplc="201064BA">
      <w:start w:val="1"/>
      <w:numFmt w:val="bullet"/>
      <w:lvlText w:val=""/>
      <w:lvlJc w:val="left"/>
      <w:pPr>
        <w:ind w:left="1260" w:hanging="420"/>
      </w:pPr>
      <w:rPr>
        <w:rFonts w:ascii="Wingdings" w:hAnsi="Wingdings" w:cs="Wingdings" w:hint="default"/>
      </w:rPr>
    </w:lvl>
    <w:lvl w:ilvl="3" w:tplc="9582344E">
      <w:start w:val="1"/>
      <w:numFmt w:val="bullet"/>
      <w:lvlText w:val=""/>
      <w:lvlJc w:val="left"/>
      <w:pPr>
        <w:ind w:left="1680" w:hanging="420"/>
      </w:pPr>
      <w:rPr>
        <w:rFonts w:ascii="Wingdings" w:hAnsi="Wingdings" w:cs="Wingdings" w:hint="default"/>
      </w:rPr>
    </w:lvl>
    <w:lvl w:ilvl="4" w:tplc="01FC88F8">
      <w:start w:val="1"/>
      <w:numFmt w:val="bullet"/>
      <w:lvlText w:val=""/>
      <w:lvlJc w:val="left"/>
      <w:pPr>
        <w:ind w:left="2100" w:hanging="420"/>
      </w:pPr>
      <w:rPr>
        <w:rFonts w:ascii="Wingdings" w:hAnsi="Wingdings" w:cs="Wingdings" w:hint="default"/>
      </w:rPr>
    </w:lvl>
    <w:lvl w:ilvl="5" w:tplc="2A52101C">
      <w:start w:val="1"/>
      <w:numFmt w:val="bullet"/>
      <w:lvlText w:val=""/>
      <w:lvlJc w:val="left"/>
      <w:pPr>
        <w:ind w:left="2520" w:hanging="420"/>
      </w:pPr>
      <w:rPr>
        <w:rFonts w:ascii="Wingdings" w:hAnsi="Wingdings" w:cs="Wingdings" w:hint="default"/>
      </w:rPr>
    </w:lvl>
    <w:lvl w:ilvl="6" w:tplc="737CDE26">
      <w:start w:val="1"/>
      <w:numFmt w:val="bullet"/>
      <w:lvlText w:val=""/>
      <w:lvlJc w:val="left"/>
      <w:pPr>
        <w:ind w:left="2940" w:hanging="420"/>
      </w:pPr>
      <w:rPr>
        <w:rFonts w:ascii="Wingdings" w:hAnsi="Wingdings" w:cs="Wingdings" w:hint="default"/>
      </w:rPr>
    </w:lvl>
    <w:lvl w:ilvl="7" w:tplc="E11C8F6C">
      <w:start w:val="1"/>
      <w:numFmt w:val="bullet"/>
      <w:lvlText w:val=""/>
      <w:lvlJc w:val="left"/>
      <w:pPr>
        <w:ind w:left="3360" w:hanging="420"/>
      </w:pPr>
      <w:rPr>
        <w:rFonts w:ascii="Wingdings" w:hAnsi="Wingdings" w:cs="Wingdings" w:hint="default"/>
      </w:rPr>
    </w:lvl>
    <w:lvl w:ilvl="8" w:tplc="884A0FF8">
      <w:start w:val="1"/>
      <w:numFmt w:val="bullet"/>
      <w:lvlText w:val=""/>
      <w:lvlJc w:val="left"/>
      <w:pPr>
        <w:ind w:left="3780" w:hanging="420"/>
      </w:pPr>
      <w:rPr>
        <w:rFonts w:ascii="Wingdings" w:hAnsi="Wingdings" w:cs="Wingdings" w:hint="default"/>
      </w:rPr>
    </w:lvl>
  </w:abstractNum>
  <w:abstractNum w:abstractNumId="23" w15:restartNumberingAfterBreak="0">
    <w:nsid w:val="44CD22CF"/>
    <w:multiLevelType w:val="hybridMultilevel"/>
    <w:tmpl w:val="B38CB1D4"/>
    <w:styleLink w:val="12"/>
    <w:lvl w:ilvl="0" w:tplc="04090001">
      <w:start w:val="1"/>
      <w:numFmt w:val="bullet"/>
      <w:pStyle w:val="TNN-Bullet2"/>
      <w:lvlText w:val="-"/>
      <w:lvlJc w:val="left"/>
      <w:pPr>
        <w:tabs>
          <w:tab w:val="num" w:pos="-284"/>
        </w:tabs>
        <w:ind w:left="-284" w:firstLine="738"/>
      </w:pPr>
      <w:rPr>
        <w:rFonts w:ascii="Times New Roman" w:hAnsi="Times New Roman" w:cs="Times New Roman" w:hint="default"/>
        <w:b w:val="0"/>
        <w:i w:val="0"/>
        <w:sz w:val="2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60F677A"/>
    <w:multiLevelType w:val="hybridMultilevel"/>
    <w:tmpl w:val="8204526E"/>
    <w:lvl w:ilvl="0" w:tplc="FFFFFFFF">
      <w:start w:val="1"/>
      <w:numFmt w:val="upperLetter"/>
      <w:lvlText w:val="%1."/>
      <w:lvlJc w:val="left"/>
      <w:pPr>
        <w:tabs>
          <w:tab w:val="num" w:pos="1018"/>
        </w:tabs>
        <w:ind w:left="1018" w:hanging="360"/>
      </w:pPr>
      <w:rPr>
        <w:rFonts w:hint="default"/>
      </w:rPr>
    </w:lvl>
    <w:lvl w:ilvl="1" w:tplc="FFFFFFFF">
      <w:start w:val="1"/>
      <w:numFmt w:val="decimal"/>
      <w:lvlText w:val="%2."/>
      <w:lvlJc w:val="left"/>
      <w:pPr>
        <w:tabs>
          <w:tab w:val="num" w:pos="690"/>
        </w:tabs>
        <w:ind w:left="690" w:hanging="360"/>
      </w:pPr>
      <w:rPr>
        <w:rFonts w:ascii="Times New Roman" w:hAnsi="Times New Roman" w:cs="Times New Roman"/>
        <w:b w:val="0"/>
        <w:bCs w:val="0"/>
        <w:i w:val="0"/>
        <w:iCs w:val="0"/>
        <w:caps w:val="0"/>
        <w:smallCaps w:val="0"/>
        <w:strike w:val="0"/>
        <w:dstrike w:val="0"/>
        <w:noProof w:val="0"/>
        <w:vanish w:val="0"/>
        <w:color w:val="auto"/>
        <w:spacing w:val="0"/>
        <w:kern w:val="0"/>
        <w:position w:val="0"/>
        <w:u w:val="none"/>
        <w:vertAlign w:val="baseline"/>
        <w:em w:val="none"/>
      </w:rPr>
    </w:lvl>
    <w:lvl w:ilvl="2" w:tplc="FFFFFFFF">
      <w:start w:val="1"/>
      <w:numFmt w:val="bullet"/>
      <w:pStyle w:val="dotpoints"/>
      <w:lvlText w:val=""/>
      <w:lvlJc w:val="left"/>
      <w:pPr>
        <w:tabs>
          <w:tab w:val="num" w:pos="2340"/>
        </w:tabs>
        <w:ind w:left="2340" w:hanging="360"/>
      </w:pPr>
      <w:rPr>
        <w:rFonts w:ascii="Symbol" w:hAnsi="Symbol" w:hint="default"/>
      </w:rPr>
    </w:lvl>
    <w:lvl w:ilvl="3" w:tplc="FFFFFFFF">
      <w:start w:val="1"/>
      <w:numFmt w:val="decimal"/>
      <w:lvlText w:val="%4."/>
      <w:lvlJc w:val="left"/>
      <w:pPr>
        <w:tabs>
          <w:tab w:val="num" w:pos="2880"/>
        </w:tabs>
        <w:ind w:left="2880" w:hanging="360"/>
      </w:pPr>
    </w:lvl>
    <w:lvl w:ilvl="4" w:tplc="FFFFFFFF">
      <w:start w:val="1"/>
      <w:numFmt w:val="upperLetter"/>
      <w:lvlText w:val="%5."/>
      <w:lvlJc w:val="left"/>
      <w:pPr>
        <w:tabs>
          <w:tab w:val="num" w:pos="3600"/>
        </w:tabs>
        <w:ind w:left="3600" w:hanging="360"/>
      </w:pPr>
      <w:rPr>
        <w:rFonts w:hint="default"/>
      </w:r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461607EB"/>
    <w:multiLevelType w:val="hybridMultilevel"/>
    <w:tmpl w:val="395CCBA6"/>
    <w:styleLink w:val="11"/>
    <w:lvl w:ilvl="0" w:tplc="0409001B">
      <w:start w:val="1"/>
      <w:numFmt w:val="decimal"/>
      <w:lvlText w:val="%1."/>
      <w:lvlJc w:val="left"/>
      <w:pPr>
        <w:tabs>
          <w:tab w:val="num" w:pos="540"/>
        </w:tabs>
        <w:ind w:left="540" w:hanging="313"/>
      </w:pPr>
      <w:rPr>
        <w:rFonts w:hint="default"/>
      </w:rPr>
    </w:lvl>
    <w:lvl w:ilvl="1" w:tplc="04090019">
      <w:start w:val="1"/>
      <w:numFmt w:val="aiueoFullWidth"/>
      <w:lvlText w:val="(%2)"/>
      <w:lvlJc w:val="left"/>
      <w:pPr>
        <w:tabs>
          <w:tab w:val="num" w:pos="840"/>
        </w:tabs>
        <w:ind w:left="840" w:hanging="420"/>
      </w:pPr>
    </w:lvl>
    <w:lvl w:ilvl="2" w:tplc="0409001B"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aiueoFullWidth"/>
      <w:lvlText w:val="(%5)"/>
      <w:lvlJc w:val="left"/>
      <w:pPr>
        <w:tabs>
          <w:tab w:val="num" w:pos="2100"/>
        </w:tabs>
        <w:ind w:left="2100" w:hanging="420"/>
      </w:pPr>
    </w:lvl>
    <w:lvl w:ilvl="5" w:tplc="0409001B"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aiueoFullWidth"/>
      <w:lvlText w:val="(%8)"/>
      <w:lvlJc w:val="left"/>
      <w:pPr>
        <w:tabs>
          <w:tab w:val="num" w:pos="3360"/>
        </w:tabs>
        <w:ind w:left="3360" w:hanging="420"/>
      </w:pPr>
    </w:lvl>
    <w:lvl w:ilvl="8" w:tplc="0409001B" w:tentative="1">
      <w:start w:val="1"/>
      <w:numFmt w:val="decimalEnclosedCircle"/>
      <w:lvlText w:val="%9"/>
      <w:lvlJc w:val="left"/>
      <w:pPr>
        <w:tabs>
          <w:tab w:val="num" w:pos="3780"/>
        </w:tabs>
        <w:ind w:left="3780" w:hanging="420"/>
      </w:pPr>
    </w:lvl>
  </w:abstractNum>
  <w:abstractNum w:abstractNumId="26" w15:restartNumberingAfterBreak="0">
    <w:nsid w:val="46C661FE"/>
    <w:multiLevelType w:val="hybridMultilevel"/>
    <w:tmpl w:val="800000E0"/>
    <w:lvl w:ilvl="0" w:tplc="650ABBE8">
      <w:start w:val="1"/>
      <w:numFmt w:val="decimal"/>
      <w:pStyle w:val="RNE-Bulletnumber"/>
      <w:lvlText w:val="%1)"/>
      <w:lvlJc w:val="left"/>
      <w:pPr>
        <w:ind w:left="720" w:hanging="360"/>
      </w:pPr>
      <w:rPr>
        <w:rFonts w:hint="default"/>
      </w:rPr>
    </w:lvl>
    <w:lvl w:ilvl="1" w:tplc="5D003F3C" w:tentative="1">
      <w:start w:val="1"/>
      <w:numFmt w:val="lowerLetter"/>
      <w:lvlText w:val="%2."/>
      <w:lvlJc w:val="left"/>
      <w:pPr>
        <w:ind w:left="1440" w:hanging="360"/>
      </w:pPr>
    </w:lvl>
    <w:lvl w:ilvl="2" w:tplc="5D200162" w:tentative="1">
      <w:start w:val="1"/>
      <w:numFmt w:val="lowerRoman"/>
      <w:lvlText w:val="%3."/>
      <w:lvlJc w:val="right"/>
      <w:pPr>
        <w:ind w:left="2160" w:hanging="180"/>
      </w:pPr>
    </w:lvl>
    <w:lvl w:ilvl="3" w:tplc="889EA006" w:tentative="1">
      <w:start w:val="1"/>
      <w:numFmt w:val="decimal"/>
      <w:lvlText w:val="%4."/>
      <w:lvlJc w:val="left"/>
      <w:pPr>
        <w:ind w:left="2880" w:hanging="360"/>
      </w:pPr>
    </w:lvl>
    <w:lvl w:ilvl="4" w:tplc="8B3E5CAE" w:tentative="1">
      <w:start w:val="1"/>
      <w:numFmt w:val="lowerLetter"/>
      <w:lvlText w:val="%5."/>
      <w:lvlJc w:val="left"/>
      <w:pPr>
        <w:ind w:left="3600" w:hanging="360"/>
      </w:pPr>
    </w:lvl>
    <w:lvl w:ilvl="5" w:tplc="EF9A6790" w:tentative="1">
      <w:start w:val="1"/>
      <w:numFmt w:val="lowerRoman"/>
      <w:lvlText w:val="%6."/>
      <w:lvlJc w:val="right"/>
      <w:pPr>
        <w:ind w:left="4320" w:hanging="180"/>
      </w:pPr>
    </w:lvl>
    <w:lvl w:ilvl="6" w:tplc="7B4228DE" w:tentative="1">
      <w:start w:val="1"/>
      <w:numFmt w:val="decimal"/>
      <w:lvlText w:val="%7."/>
      <w:lvlJc w:val="left"/>
      <w:pPr>
        <w:ind w:left="5040" w:hanging="360"/>
      </w:pPr>
    </w:lvl>
    <w:lvl w:ilvl="7" w:tplc="1A86E502" w:tentative="1">
      <w:start w:val="1"/>
      <w:numFmt w:val="lowerLetter"/>
      <w:lvlText w:val="%8."/>
      <w:lvlJc w:val="left"/>
      <w:pPr>
        <w:ind w:left="5760" w:hanging="360"/>
      </w:pPr>
    </w:lvl>
    <w:lvl w:ilvl="8" w:tplc="2738EB32" w:tentative="1">
      <w:start w:val="1"/>
      <w:numFmt w:val="lowerRoman"/>
      <w:lvlText w:val="%9."/>
      <w:lvlJc w:val="right"/>
      <w:pPr>
        <w:ind w:left="6480" w:hanging="180"/>
      </w:pPr>
    </w:lvl>
  </w:abstractNum>
  <w:abstractNum w:abstractNumId="27" w15:restartNumberingAfterBreak="0">
    <w:nsid w:val="54503A6D"/>
    <w:multiLevelType w:val="hybridMultilevel"/>
    <w:tmpl w:val="40767FBC"/>
    <w:styleLink w:val="1111111"/>
    <w:lvl w:ilvl="0" w:tplc="0409000F">
      <w:numFmt w:val="bullet"/>
      <w:lvlText w:val="-"/>
      <w:lvlJc w:val="left"/>
      <w:pPr>
        <w:ind w:left="1370" w:hanging="360"/>
      </w:pPr>
      <w:rPr>
        <w:rFonts w:ascii="Times New Roman" w:eastAsia="MS Mincho" w:hAnsi="Times New Roman" w:hint="default"/>
      </w:rPr>
    </w:lvl>
    <w:lvl w:ilvl="1" w:tplc="AC1AF362">
      <w:start w:val="1"/>
      <w:numFmt w:val="bullet"/>
      <w:lvlText w:val="o"/>
      <w:lvlJc w:val="left"/>
      <w:pPr>
        <w:ind w:left="2090" w:hanging="360"/>
      </w:pPr>
      <w:rPr>
        <w:rFonts w:ascii="Courier New" w:hAnsi="Courier New" w:cs="Courier New" w:hint="default"/>
      </w:rPr>
    </w:lvl>
    <w:lvl w:ilvl="2" w:tplc="79785B52">
      <w:start w:val="1"/>
      <w:numFmt w:val="bullet"/>
      <w:lvlText w:val=""/>
      <w:lvlJc w:val="left"/>
      <w:pPr>
        <w:ind w:left="2810" w:hanging="360"/>
      </w:pPr>
      <w:rPr>
        <w:rFonts w:ascii="Wingdings" w:hAnsi="Wingdings" w:cs="Wingdings" w:hint="default"/>
      </w:rPr>
    </w:lvl>
    <w:lvl w:ilvl="3" w:tplc="CC348AA0">
      <w:start w:val="1"/>
      <w:numFmt w:val="bullet"/>
      <w:lvlText w:val=""/>
      <w:lvlJc w:val="left"/>
      <w:pPr>
        <w:ind w:left="3530" w:hanging="360"/>
      </w:pPr>
      <w:rPr>
        <w:rFonts w:ascii="Symbol" w:hAnsi="Symbol" w:cs="Symbol" w:hint="default"/>
      </w:rPr>
    </w:lvl>
    <w:lvl w:ilvl="4" w:tplc="84E247F4">
      <w:start w:val="1"/>
      <w:numFmt w:val="bullet"/>
      <w:lvlText w:val="o"/>
      <w:lvlJc w:val="left"/>
      <w:pPr>
        <w:ind w:left="4250" w:hanging="360"/>
      </w:pPr>
      <w:rPr>
        <w:rFonts w:ascii="Courier New" w:hAnsi="Courier New" w:cs="Courier New" w:hint="default"/>
      </w:rPr>
    </w:lvl>
    <w:lvl w:ilvl="5" w:tplc="C772F8EE">
      <w:start w:val="1"/>
      <w:numFmt w:val="bullet"/>
      <w:lvlText w:val=""/>
      <w:lvlJc w:val="left"/>
      <w:pPr>
        <w:ind w:left="4970" w:hanging="360"/>
      </w:pPr>
      <w:rPr>
        <w:rFonts w:ascii="Wingdings" w:hAnsi="Wingdings" w:cs="Wingdings" w:hint="default"/>
      </w:rPr>
    </w:lvl>
    <w:lvl w:ilvl="6" w:tplc="6E182CD6">
      <w:start w:val="1"/>
      <w:numFmt w:val="bullet"/>
      <w:lvlText w:val=""/>
      <w:lvlJc w:val="left"/>
      <w:pPr>
        <w:ind w:left="5690" w:hanging="360"/>
      </w:pPr>
      <w:rPr>
        <w:rFonts w:ascii="Symbol" w:hAnsi="Symbol" w:cs="Symbol" w:hint="default"/>
      </w:rPr>
    </w:lvl>
    <w:lvl w:ilvl="7" w:tplc="7F403376">
      <w:start w:val="1"/>
      <w:numFmt w:val="bullet"/>
      <w:lvlText w:val="o"/>
      <w:lvlJc w:val="left"/>
      <w:pPr>
        <w:ind w:left="6410" w:hanging="360"/>
      </w:pPr>
      <w:rPr>
        <w:rFonts w:ascii="Courier New" w:hAnsi="Courier New" w:cs="Courier New" w:hint="default"/>
      </w:rPr>
    </w:lvl>
    <w:lvl w:ilvl="8" w:tplc="A6407B64">
      <w:start w:val="1"/>
      <w:numFmt w:val="bullet"/>
      <w:lvlText w:val=""/>
      <w:lvlJc w:val="left"/>
      <w:pPr>
        <w:ind w:left="7130" w:hanging="360"/>
      </w:pPr>
      <w:rPr>
        <w:rFonts w:ascii="Wingdings" w:hAnsi="Wingdings" w:cs="Wingdings" w:hint="default"/>
      </w:rPr>
    </w:lvl>
  </w:abstractNum>
  <w:abstractNum w:abstractNumId="28" w15:restartNumberingAfterBreak="0">
    <w:nsid w:val="615255E7"/>
    <w:multiLevelType w:val="hybridMultilevel"/>
    <w:tmpl w:val="E7880292"/>
    <w:styleLink w:val="121"/>
    <w:lvl w:ilvl="0" w:tplc="F558F9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5FF2D99"/>
    <w:multiLevelType w:val="multilevel"/>
    <w:tmpl w:val="EC343BF2"/>
    <w:styleLink w:val="13"/>
    <w:lvl w:ilvl="0">
      <w:start w:val="1"/>
      <w:numFmt w:val="decimal"/>
      <w:pStyle w:val="Level1-TNN"/>
      <w:lvlText w:val="%1."/>
      <w:lvlJc w:val="left"/>
      <w:pPr>
        <w:ind w:left="357" w:hanging="357"/>
      </w:pPr>
      <w:rPr>
        <w:rFonts w:hint="default"/>
        <w:b/>
        <w:i w:val="0"/>
        <w:sz w:val="26"/>
      </w:rPr>
    </w:lvl>
    <w:lvl w:ilvl="1">
      <w:start w:val="1"/>
      <w:numFmt w:val="decimal"/>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2201"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30" w15:restartNumberingAfterBreak="0">
    <w:nsid w:val="69E83464"/>
    <w:multiLevelType w:val="multilevel"/>
    <w:tmpl w:val="BBA434BE"/>
    <w:lvl w:ilvl="0">
      <w:start w:val="1"/>
      <w:numFmt w:val="decimal"/>
      <w:lvlText w:val="%1."/>
      <w:lvlJc w:val="left"/>
      <w:pPr>
        <w:ind w:left="371" w:hanging="360"/>
      </w:pPr>
      <w:rPr>
        <w:rFonts w:hint="default"/>
      </w:rPr>
    </w:lvl>
    <w:lvl w:ilvl="1">
      <w:start w:val="1"/>
      <w:numFmt w:val="decimal"/>
      <w:isLgl/>
      <w:lvlText w:val="%1.%2."/>
      <w:lvlJc w:val="left"/>
      <w:pPr>
        <w:ind w:left="731" w:hanging="720"/>
      </w:pPr>
      <w:rPr>
        <w:rFonts w:hint="default"/>
      </w:rPr>
    </w:lvl>
    <w:lvl w:ilvl="2">
      <w:start w:val="1"/>
      <w:numFmt w:val="decimal"/>
      <w:isLgl/>
      <w:lvlText w:val="%1.%2.%3."/>
      <w:lvlJc w:val="left"/>
      <w:pPr>
        <w:ind w:left="731" w:hanging="720"/>
      </w:pPr>
      <w:rPr>
        <w:rFonts w:hint="default"/>
        <w:color w:val="auto"/>
      </w:rPr>
    </w:lvl>
    <w:lvl w:ilvl="3">
      <w:start w:val="1"/>
      <w:numFmt w:val="decimal"/>
      <w:isLgl/>
      <w:lvlText w:val="%1.%2.%3.%4."/>
      <w:lvlJc w:val="left"/>
      <w:pPr>
        <w:ind w:left="1091" w:hanging="1080"/>
      </w:pPr>
      <w:rPr>
        <w:rFonts w:hint="default"/>
        <w:color w:val="auto"/>
      </w:rPr>
    </w:lvl>
    <w:lvl w:ilvl="4">
      <w:start w:val="1"/>
      <w:numFmt w:val="decimal"/>
      <w:isLgl/>
      <w:lvlText w:val="%1.%2.%3.%4.%5."/>
      <w:lvlJc w:val="left"/>
      <w:pPr>
        <w:ind w:left="1091" w:hanging="1080"/>
      </w:pPr>
      <w:rPr>
        <w:rFonts w:hint="default"/>
      </w:rPr>
    </w:lvl>
    <w:lvl w:ilvl="5">
      <w:start w:val="1"/>
      <w:numFmt w:val="decimal"/>
      <w:isLgl/>
      <w:lvlText w:val="%1.%2.%3.%4.%5.%6."/>
      <w:lvlJc w:val="left"/>
      <w:pPr>
        <w:ind w:left="1451" w:hanging="1440"/>
      </w:pPr>
      <w:rPr>
        <w:rFonts w:hint="default"/>
      </w:rPr>
    </w:lvl>
    <w:lvl w:ilvl="6">
      <w:start w:val="1"/>
      <w:numFmt w:val="decimal"/>
      <w:isLgl/>
      <w:lvlText w:val="%1.%2.%3.%4.%5.%6.%7."/>
      <w:lvlJc w:val="left"/>
      <w:pPr>
        <w:ind w:left="1811" w:hanging="1800"/>
      </w:pPr>
      <w:rPr>
        <w:rFonts w:hint="default"/>
      </w:rPr>
    </w:lvl>
    <w:lvl w:ilvl="7">
      <w:start w:val="1"/>
      <w:numFmt w:val="decimal"/>
      <w:isLgl/>
      <w:lvlText w:val="%1.%2.%3.%4.%5.%6.%7.%8."/>
      <w:lvlJc w:val="left"/>
      <w:pPr>
        <w:ind w:left="1811" w:hanging="1800"/>
      </w:pPr>
      <w:rPr>
        <w:rFonts w:hint="default"/>
      </w:rPr>
    </w:lvl>
    <w:lvl w:ilvl="8">
      <w:start w:val="1"/>
      <w:numFmt w:val="decimal"/>
      <w:isLgl/>
      <w:lvlText w:val="%1.%2.%3.%4.%5.%6.%7.%8.%9."/>
      <w:lvlJc w:val="left"/>
      <w:pPr>
        <w:ind w:left="2171" w:hanging="2160"/>
      </w:pPr>
      <w:rPr>
        <w:rFonts w:hint="default"/>
      </w:rPr>
    </w:lvl>
  </w:abstractNum>
  <w:abstractNum w:abstractNumId="31" w15:restartNumberingAfterBreak="0">
    <w:nsid w:val="6AE63FAC"/>
    <w:multiLevelType w:val="multilevel"/>
    <w:tmpl w:val="E54889EE"/>
    <w:lvl w:ilvl="0">
      <w:start w:val="1"/>
      <w:numFmt w:val="decimal"/>
      <w:pStyle w:val="10"/>
      <w:lvlText w:val="%1."/>
      <w:lvlJc w:val="left"/>
      <w:pPr>
        <w:ind w:left="425" w:hanging="425"/>
      </w:pPr>
      <w:rPr>
        <w:rFonts w:cs="Times New Roman" w:hint="eastAsia"/>
      </w:rPr>
    </w:lvl>
    <w:lvl w:ilvl="1">
      <w:start w:val="1"/>
      <w:numFmt w:val="decimal"/>
      <w:lvlText w:val="%1.%2."/>
      <w:lvlJc w:val="left"/>
      <w:pPr>
        <w:ind w:left="567" w:hanging="567"/>
      </w:pPr>
      <w:rPr>
        <w:rFonts w:cs="Times New Roman" w:hint="eastAsia"/>
      </w:rPr>
    </w:lvl>
    <w:lvl w:ilvl="2">
      <w:start w:val="1"/>
      <w:numFmt w:val="decimal"/>
      <w:lvlText w:val="%1.%2.%3."/>
      <w:lvlJc w:val="left"/>
      <w:pPr>
        <w:ind w:left="709" w:hanging="709"/>
      </w:pPr>
      <w:rPr>
        <w:rFonts w:cs="Times New Roman" w:hint="eastAsia"/>
      </w:rPr>
    </w:lvl>
    <w:lvl w:ilvl="3">
      <w:start w:val="1"/>
      <w:numFmt w:val="decimal"/>
      <w:lvlText w:val="%1.%2.%3.%4."/>
      <w:lvlJc w:val="left"/>
      <w:pPr>
        <w:ind w:left="851" w:hanging="851"/>
      </w:pPr>
      <w:rPr>
        <w:rFonts w:cs="Times New Roman" w:hint="eastAsia"/>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32" w15:restartNumberingAfterBreak="0">
    <w:nsid w:val="6B4D4702"/>
    <w:multiLevelType w:val="hybridMultilevel"/>
    <w:tmpl w:val="B3008074"/>
    <w:lvl w:ilvl="0" w:tplc="94EA63F8">
      <w:start w:val="1"/>
      <w:numFmt w:val="upperRoman"/>
      <w:pStyle w:val="modau1"/>
      <w:lvlText w:val="%1."/>
      <w:lvlJc w:val="right"/>
      <w:pPr>
        <w:tabs>
          <w:tab w:val="num" w:pos="720"/>
        </w:tabs>
        <w:ind w:left="720" w:hanging="18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3" w15:restartNumberingAfterBreak="0">
    <w:nsid w:val="759A73ED"/>
    <w:multiLevelType w:val="hybridMultilevel"/>
    <w:tmpl w:val="A476D408"/>
    <w:lvl w:ilvl="0" w:tplc="FFFFFFFF">
      <w:start w:val="1"/>
      <w:numFmt w:val="lowerLetter"/>
      <w:pStyle w:val="Heading4"/>
      <w:lvlText w:val="%1)"/>
      <w:lvlJc w:val="left"/>
      <w:pPr>
        <w:tabs>
          <w:tab w:val="num" w:pos="360"/>
        </w:tabs>
        <w:ind w:left="360" w:hanging="360"/>
      </w:pPr>
      <w:rPr>
        <w:rFonts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765275E0"/>
    <w:multiLevelType w:val="hybridMultilevel"/>
    <w:tmpl w:val="0A828B50"/>
    <w:styleLink w:val="1111"/>
    <w:lvl w:ilvl="0" w:tplc="FE2EEA8A">
      <w:start w:val="1"/>
      <w:numFmt w:val="decimal"/>
      <w:lvlText w:val="(%1)"/>
      <w:lvlJc w:val="left"/>
      <w:pPr>
        <w:ind w:left="1080" w:hanging="360"/>
      </w:pPr>
      <w:rPr>
        <w:rFonts w:ascii="Times New Roman" w:eastAsia="MS Mincho" w:hAnsi="Times New Roman" w:cs="Times New Roman"/>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35" w15:restartNumberingAfterBreak="0">
    <w:nsid w:val="77A96A95"/>
    <w:multiLevelType w:val="hybridMultilevel"/>
    <w:tmpl w:val="45D68AF8"/>
    <w:styleLink w:val="ch3f3fng11111111"/>
    <w:lvl w:ilvl="0" w:tplc="04090009">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E432A2"/>
    <w:multiLevelType w:val="hybridMultilevel"/>
    <w:tmpl w:val="60922BA2"/>
    <w:styleLink w:val="11111111"/>
    <w:lvl w:ilvl="0" w:tplc="AB684D6C">
      <w:start w:val="1"/>
      <w:numFmt w:val="bullet"/>
      <w:lvlText w:val=""/>
      <w:lvlJc w:val="left"/>
      <w:pPr>
        <w:ind w:left="1440" w:hanging="360"/>
      </w:pPr>
      <w:rPr>
        <w:rFonts w:ascii="Symbol" w:hAnsi="Symbol" w:hint="default"/>
      </w:rPr>
    </w:lvl>
    <w:lvl w:ilvl="1" w:tplc="04090019"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num w:numId="1" w16cid:durableId="1112091120">
    <w:abstractNumId w:val="20"/>
  </w:num>
  <w:num w:numId="2" w16cid:durableId="173883258">
    <w:abstractNumId w:val="25"/>
  </w:num>
  <w:num w:numId="3" w16cid:durableId="1615674989">
    <w:abstractNumId w:val="7"/>
  </w:num>
  <w:num w:numId="4" w16cid:durableId="485588250">
    <w:abstractNumId w:val="24"/>
  </w:num>
  <w:num w:numId="5" w16cid:durableId="557785684">
    <w:abstractNumId w:val="2"/>
  </w:num>
  <w:num w:numId="6" w16cid:durableId="638654900">
    <w:abstractNumId w:val="33"/>
  </w:num>
  <w:num w:numId="7" w16cid:durableId="1303074370">
    <w:abstractNumId w:val="18"/>
  </w:num>
  <w:num w:numId="8" w16cid:durableId="1714773112">
    <w:abstractNumId w:val="0"/>
  </w:num>
  <w:num w:numId="9" w16cid:durableId="571045448">
    <w:abstractNumId w:val="4"/>
  </w:num>
  <w:num w:numId="10" w16cid:durableId="1829977780">
    <w:abstractNumId w:val="32"/>
  </w:num>
  <w:num w:numId="11" w16cid:durableId="1268809545">
    <w:abstractNumId w:val="6"/>
  </w:num>
  <w:num w:numId="12" w16cid:durableId="1531802359">
    <w:abstractNumId w:val="17"/>
  </w:num>
  <w:num w:numId="13" w16cid:durableId="1214855724">
    <w:abstractNumId w:val="16"/>
  </w:num>
  <w:num w:numId="14" w16cid:durableId="1542205022">
    <w:abstractNumId w:val="27"/>
  </w:num>
  <w:num w:numId="15" w16cid:durableId="1985815379">
    <w:abstractNumId w:val="22"/>
  </w:num>
  <w:num w:numId="16" w16cid:durableId="1459838178">
    <w:abstractNumId w:val="10"/>
  </w:num>
  <w:num w:numId="17" w16cid:durableId="455565291">
    <w:abstractNumId w:val="3"/>
  </w:num>
  <w:num w:numId="18" w16cid:durableId="165632475">
    <w:abstractNumId w:val="12"/>
  </w:num>
  <w:num w:numId="19" w16cid:durableId="1749496602">
    <w:abstractNumId w:val="29"/>
  </w:num>
  <w:num w:numId="20" w16cid:durableId="604507931">
    <w:abstractNumId w:val="23"/>
  </w:num>
  <w:num w:numId="21" w16cid:durableId="875191681">
    <w:abstractNumId w:val="1"/>
  </w:num>
  <w:num w:numId="22" w16cid:durableId="1692797884">
    <w:abstractNumId w:val="26"/>
  </w:num>
  <w:num w:numId="23" w16cid:durableId="1153303173">
    <w:abstractNumId w:val="11"/>
  </w:num>
  <w:num w:numId="24" w16cid:durableId="1723089244">
    <w:abstractNumId w:val="35"/>
  </w:num>
  <w:num w:numId="25" w16cid:durableId="744297981">
    <w:abstractNumId w:val="36"/>
  </w:num>
  <w:num w:numId="26" w16cid:durableId="1241911151">
    <w:abstractNumId w:val="9"/>
  </w:num>
  <w:num w:numId="27" w16cid:durableId="1174540373">
    <w:abstractNumId w:val="14"/>
  </w:num>
  <w:num w:numId="28" w16cid:durableId="857423550">
    <w:abstractNumId w:val="34"/>
  </w:num>
  <w:num w:numId="29" w16cid:durableId="1342006637">
    <w:abstractNumId w:val="28"/>
  </w:num>
  <w:num w:numId="30" w16cid:durableId="632715318">
    <w:abstractNumId w:val="19"/>
  </w:num>
  <w:num w:numId="31" w16cid:durableId="224728109">
    <w:abstractNumId w:val="13"/>
  </w:num>
  <w:num w:numId="32" w16cid:durableId="870915821">
    <w:abstractNumId w:val="5"/>
  </w:num>
  <w:num w:numId="33" w16cid:durableId="573247582">
    <w:abstractNumId w:val="31"/>
  </w:num>
  <w:num w:numId="34" w16cid:durableId="1994068597">
    <w:abstractNumId w:val="21"/>
  </w:num>
  <w:num w:numId="35" w16cid:durableId="145050122">
    <w:abstractNumId w:val="8"/>
  </w:num>
  <w:num w:numId="36" w16cid:durableId="172384434">
    <w:abstractNumId w:val="30"/>
  </w:num>
  <w:num w:numId="37" w16cid:durableId="208302073">
    <w:abstractNumId w:val="15"/>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h Pham">
    <w15:presenceInfo w15:providerId="Windows Live" w15:userId="f8a9f002d4e87f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289"/>
    <w:rsid w:val="00001A3C"/>
    <w:rsid w:val="00007560"/>
    <w:rsid w:val="00020C7C"/>
    <w:rsid w:val="00021A0B"/>
    <w:rsid w:val="00027163"/>
    <w:rsid w:val="000317E7"/>
    <w:rsid w:val="000625A3"/>
    <w:rsid w:val="0006273C"/>
    <w:rsid w:val="00063291"/>
    <w:rsid w:val="00097659"/>
    <w:rsid w:val="000D0CE1"/>
    <w:rsid w:val="000D2ACE"/>
    <w:rsid w:val="000D4699"/>
    <w:rsid w:val="000D4B4A"/>
    <w:rsid w:val="000E1F24"/>
    <w:rsid w:val="0012119D"/>
    <w:rsid w:val="00130352"/>
    <w:rsid w:val="00133256"/>
    <w:rsid w:val="00135CFA"/>
    <w:rsid w:val="00155D63"/>
    <w:rsid w:val="00164CE4"/>
    <w:rsid w:val="001858F6"/>
    <w:rsid w:val="00187E4D"/>
    <w:rsid w:val="001C36C5"/>
    <w:rsid w:val="001C7EA0"/>
    <w:rsid w:val="001F7DEE"/>
    <w:rsid w:val="00217EAB"/>
    <w:rsid w:val="00243C24"/>
    <w:rsid w:val="00245EA5"/>
    <w:rsid w:val="002469D3"/>
    <w:rsid w:val="00246DD2"/>
    <w:rsid w:val="002B2E1D"/>
    <w:rsid w:val="002D2143"/>
    <w:rsid w:val="002D48EB"/>
    <w:rsid w:val="002E3F8A"/>
    <w:rsid w:val="002F6B61"/>
    <w:rsid w:val="003014C4"/>
    <w:rsid w:val="003275F1"/>
    <w:rsid w:val="003412B0"/>
    <w:rsid w:val="00361AB2"/>
    <w:rsid w:val="00366C4B"/>
    <w:rsid w:val="00374456"/>
    <w:rsid w:val="003867AE"/>
    <w:rsid w:val="00394BBA"/>
    <w:rsid w:val="003D0739"/>
    <w:rsid w:val="00434785"/>
    <w:rsid w:val="0044102A"/>
    <w:rsid w:val="004524F4"/>
    <w:rsid w:val="00461246"/>
    <w:rsid w:val="00466E48"/>
    <w:rsid w:val="00470EB1"/>
    <w:rsid w:val="004A7CA6"/>
    <w:rsid w:val="004B5B34"/>
    <w:rsid w:val="004C00F7"/>
    <w:rsid w:val="004F4CEB"/>
    <w:rsid w:val="004F6224"/>
    <w:rsid w:val="00517BD7"/>
    <w:rsid w:val="005241C4"/>
    <w:rsid w:val="0053131B"/>
    <w:rsid w:val="00535219"/>
    <w:rsid w:val="00555210"/>
    <w:rsid w:val="00584BE4"/>
    <w:rsid w:val="005A1303"/>
    <w:rsid w:val="005A3022"/>
    <w:rsid w:val="005A3A10"/>
    <w:rsid w:val="005A50F0"/>
    <w:rsid w:val="005B0ECD"/>
    <w:rsid w:val="005E271F"/>
    <w:rsid w:val="005F3F66"/>
    <w:rsid w:val="0061100A"/>
    <w:rsid w:val="006114ED"/>
    <w:rsid w:val="00627F72"/>
    <w:rsid w:val="00632D64"/>
    <w:rsid w:val="00660E17"/>
    <w:rsid w:val="00665A11"/>
    <w:rsid w:val="0067072F"/>
    <w:rsid w:val="00670B08"/>
    <w:rsid w:val="0067449E"/>
    <w:rsid w:val="00695D91"/>
    <w:rsid w:val="006A1EBB"/>
    <w:rsid w:val="006C5889"/>
    <w:rsid w:val="007058E0"/>
    <w:rsid w:val="00715D76"/>
    <w:rsid w:val="00745AFE"/>
    <w:rsid w:val="00772521"/>
    <w:rsid w:val="007935C8"/>
    <w:rsid w:val="00796AAB"/>
    <w:rsid w:val="007C2D95"/>
    <w:rsid w:val="007D5DA7"/>
    <w:rsid w:val="007E05B7"/>
    <w:rsid w:val="007E0AD3"/>
    <w:rsid w:val="007E49FE"/>
    <w:rsid w:val="00807B07"/>
    <w:rsid w:val="00807ED1"/>
    <w:rsid w:val="008602A8"/>
    <w:rsid w:val="008637CF"/>
    <w:rsid w:val="00865289"/>
    <w:rsid w:val="00873F5C"/>
    <w:rsid w:val="00877105"/>
    <w:rsid w:val="00882BD4"/>
    <w:rsid w:val="00885D0E"/>
    <w:rsid w:val="00890815"/>
    <w:rsid w:val="008A0054"/>
    <w:rsid w:val="008D30FB"/>
    <w:rsid w:val="008F4CB7"/>
    <w:rsid w:val="008F5CB9"/>
    <w:rsid w:val="008F7436"/>
    <w:rsid w:val="00907BC0"/>
    <w:rsid w:val="00940CB8"/>
    <w:rsid w:val="00951E07"/>
    <w:rsid w:val="00973E03"/>
    <w:rsid w:val="00980B6C"/>
    <w:rsid w:val="00986BD8"/>
    <w:rsid w:val="009E467E"/>
    <w:rsid w:val="009F4562"/>
    <w:rsid w:val="00A44AF9"/>
    <w:rsid w:val="00A44B78"/>
    <w:rsid w:val="00A62BC1"/>
    <w:rsid w:val="00A87E45"/>
    <w:rsid w:val="00A90DF4"/>
    <w:rsid w:val="00A9341A"/>
    <w:rsid w:val="00AB0637"/>
    <w:rsid w:val="00AB7A5A"/>
    <w:rsid w:val="00AD2E50"/>
    <w:rsid w:val="00AD33D0"/>
    <w:rsid w:val="00AD6FF7"/>
    <w:rsid w:val="00AD77BD"/>
    <w:rsid w:val="00AE4A7E"/>
    <w:rsid w:val="00AE4D5A"/>
    <w:rsid w:val="00B142C2"/>
    <w:rsid w:val="00B21E55"/>
    <w:rsid w:val="00B312F7"/>
    <w:rsid w:val="00B45CD8"/>
    <w:rsid w:val="00B718CD"/>
    <w:rsid w:val="00B838D1"/>
    <w:rsid w:val="00B857E1"/>
    <w:rsid w:val="00B87575"/>
    <w:rsid w:val="00B92F74"/>
    <w:rsid w:val="00B93AB7"/>
    <w:rsid w:val="00BD509B"/>
    <w:rsid w:val="00BE209D"/>
    <w:rsid w:val="00BF0A49"/>
    <w:rsid w:val="00C062F5"/>
    <w:rsid w:val="00C1180B"/>
    <w:rsid w:val="00C33C1D"/>
    <w:rsid w:val="00C43425"/>
    <w:rsid w:val="00C47D3E"/>
    <w:rsid w:val="00C53D57"/>
    <w:rsid w:val="00C57974"/>
    <w:rsid w:val="00C64B8F"/>
    <w:rsid w:val="00CB6166"/>
    <w:rsid w:val="00CB73EF"/>
    <w:rsid w:val="00CC5744"/>
    <w:rsid w:val="00CE35F1"/>
    <w:rsid w:val="00D0662C"/>
    <w:rsid w:val="00D1450C"/>
    <w:rsid w:val="00D50D2A"/>
    <w:rsid w:val="00D5779B"/>
    <w:rsid w:val="00D77492"/>
    <w:rsid w:val="00DA2A5E"/>
    <w:rsid w:val="00DA3762"/>
    <w:rsid w:val="00DA721A"/>
    <w:rsid w:val="00DB1302"/>
    <w:rsid w:val="00DC0DB3"/>
    <w:rsid w:val="00DD40E8"/>
    <w:rsid w:val="00DF1314"/>
    <w:rsid w:val="00E11B1F"/>
    <w:rsid w:val="00E11CD5"/>
    <w:rsid w:val="00E2517E"/>
    <w:rsid w:val="00E42165"/>
    <w:rsid w:val="00E51470"/>
    <w:rsid w:val="00E55819"/>
    <w:rsid w:val="00E976D0"/>
    <w:rsid w:val="00EA1F16"/>
    <w:rsid w:val="00EA78C5"/>
    <w:rsid w:val="00F078DA"/>
    <w:rsid w:val="00F35572"/>
    <w:rsid w:val="00F56855"/>
    <w:rsid w:val="00F648A4"/>
    <w:rsid w:val="00F93C5B"/>
    <w:rsid w:val="00FA54C2"/>
    <w:rsid w:val="00FB5E8A"/>
    <w:rsid w:val="00FB678E"/>
    <w:rsid w:val="00FF6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BD95C"/>
  <w15:chartTrackingRefBased/>
  <w15:docId w15:val="{52AA8930-AEF5-4713-8D21-014940091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iPriority="0"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1"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60"/>
    <w:lsdException w:name="Light Shading Accent 4" w:uiPriority="60"/>
    <w:lsdException w:name="Light List Accent 4" w:uiPriority="61"/>
    <w:lsdException w:name="Light Grid Accent 4" w:uiPriority="63"/>
    <w:lsdException w:name="Medium Shading 1 Accent 4" w:uiPriority="63"/>
    <w:lsdException w:name="Medium Shading 2 Accent 4" w:uiPriority="64"/>
    <w:lsdException w:name="Medium List 1 Accent 4" w:uiPriority="65"/>
    <w:lsdException w:name="Medium List 2 Accent 4" w:uiPriority="34"/>
    <w:lsdException w:name="Medium Grid 1 Accent 4" w:uiPriority="67"/>
    <w:lsdException w:name="Medium Grid 2 Accent 4" w:uiPriority="60"/>
    <w:lsdException w:name="Medium Grid 3 Accent 4" w:uiPriority="69"/>
    <w:lsdException w:name="Dark List Accent 4" w:uiPriority="70"/>
    <w:lsdException w:name="Colorful Shading Accent 4" w:uiPriority="63"/>
    <w:lsdException w:name="Colorful List Accent 4" w:uiPriority="72"/>
    <w:lsdException w:name="Colorful Grid Accent 4" w:uiPriority="60"/>
    <w:lsdException w:name="Light Shading Accent 5" w:uiPriority="60"/>
    <w:lsdException w:name="Light List Accent 5" w:uiPriority="34"/>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0"/>
    <w:lsdException w:name="Medium Grid 3 Accent 5" w:uiPriority="69"/>
    <w:lsdException w:name="Dark List Accent 5" w:uiPriority="70"/>
    <w:lsdException w:name="Colorful Shading Accent 5" w:uiPriority="71"/>
    <w:lsdException w:name="Colorful List Accent 5" w:uiPriority="60"/>
    <w:lsdException w:name="Colorful Grid Accent 5" w:uiPriority="60"/>
    <w:lsdException w:name="Light Shading Accent 6" w:uiPriority="60"/>
    <w:lsdException w:name="Light List Accent 6" w:uiPriority="63"/>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0"/>
    <w:lsdException w:name="Medium Grid 2 Accent 6" w:uiPriority="60"/>
    <w:lsdException w:name="Medium Grid 3 Accent 6" w:uiPriority="69"/>
    <w:lsdException w:name="Dark List Accent 6" w:uiPriority="63"/>
    <w:lsdException w:name="Colorful Shading Accent 6" w:uiPriority="71"/>
    <w:lsdException w:name="Colorful List Accent 6" w:uiPriority="60"/>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60"/>
    <w:lsdException w:name="Plain Table 2" w:uiPriority="42"/>
    <w:lsdException w:name="Plain Table 3" w:uiPriority="34" w:qFormat="1"/>
    <w:lsdException w:name="Plain Table 4" w:uiPriority="44"/>
    <w:lsdException w:name="Plain Table 5" w:uiPriority="45"/>
    <w:lsdException w:name="Grid Table Light" w:uiPriority="60" w:qFormat="1"/>
    <w:lsdException w:name="Grid Table 1 Light" w:uiPriority="46"/>
    <w:lsdException w:name="Grid Table 2" w:uiPriority="62"/>
    <w:lsdException w:name="Grid Table 3" w:uiPriority="48"/>
    <w:lsdException w:name="Grid Table 4" w:uiPriority="60"/>
    <w:lsdException w:name="Grid Table 5 Dark" w:uiPriority="50"/>
    <w:lsdException w:name="Grid Table 6 Colorful" w:uiPriority="51"/>
    <w:lsdException w:name="Grid Table 7 Colorful" w:uiPriority="52"/>
    <w:lsdException w:name="Grid Table 1 Light Accent 1" w:uiPriority="46"/>
    <w:lsdException w:name="Grid Table 2 Accent 1" w:uiPriority="60" w:qFormat="1"/>
    <w:lsdException w:name="Grid Table 3 Accent 1" w:uiPriority="48"/>
    <w:lsdException w:name="Grid Table 4 Accent 1" w:uiPriority="62"/>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60" w:qFormat="1"/>
    <w:lsdException w:name="Grid Table 5 Dark Accent 2" w:uiPriority="50"/>
    <w:lsdException w:name="Grid Table 6 Colorful Accent 2" w:uiPriority="62"/>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289"/>
    <w:pPr>
      <w:spacing w:after="40" w:line="240" w:lineRule="auto"/>
    </w:pPr>
    <w:rPr>
      <w:rFonts w:ascii="Times New Roman" w:eastAsia="Times New Roman" w:hAnsi="Times New Roman" w:cs="Times New Roman"/>
      <w:kern w:val="0"/>
      <w:sz w:val="28"/>
      <w14:ligatures w14:val="none"/>
    </w:rPr>
  </w:style>
  <w:style w:type="paragraph" w:styleId="Heading1">
    <w:name w:val="heading 1"/>
    <w:aliases w:val="Heading 1-Tuyen,ch­¬ng Char,Chương 1,Heading,heading,MVA,VN,h1,Heading 11,heading1,proj,proj1,proj5,proj6,proj7,proj8,proj9,proj10,proj11,proj12,proj13,proj14,proj15,proj51,proj61,proj71,proj81,proj91,proj101,proj111,proj121,proj131,proj141"/>
    <w:basedOn w:val="Normal"/>
    <w:next w:val="Normal"/>
    <w:link w:val="Heading1Char"/>
    <w:uiPriority w:val="9"/>
    <w:qFormat/>
    <w:rsid w:val="008652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52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Heading 3 Char Char Char Char"/>
    <w:basedOn w:val="Normal"/>
    <w:next w:val="Normal"/>
    <w:link w:val="Heading3Char"/>
    <w:unhideWhenUsed/>
    <w:qFormat/>
    <w:rsid w:val="00865289"/>
    <w:pPr>
      <w:keepNext/>
      <w:keepLines/>
      <w:spacing w:before="160" w:after="80"/>
      <w:outlineLvl w:val="2"/>
    </w:pPr>
    <w:rPr>
      <w:rFonts w:eastAsiaTheme="majorEastAsia" w:cstheme="majorBidi"/>
      <w:color w:val="2F5496" w:themeColor="accent1" w:themeShade="BF"/>
      <w:szCs w:val="28"/>
    </w:rPr>
  </w:style>
  <w:style w:type="paragraph" w:styleId="Heading40">
    <w:name w:val="heading 4"/>
    <w:basedOn w:val="Normal"/>
    <w:next w:val="Normal"/>
    <w:link w:val="Heading4Char"/>
    <w:uiPriority w:val="9"/>
    <w:unhideWhenUsed/>
    <w:qFormat/>
    <w:rsid w:val="00865289"/>
    <w:pPr>
      <w:keepNext/>
      <w:keepLines/>
      <w:spacing w:before="8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865289"/>
    <w:pPr>
      <w:keepNext/>
      <w:keepLines/>
      <w:spacing w:before="8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865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865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65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65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Tuyen Char,ch­¬ng Char Char,Chương 1 Char,Heading Char,heading Char,MVA Char,VN Char,h1 Char,Heading 11 Char,heading1 Char,proj Char,proj1 Char,proj5 Char,proj6 Char,proj7 Char,proj8 Char,proj9 Char,proj10 Char,proj11 Char"/>
    <w:basedOn w:val="DefaultParagraphFont"/>
    <w:link w:val="Heading1"/>
    <w:uiPriority w:val="9"/>
    <w:rsid w:val="008652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865289"/>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Heading 3 Char Char Char Char Char"/>
    <w:basedOn w:val="DefaultParagraphFont"/>
    <w:link w:val="Heading3"/>
    <w:rsid w:val="008652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0"/>
    <w:uiPriority w:val="9"/>
    <w:rsid w:val="00865289"/>
    <w:rPr>
      <w:rFonts w:eastAsiaTheme="majorEastAsia" w:cstheme="majorBidi"/>
      <w:i/>
      <w:iCs/>
      <w:color w:val="2F5496" w:themeColor="accent1" w:themeShade="BF"/>
    </w:rPr>
  </w:style>
  <w:style w:type="character" w:customStyle="1" w:styleId="Heading5Char">
    <w:name w:val="Heading 5 Char"/>
    <w:basedOn w:val="DefaultParagraphFont"/>
    <w:link w:val="Heading5"/>
    <w:rsid w:val="00865289"/>
    <w:rPr>
      <w:rFonts w:eastAsiaTheme="majorEastAsia" w:cstheme="majorBidi"/>
      <w:color w:val="2F5496" w:themeColor="accent1" w:themeShade="BF"/>
    </w:rPr>
  </w:style>
  <w:style w:type="character" w:customStyle="1" w:styleId="Heading6Char">
    <w:name w:val="Heading 6 Char"/>
    <w:basedOn w:val="DefaultParagraphFont"/>
    <w:link w:val="Heading6"/>
    <w:rsid w:val="00865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9"/>
    <w:rsid w:val="0086528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65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65289"/>
    <w:rPr>
      <w:rFonts w:eastAsiaTheme="majorEastAsia" w:cstheme="majorBidi"/>
      <w:color w:val="272727" w:themeColor="text1" w:themeTint="D8"/>
    </w:rPr>
  </w:style>
  <w:style w:type="paragraph" w:styleId="Title">
    <w:name w:val="Title"/>
    <w:basedOn w:val="Normal"/>
    <w:next w:val="Normal"/>
    <w:link w:val="TitleChar"/>
    <w:qFormat/>
    <w:rsid w:val="008652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65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865289"/>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rsid w:val="00865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289"/>
    <w:pPr>
      <w:spacing w:before="160"/>
      <w:jc w:val="center"/>
    </w:pPr>
    <w:rPr>
      <w:i/>
      <w:iCs/>
      <w:color w:val="404040" w:themeColor="text1" w:themeTint="BF"/>
    </w:rPr>
  </w:style>
  <w:style w:type="character" w:customStyle="1" w:styleId="QuoteChar">
    <w:name w:val="Quote Char"/>
    <w:basedOn w:val="DefaultParagraphFont"/>
    <w:link w:val="Quote"/>
    <w:uiPriority w:val="29"/>
    <w:rsid w:val="00865289"/>
    <w:rPr>
      <w:i/>
      <w:iCs/>
      <w:color w:val="404040" w:themeColor="text1" w:themeTint="BF"/>
    </w:rPr>
  </w:style>
  <w:style w:type="paragraph" w:styleId="ListParagraph">
    <w:name w:val="List Paragraph"/>
    <w:basedOn w:val="Normal"/>
    <w:uiPriority w:val="1"/>
    <w:qFormat/>
    <w:rsid w:val="00865289"/>
    <w:pPr>
      <w:ind w:left="720"/>
      <w:contextualSpacing/>
    </w:pPr>
  </w:style>
  <w:style w:type="character" w:styleId="IntenseEmphasis">
    <w:name w:val="Intense Emphasis"/>
    <w:basedOn w:val="DefaultParagraphFont"/>
    <w:uiPriority w:val="21"/>
    <w:qFormat/>
    <w:rsid w:val="00865289"/>
    <w:rPr>
      <w:i/>
      <w:iCs/>
      <w:color w:val="2F5496" w:themeColor="accent1" w:themeShade="BF"/>
    </w:rPr>
  </w:style>
  <w:style w:type="paragraph" w:styleId="IntenseQuote">
    <w:name w:val="Intense Quote"/>
    <w:basedOn w:val="Normal"/>
    <w:next w:val="Normal"/>
    <w:link w:val="IntenseQuoteChar"/>
    <w:uiPriority w:val="30"/>
    <w:qFormat/>
    <w:rsid w:val="008652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289"/>
    <w:rPr>
      <w:i/>
      <w:iCs/>
      <w:color w:val="2F5496" w:themeColor="accent1" w:themeShade="BF"/>
    </w:rPr>
  </w:style>
  <w:style w:type="character" w:styleId="IntenseReference">
    <w:name w:val="Intense Reference"/>
    <w:basedOn w:val="DefaultParagraphFont"/>
    <w:uiPriority w:val="32"/>
    <w:qFormat/>
    <w:rsid w:val="00865289"/>
    <w:rPr>
      <w:b/>
      <w:bCs/>
      <w:smallCaps/>
      <w:color w:val="2F5496" w:themeColor="accent1" w:themeShade="BF"/>
      <w:spacing w:val="5"/>
    </w:rPr>
  </w:style>
  <w:style w:type="character" w:customStyle="1" w:styleId="GridTable1Light2">
    <w:name w:val="Grid Table 1 Light2"/>
    <w:rsid w:val="00865289"/>
    <w:rPr>
      <w:b/>
      <w:bCs/>
      <w:smallCaps/>
      <w:spacing w:val="5"/>
    </w:rPr>
  </w:style>
  <w:style w:type="paragraph" w:customStyle="1" w:styleId="ColorfulList-Accent13">
    <w:name w:val="Colorful List - Accent 13"/>
    <w:aliases w:val="List Paragraph (numbered (a)),Paragraph,Bullet paras,ANNEX,List Paragraph Char Char Char,Main numbered paragraph,Light Grid - Accent 31,Bullet Points,Numbered Para 1,Dot pt,Indicator Text,Bullet 1,MAIN CONTENT,List Paragraph12"/>
    <w:basedOn w:val="Normal"/>
    <w:link w:val="ColorfulList-Accent1Char"/>
    <w:uiPriority w:val="34"/>
    <w:qFormat/>
    <w:rsid w:val="00865289"/>
    <w:pPr>
      <w:spacing w:after="0" w:line="360" w:lineRule="auto"/>
      <w:ind w:left="720"/>
      <w:contextualSpacing/>
    </w:pPr>
    <w:rPr>
      <w:rFonts w:eastAsia="MS Mincho"/>
      <w:sz w:val="26"/>
      <w:szCs w:val="20"/>
      <w:lang w:val="vi-VN" w:eastAsia="x-none"/>
    </w:rPr>
  </w:style>
  <w:style w:type="character" w:customStyle="1" w:styleId="hps">
    <w:name w:val="hps"/>
    <w:rsid w:val="00865289"/>
  </w:style>
  <w:style w:type="paragraph" w:styleId="Caption">
    <w:name w:val="caption"/>
    <w:aliases w:val="Title_table,Caption Char1 Char,Caption Char Char Char,Caption Char Char Char Char Char Char Char Char,Caption Char Char Char Char Char Char1 Char,Caption Char,Caption (table) Char Char,Caption (tab Char Char,Caption (table) Char1,figure,Hinh 2."/>
    <w:basedOn w:val="Normal"/>
    <w:next w:val="Normal"/>
    <w:link w:val="CaptionChar1"/>
    <w:autoRedefine/>
    <w:uiPriority w:val="35"/>
    <w:qFormat/>
    <w:rsid w:val="00865289"/>
    <w:pPr>
      <w:keepNext/>
      <w:widowControl w:val="0"/>
      <w:spacing w:before="120" w:after="120" w:line="312" w:lineRule="auto"/>
      <w:jc w:val="center"/>
    </w:pPr>
    <w:rPr>
      <w:rFonts w:eastAsia="MS Mincho"/>
      <w:b/>
      <w:bCs/>
      <w:color w:val="000000"/>
      <w:szCs w:val="28"/>
      <w:lang w:val="vi-VN" w:eastAsia="x-none"/>
    </w:rPr>
  </w:style>
  <w:style w:type="paragraph" w:styleId="BodyText">
    <w:name w:val="Body Text"/>
    <w:aliases w:val="Body Text Char Char"/>
    <w:basedOn w:val="Normal"/>
    <w:link w:val="BodyTextChar"/>
    <w:uiPriority w:val="1"/>
    <w:qFormat/>
    <w:rsid w:val="00865289"/>
    <w:pPr>
      <w:widowControl w:val="0"/>
      <w:spacing w:after="0"/>
      <w:ind w:leftChars="150" w:left="150" w:firstLineChars="276" w:firstLine="662"/>
    </w:pPr>
    <w:rPr>
      <w:rFonts w:eastAsia="MS Mincho"/>
      <w:kern w:val="2"/>
      <w:sz w:val="20"/>
      <w:szCs w:val="20"/>
      <w:lang w:val="vi-VN" w:eastAsia="x-none"/>
    </w:rPr>
  </w:style>
  <w:style w:type="character" w:customStyle="1" w:styleId="BodyTextChar">
    <w:name w:val="Body Text Char"/>
    <w:aliases w:val="Body Text Char Char Char"/>
    <w:basedOn w:val="DefaultParagraphFont"/>
    <w:link w:val="BodyText"/>
    <w:uiPriority w:val="1"/>
    <w:rsid w:val="00865289"/>
    <w:rPr>
      <w:rFonts w:ascii="Times New Roman" w:eastAsia="MS Mincho" w:hAnsi="Times New Roman" w:cs="Times New Roman"/>
      <w:sz w:val="20"/>
      <w:szCs w:val="20"/>
      <w:lang w:val="vi-VN" w:eastAsia="x-none"/>
      <w14:ligatures w14:val="none"/>
    </w:rPr>
  </w:style>
  <w:style w:type="paragraph" w:styleId="BalloonText">
    <w:name w:val="Balloon Text"/>
    <w:basedOn w:val="Normal"/>
    <w:link w:val="BalloonTextChar"/>
    <w:uiPriority w:val="99"/>
    <w:unhideWhenUsed/>
    <w:rsid w:val="00865289"/>
    <w:pPr>
      <w:spacing w:after="0"/>
      <w:ind w:left="14"/>
    </w:pPr>
    <w:rPr>
      <w:rFonts w:ascii="Tahoma" w:eastAsia="MS Mincho" w:hAnsi="Tahoma"/>
      <w:sz w:val="16"/>
      <w:szCs w:val="16"/>
      <w:lang w:val="vi-VN" w:eastAsia="x-none"/>
    </w:rPr>
  </w:style>
  <w:style w:type="character" w:customStyle="1" w:styleId="BalloonTextChar">
    <w:name w:val="Balloon Text Char"/>
    <w:basedOn w:val="DefaultParagraphFont"/>
    <w:link w:val="BalloonText"/>
    <w:uiPriority w:val="99"/>
    <w:rsid w:val="00865289"/>
    <w:rPr>
      <w:rFonts w:ascii="Tahoma" w:eastAsia="MS Mincho" w:hAnsi="Tahoma" w:cs="Times New Roman"/>
      <w:kern w:val="0"/>
      <w:sz w:val="16"/>
      <w:szCs w:val="16"/>
      <w:lang w:val="vi-VN" w:eastAsia="x-none"/>
      <w14:ligatures w14:val="none"/>
    </w:rPr>
  </w:style>
  <w:style w:type="paragraph" w:styleId="BodyText2">
    <w:name w:val="Body Text 2"/>
    <w:basedOn w:val="Normal"/>
    <w:link w:val="BodyText2Char"/>
    <w:unhideWhenUsed/>
    <w:rsid w:val="00865289"/>
    <w:pPr>
      <w:spacing w:after="120" w:line="480" w:lineRule="auto"/>
      <w:ind w:firstLineChars="276" w:firstLine="662"/>
    </w:pPr>
    <w:rPr>
      <w:rFonts w:eastAsia="MS Mincho"/>
      <w:sz w:val="26"/>
      <w:szCs w:val="20"/>
      <w:lang w:val="vi-VN" w:eastAsia="x-none"/>
    </w:rPr>
  </w:style>
  <w:style w:type="character" w:customStyle="1" w:styleId="BodyText2Char">
    <w:name w:val="Body Text 2 Char"/>
    <w:basedOn w:val="DefaultParagraphFont"/>
    <w:link w:val="BodyText2"/>
    <w:rsid w:val="00865289"/>
    <w:rPr>
      <w:rFonts w:ascii="Times New Roman" w:eastAsia="MS Mincho" w:hAnsi="Times New Roman" w:cs="Times New Roman"/>
      <w:kern w:val="0"/>
      <w:sz w:val="26"/>
      <w:szCs w:val="20"/>
      <w:lang w:val="vi-VN" w:eastAsia="x-none"/>
      <w14:ligatures w14:val="none"/>
    </w:rPr>
  </w:style>
  <w:style w:type="paragraph" w:styleId="FootnoteText">
    <w:name w:val="footnote text"/>
    <w:aliases w:val="single space,footnote text,fn,ft,FOOTNOTES,WB-Fußnotentext,Footnote,Fußnote,WB-Fußnotentext Char Char,Footnote Text Char1,Footnote Text Char Char,Footnote Text Char1 Char Char,Footnote Text Char Char Char Char,Char Char Char Char Char,f"/>
    <w:basedOn w:val="Normal"/>
    <w:link w:val="FootnoteTextChar"/>
    <w:uiPriority w:val="99"/>
    <w:qFormat/>
    <w:rsid w:val="00865289"/>
    <w:pPr>
      <w:widowControl w:val="0"/>
      <w:snapToGrid w:val="0"/>
      <w:spacing w:after="0"/>
    </w:pPr>
    <w:rPr>
      <w:rFonts w:ascii="Century" w:eastAsia="MS Mincho" w:hAnsi="Century"/>
      <w:kern w:val="2"/>
      <w:sz w:val="21"/>
      <w:szCs w:val="20"/>
      <w:lang w:val="vi-VN" w:eastAsia="x-none"/>
    </w:rPr>
  </w:style>
  <w:style w:type="character" w:customStyle="1" w:styleId="FootnoteTextChar">
    <w:name w:val="Footnote Text Char"/>
    <w:aliases w:val="single space Char,footnote text Char,fn Char,ft Char,FOOTNOTES Char,WB-Fußnotentext Char,Footnote Char,Fußnote Char,WB-Fußnotentext Char Char Char,Footnote Text Char1 Char,Footnote Text Char Char Char,Char Char Char Char Char Char"/>
    <w:basedOn w:val="DefaultParagraphFont"/>
    <w:link w:val="FootnoteText"/>
    <w:uiPriority w:val="99"/>
    <w:qFormat/>
    <w:rsid w:val="00865289"/>
    <w:rPr>
      <w:rFonts w:ascii="Century" w:eastAsia="MS Mincho" w:hAnsi="Century" w:cs="Times New Roman"/>
      <w:sz w:val="21"/>
      <w:szCs w:val="20"/>
      <w:lang w:val="vi-VN" w:eastAsia="x-none"/>
      <w14:ligatures w14:val="none"/>
    </w:rPr>
  </w:style>
  <w:style w:type="character" w:styleId="FootnoteReference">
    <w:name w:val="footnote reference"/>
    <w:aliases w:val="ftref,16 Point,Superscript 6 Point,Footnote Reference1,E FNZ,-E Fußnotenzeichen,Footnote#, BVI fnr,BVI fnr,Char Char Char Char Car Char,Footnote reference,Normal + Font:9 Point,Superscript 3 Point Times,16 Point Char Char Char,R"/>
    <w:link w:val="BVIfnrCharCharCharCharCharCharCharCharCharCharCharCharCharCharChar"/>
    <w:uiPriority w:val="99"/>
    <w:qFormat/>
    <w:rsid w:val="00865289"/>
    <w:rPr>
      <w:rFonts w:ascii="Times New Roman" w:hAnsi="Times New Roman"/>
      <w:vertAlign w:val="superscript"/>
    </w:rPr>
  </w:style>
  <w:style w:type="character" w:customStyle="1" w:styleId="atn">
    <w:name w:val="atn"/>
    <w:basedOn w:val="DefaultParagraphFont"/>
    <w:rsid w:val="00865289"/>
  </w:style>
  <w:style w:type="numbering" w:customStyle="1" w:styleId="NIR2005style">
    <w:name w:val="NIR 2005 style"/>
    <w:rsid w:val="00865289"/>
    <w:pPr>
      <w:numPr>
        <w:numId w:val="1"/>
      </w:numPr>
    </w:pPr>
  </w:style>
  <w:style w:type="paragraph" w:styleId="TableofFigures">
    <w:name w:val="table of figures"/>
    <w:basedOn w:val="Normal"/>
    <w:next w:val="Normal"/>
    <w:uiPriority w:val="99"/>
    <w:rsid w:val="00865289"/>
    <w:pPr>
      <w:spacing w:after="0" w:line="288" w:lineRule="auto"/>
    </w:pPr>
    <w:rPr>
      <w:rFonts w:eastAsia="MS Mincho" w:cs="Calibri"/>
      <w:bCs/>
      <w:i/>
      <w:szCs w:val="20"/>
    </w:rPr>
  </w:style>
  <w:style w:type="paragraph" w:customStyle="1" w:styleId="MediumGrid22">
    <w:name w:val="Medium Grid 22"/>
    <w:link w:val="MediumGrid2Char1"/>
    <w:uiPriority w:val="1"/>
    <w:qFormat/>
    <w:rsid w:val="00865289"/>
    <w:pPr>
      <w:widowControl w:val="0"/>
      <w:spacing w:after="40" w:line="240" w:lineRule="auto"/>
      <w:jc w:val="both"/>
    </w:pPr>
    <w:rPr>
      <w:rFonts w:ascii="Times New Roman" w:eastAsia="MS Mincho" w:hAnsi="Times New Roman" w:cs="Times New Roman"/>
      <w:sz w:val="26"/>
      <w:szCs w:val="21"/>
      <w:lang w:eastAsia="ja-JP"/>
      <w14:ligatures w14:val="none"/>
    </w:rPr>
  </w:style>
  <w:style w:type="paragraph" w:customStyle="1" w:styleId="2">
    <w:name w:val="スタイル2"/>
    <w:basedOn w:val="Normal"/>
    <w:rsid w:val="00865289"/>
    <w:pPr>
      <w:widowControl w:val="0"/>
      <w:spacing w:after="0" w:line="312" w:lineRule="auto"/>
      <w:ind w:firstLine="720"/>
    </w:pPr>
    <w:rPr>
      <w:rFonts w:ascii="Arial" w:eastAsia="MS Mincho" w:hAnsi="Arial" w:cs="Arial"/>
      <w:kern w:val="2"/>
    </w:rPr>
  </w:style>
  <w:style w:type="paragraph" w:customStyle="1" w:styleId="fistbullet">
    <w:name w:val="fist bullet"/>
    <w:basedOn w:val="Normal"/>
    <w:rsid w:val="00865289"/>
    <w:pPr>
      <w:widowControl w:val="0"/>
      <w:spacing w:before="120" w:after="120" w:line="312" w:lineRule="auto"/>
      <w:ind w:firstLine="720"/>
    </w:pPr>
    <w:rPr>
      <w:rFonts w:ascii="Arial" w:eastAsia="MS Mincho" w:hAnsi="Arial" w:cs="Arial"/>
      <w:kern w:val="2"/>
    </w:rPr>
  </w:style>
  <w:style w:type="paragraph" w:customStyle="1" w:styleId="firstbullet">
    <w:name w:val="first bullet"/>
    <w:basedOn w:val="Heading1"/>
    <w:next w:val="BodyText"/>
    <w:rsid w:val="00865289"/>
    <w:pPr>
      <w:keepNext w:val="0"/>
      <w:keepLines w:val="0"/>
      <w:pageBreakBefore/>
      <w:widowControl w:val="0"/>
      <w:adjustRightInd w:val="0"/>
      <w:spacing w:before="120" w:after="120" w:line="400" w:lineRule="exact"/>
      <w:ind w:left="907" w:rightChars="100" w:right="100" w:hanging="907"/>
      <w:textAlignment w:val="baseline"/>
    </w:pPr>
    <w:rPr>
      <w:rFonts w:ascii="Arial" w:eastAsia="MS Gothic" w:hAnsi="Arial" w:cs="Arial"/>
      <w:color w:val="auto"/>
      <w:sz w:val="28"/>
      <w:szCs w:val="28"/>
      <w:lang w:eastAsia="ja-JP"/>
    </w:rPr>
  </w:style>
  <w:style w:type="paragraph" w:customStyle="1" w:styleId="secondbullet">
    <w:name w:val="second bullet"/>
    <w:basedOn w:val="Heading2"/>
    <w:next w:val="BodyText2"/>
    <w:rsid w:val="00865289"/>
    <w:pPr>
      <w:keepLines w:val="0"/>
      <w:widowControl w:val="0"/>
      <w:numPr>
        <w:ilvl w:val="1"/>
      </w:numPr>
      <w:adjustRightInd w:val="0"/>
      <w:snapToGrid w:val="0"/>
      <w:spacing w:before="120" w:after="120" w:line="0" w:lineRule="atLeast"/>
      <w:jc w:val="both"/>
    </w:pPr>
    <w:rPr>
      <w:rFonts w:ascii="Arial" w:eastAsia="Arial" w:hAnsi="Arial" w:cs="Arial"/>
      <w:color w:val="000000"/>
      <w:sz w:val="22"/>
      <w:szCs w:val="22"/>
      <w:lang w:eastAsia="ja-JP"/>
    </w:rPr>
  </w:style>
  <w:style w:type="paragraph" w:customStyle="1" w:styleId="firstbulletsentences">
    <w:name w:val="first bullet sentences"/>
    <w:basedOn w:val="BodyText"/>
    <w:rsid w:val="00865289"/>
    <w:pPr>
      <w:spacing w:line="312" w:lineRule="auto"/>
      <w:ind w:left="105" w:firstLineChars="0" w:firstLine="720"/>
    </w:pPr>
    <w:rPr>
      <w:rFonts w:cs="MS Mincho"/>
      <w:lang w:val="en-US"/>
    </w:rPr>
  </w:style>
  <w:style w:type="paragraph" w:styleId="BodyText3">
    <w:name w:val="Body Text 3"/>
    <w:basedOn w:val="Normal"/>
    <w:link w:val="BodyText3Char"/>
    <w:rsid w:val="00865289"/>
    <w:pPr>
      <w:widowControl w:val="0"/>
      <w:spacing w:after="0" w:line="312" w:lineRule="auto"/>
      <w:ind w:leftChars="400" w:left="400" w:firstLine="720"/>
    </w:pPr>
    <w:rPr>
      <w:rFonts w:eastAsia="Arial Unicode MS"/>
      <w:kern w:val="2"/>
      <w:sz w:val="20"/>
      <w:szCs w:val="16"/>
      <w:lang w:val="vi-VN" w:eastAsia="x-none"/>
    </w:rPr>
  </w:style>
  <w:style w:type="character" w:customStyle="1" w:styleId="BodyText3Char">
    <w:name w:val="Body Text 3 Char"/>
    <w:basedOn w:val="DefaultParagraphFont"/>
    <w:link w:val="BodyText3"/>
    <w:rsid w:val="00865289"/>
    <w:rPr>
      <w:rFonts w:ascii="Times New Roman" w:eastAsia="Arial Unicode MS" w:hAnsi="Times New Roman" w:cs="Times New Roman"/>
      <w:sz w:val="20"/>
      <w:szCs w:val="16"/>
      <w:lang w:val="vi-VN" w:eastAsia="x-none"/>
      <w14:ligatures w14:val="none"/>
    </w:rPr>
  </w:style>
  <w:style w:type="paragraph" w:customStyle="1" w:styleId="chaptertitle">
    <w:name w:val="chapter title"/>
    <w:basedOn w:val="Normal"/>
    <w:next w:val="Heading1"/>
    <w:rsid w:val="00865289"/>
    <w:pPr>
      <w:widowControl w:val="0"/>
      <w:spacing w:before="240" w:after="240" w:line="312" w:lineRule="auto"/>
      <w:ind w:firstLine="720"/>
    </w:pPr>
    <w:rPr>
      <w:rFonts w:ascii="Arial" w:eastAsia="Arial Unicode MS" w:hAnsi="Arial"/>
      <w:b/>
      <w:kern w:val="2"/>
    </w:rPr>
  </w:style>
  <w:style w:type="paragraph" w:styleId="Header">
    <w:name w:val="header"/>
    <w:aliases w:val="h"/>
    <w:basedOn w:val="Normal"/>
    <w:link w:val="HeaderChar"/>
    <w:uiPriority w:val="99"/>
    <w:rsid w:val="00865289"/>
    <w:pPr>
      <w:widowControl w:val="0"/>
      <w:tabs>
        <w:tab w:val="center" w:pos="4252"/>
        <w:tab w:val="right" w:pos="8504"/>
      </w:tabs>
      <w:snapToGrid w:val="0"/>
      <w:spacing w:after="0" w:line="312" w:lineRule="auto"/>
      <w:ind w:firstLine="720"/>
    </w:pPr>
    <w:rPr>
      <w:rFonts w:ascii="Century" w:eastAsia="MS Mincho" w:hAnsi="Century"/>
      <w:kern w:val="2"/>
      <w:sz w:val="21"/>
      <w:lang w:val="vi-VN" w:eastAsia="x-none"/>
    </w:rPr>
  </w:style>
  <w:style w:type="character" w:customStyle="1" w:styleId="HeaderChar">
    <w:name w:val="Header Char"/>
    <w:aliases w:val="h Char"/>
    <w:basedOn w:val="DefaultParagraphFont"/>
    <w:link w:val="Header"/>
    <w:uiPriority w:val="99"/>
    <w:rsid w:val="00865289"/>
    <w:rPr>
      <w:rFonts w:ascii="Century" w:eastAsia="MS Mincho" w:hAnsi="Century" w:cs="Times New Roman"/>
      <w:sz w:val="21"/>
      <w:lang w:val="vi-VN" w:eastAsia="x-none"/>
      <w14:ligatures w14:val="none"/>
    </w:rPr>
  </w:style>
  <w:style w:type="paragraph" w:styleId="Footer">
    <w:name w:val="footer"/>
    <w:basedOn w:val="Normal"/>
    <w:link w:val="FooterChar"/>
    <w:uiPriority w:val="99"/>
    <w:rsid w:val="00865289"/>
    <w:pPr>
      <w:widowControl w:val="0"/>
      <w:tabs>
        <w:tab w:val="center" w:pos="4252"/>
        <w:tab w:val="right" w:pos="8504"/>
      </w:tabs>
      <w:snapToGrid w:val="0"/>
      <w:spacing w:after="0" w:line="312" w:lineRule="auto"/>
      <w:ind w:firstLine="720"/>
    </w:pPr>
    <w:rPr>
      <w:rFonts w:ascii="Century" w:eastAsia="MS Mincho" w:hAnsi="Century"/>
      <w:kern w:val="2"/>
      <w:sz w:val="21"/>
      <w:lang w:val="vi-VN" w:eastAsia="x-none"/>
    </w:rPr>
  </w:style>
  <w:style w:type="character" w:customStyle="1" w:styleId="FooterChar">
    <w:name w:val="Footer Char"/>
    <w:basedOn w:val="DefaultParagraphFont"/>
    <w:link w:val="Footer"/>
    <w:uiPriority w:val="99"/>
    <w:rsid w:val="00865289"/>
    <w:rPr>
      <w:rFonts w:ascii="Century" w:eastAsia="MS Mincho" w:hAnsi="Century" w:cs="Times New Roman"/>
      <w:sz w:val="21"/>
      <w:lang w:val="vi-VN" w:eastAsia="x-none"/>
      <w14:ligatures w14:val="none"/>
    </w:rPr>
  </w:style>
  <w:style w:type="numbering" w:customStyle="1" w:styleId="1">
    <w:name w:val="スタイル1"/>
    <w:rsid w:val="00865289"/>
    <w:pPr>
      <w:numPr>
        <w:numId w:val="3"/>
      </w:numPr>
    </w:pPr>
  </w:style>
  <w:style w:type="paragraph" w:styleId="DocumentMap">
    <w:name w:val="Document Map"/>
    <w:basedOn w:val="Normal"/>
    <w:link w:val="DocumentMapChar"/>
    <w:rsid w:val="00865289"/>
    <w:pPr>
      <w:widowControl w:val="0"/>
      <w:spacing w:after="0" w:line="312" w:lineRule="auto"/>
      <w:ind w:firstLine="720"/>
    </w:pPr>
    <w:rPr>
      <w:rFonts w:ascii="MS UI Gothic" w:eastAsia="MS UI Gothic" w:hAnsi="Century"/>
      <w:kern w:val="2"/>
      <w:sz w:val="18"/>
      <w:szCs w:val="18"/>
      <w:lang w:val="vi-VN" w:eastAsia="x-none"/>
    </w:rPr>
  </w:style>
  <w:style w:type="character" w:customStyle="1" w:styleId="DocumentMapChar">
    <w:name w:val="Document Map Char"/>
    <w:basedOn w:val="DefaultParagraphFont"/>
    <w:link w:val="DocumentMap"/>
    <w:rsid w:val="00865289"/>
    <w:rPr>
      <w:rFonts w:ascii="MS UI Gothic" w:eastAsia="MS UI Gothic" w:hAnsi="Century" w:cs="Times New Roman"/>
      <w:sz w:val="18"/>
      <w:szCs w:val="18"/>
      <w:lang w:val="vi-VN" w:eastAsia="x-none"/>
      <w14:ligatures w14:val="none"/>
    </w:rPr>
  </w:style>
  <w:style w:type="table" w:styleId="TableGrid">
    <w:name w:val="Table Grid"/>
    <w:aliases w:val="CZM Table Grid"/>
    <w:basedOn w:val="TableNormal"/>
    <w:uiPriority w:val="59"/>
    <w:rsid w:val="00865289"/>
    <w:pPr>
      <w:spacing w:after="0" w:line="240" w:lineRule="auto"/>
    </w:pPr>
    <w:rPr>
      <w:rFonts w:ascii="Century" w:eastAsia="MS Mincho" w:hAnsi="Century"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
    <w:name w:val="table_content"/>
    <w:basedOn w:val="Normal"/>
    <w:link w:val="tablecontent0"/>
    <w:qFormat/>
    <w:rsid w:val="00865289"/>
    <w:pPr>
      <w:widowControl w:val="0"/>
      <w:spacing w:after="0" w:line="312" w:lineRule="auto"/>
      <w:ind w:firstLine="720"/>
    </w:pPr>
    <w:rPr>
      <w:rFonts w:eastAsia="MS Mincho"/>
      <w:kern w:val="2"/>
      <w:sz w:val="20"/>
      <w:lang w:val="vi-VN" w:eastAsia="x-none"/>
    </w:rPr>
  </w:style>
  <w:style w:type="paragraph" w:styleId="CommentText">
    <w:name w:val="annotation text"/>
    <w:basedOn w:val="Normal"/>
    <w:link w:val="CommentTextChar"/>
    <w:uiPriority w:val="99"/>
    <w:rsid w:val="00865289"/>
    <w:pPr>
      <w:widowControl w:val="0"/>
      <w:spacing w:after="0" w:line="312" w:lineRule="auto"/>
      <w:ind w:firstLine="720"/>
    </w:pPr>
    <w:rPr>
      <w:rFonts w:eastAsia="MS Mincho"/>
      <w:kern w:val="2"/>
      <w:sz w:val="21"/>
      <w:lang w:val="vi-VN" w:eastAsia="x-none"/>
    </w:rPr>
  </w:style>
  <w:style w:type="character" w:customStyle="1" w:styleId="CommentTextChar">
    <w:name w:val="Comment Text Char"/>
    <w:basedOn w:val="DefaultParagraphFont"/>
    <w:link w:val="CommentText"/>
    <w:uiPriority w:val="99"/>
    <w:rsid w:val="00865289"/>
    <w:rPr>
      <w:rFonts w:ascii="Times New Roman" w:eastAsia="MS Mincho" w:hAnsi="Times New Roman" w:cs="Times New Roman"/>
      <w:sz w:val="21"/>
      <w:lang w:val="vi-VN" w:eastAsia="x-none"/>
      <w14:ligatures w14:val="none"/>
    </w:rPr>
  </w:style>
  <w:style w:type="character" w:customStyle="1" w:styleId="tablecontent0">
    <w:name w:val="table_content (文字)"/>
    <w:link w:val="tablecontent"/>
    <w:rsid w:val="00865289"/>
    <w:rPr>
      <w:rFonts w:ascii="Times New Roman" w:eastAsia="MS Mincho" w:hAnsi="Times New Roman" w:cs="Times New Roman"/>
      <w:sz w:val="20"/>
      <w:lang w:val="vi-VN" w:eastAsia="x-none"/>
      <w14:ligatures w14:val="none"/>
    </w:rPr>
  </w:style>
  <w:style w:type="character" w:styleId="CommentReference">
    <w:name w:val="annotation reference"/>
    <w:uiPriority w:val="99"/>
    <w:rsid w:val="00865289"/>
    <w:rPr>
      <w:sz w:val="18"/>
      <w:szCs w:val="18"/>
    </w:rPr>
  </w:style>
  <w:style w:type="paragraph" w:styleId="CommentSubject">
    <w:name w:val="annotation subject"/>
    <w:basedOn w:val="CommentText"/>
    <w:next w:val="CommentText"/>
    <w:link w:val="CommentSubjectChar"/>
    <w:uiPriority w:val="99"/>
    <w:rsid w:val="00865289"/>
    <w:rPr>
      <w:b/>
      <w:bCs/>
    </w:rPr>
  </w:style>
  <w:style w:type="character" w:customStyle="1" w:styleId="CommentSubjectChar">
    <w:name w:val="Comment Subject Char"/>
    <w:basedOn w:val="CommentTextChar"/>
    <w:link w:val="CommentSubject"/>
    <w:uiPriority w:val="99"/>
    <w:rsid w:val="00865289"/>
    <w:rPr>
      <w:rFonts w:ascii="Times New Roman" w:eastAsia="MS Mincho" w:hAnsi="Times New Roman" w:cs="Times New Roman"/>
      <w:b/>
      <w:bCs/>
      <w:sz w:val="21"/>
      <w:lang w:val="vi-VN" w:eastAsia="x-none"/>
      <w14:ligatures w14:val="none"/>
    </w:rPr>
  </w:style>
  <w:style w:type="paragraph" w:customStyle="1" w:styleId="NormalBI">
    <w:name w:val="Normal BI"/>
    <w:basedOn w:val="Normal"/>
    <w:rsid w:val="00865289"/>
    <w:pPr>
      <w:spacing w:before="120" w:after="120" w:line="288" w:lineRule="auto"/>
      <w:ind w:firstLine="720"/>
    </w:pPr>
    <w:rPr>
      <w:b/>
      <w:i/>
      <w:szCs w:val="20"/>
    </w:rPr>
  </w:style>
  <w:style w:type="paragraph" w:customStyle="1" w:styleId="GridTable33">
    <w:name w:val="Grid Table 33"/>
    <w:basedOn w:val="Heading1"/>
    <w:next w:val="Normal"/>
    <w:uiPriority w:val="39"/>
    <w:qFormat/>
    <w:rsid w:val="00865289"/>
    <w:pPr>
      <w:pageBreakBefore/>
      <w:spacing w:before="0" w:after="0" w:line="276" w:lineRule="auto"/>
      <w:ind w:left="432" w:hanging="432"/>
      <w:outlineLvl w:val="9"/>
    </w:pPr>
    <w:rPr>
      <w:rFonts w:ascii="Arial" w:eastAsia="MS Gothic" w:hAnsi="Arial" w:cs="Times New Roman"/>
      <w:b/>
      <w:bCs/>
      <w:color w:val="365F91"/>
      <w:sz w:val="28"/>
      <w:szCs w:val="28"/>
      <w:lang w:eastAsia="ja-JP"/>
    </w:rPr>
  </w:style>
  <w:style w:type="paragraph" w:styleId="TOC1">
    <w:name w:val="toc 1"/>
    <w:basedOn w:val="Normal"/>
    <w:next w:val="Normal"/>
    <w:link w:val="TOC1Char"/>
    <w:autoRedefine/>
    <w:uiPriority w:val="39"/>
    <w:qFormat/>
    <w:rsid w:val="00865289"/>
    <w:pPr>
      <w:tabs>
        <w:tab w:val="right" w:leader="dot" w:pos="9072"/>
      </w:tabs>
      <w:adjustRightInd w:val="0"/>
      <w:snapToGrid w:val="0"/>
      <w:spacing w:before="60" w:after="60" w:line="288" w:lineRule="auto"/>
      <w:jc w:val="both"/>
    </w:pPr>
    <w:rPr>
      <w:rFonts w:eastAsia="MS Mincho"/>
      <w:b/>
      <w:caps/>
      <w:color w:val="000000"/>
      <w:sz w:val="26"/>
      <w:lang w:val="vi-VN" w:eastAsia="x-none"/>
    </w:rPr>
  </w:style>
  <w:style w:type="paragraph" w:styleId="TOC2">
    <w:name w:val="toc 2"/>
    <w:basedOn w:val="Normal"/>
    <w:next w:val="Normal"/>
    <w:autoRedefine/>
    <w:uiPriority w:val="39"/>
    <w:qFormat/>
    <w:rsid w:val="00865289"/>
    <w:pPr>
      <w:tabs>
        <w:tab w:val="left" w:pos="426"/>
        <w:tab w:val="left" w:pos="567"/>
        <w:tab w:val="left" w:leader="dot" w:pos="9072"/>
      </w:tabs>
      <w:spacing w:before="60" w:after="60" w:line="288" w:lineRule="auto"/>
      <w:jc w:val="both"/>
    </w:pPr>
    <w:rPr>
      <w:rFonts w:eastAsia="MS Mincho" w:cs="Calibri"/>
      <w:b/>
      <w:bCs/>
      <w:sz w:val="26"/>
      <w:szCs w:val="20"/>
    </w:rPr>
  </w:style>
  <w:style w:type="paragraph" w:styleId="TOC3">
    <w:name w:val="toc 3"/>
    <w:basedOn w:val="Normal"/>
    <w:next w:val="Normal"/>
    <w:autoRedefine/>
    <w:uiPriority w:val="39"/>
    <w:qFormat/>
    <w:rsid w:val="00865289"/>
    <w:pPr>
      <w:tabs>
        <w:tab w:val="left" w:pos="993"/>
        <w:tab w:val="left" w:leader="dot" w:pos="9072"/>
      </w:tabs>
      <w:spacing w:after="0" w:line="360" w:lineRule="auto"/>
      <w:ind w:left="260"/>
      <w:jc w:val="both"/>
    </w:pPr>
    <w:rPr>
      <w:rFonts w:eastAsia="MS Mincho" w:cs="Calibri"/>
      <w:sz w:val="26"/>
      <w:szCs w:val="20"/>
    </w:rPr>
  </w:style>
  <w:style w:type="character" w:styleId="Hyperlink">
    <w:name w:val="Hyperlink"/>
    <w:uiPriority w:val="99"/>
    <w:unhideWhenUsed/>
    <w:rsid w:val="00865289"/>
    <w:rPr>
      <w:color w:val="auto"/>
      <w:u w:val="none"/>
    </w:rPr>
  </w:style>
  <w:style w:type="table" w:customStyle="1" w:styleId="21">
    <w:name w:val="表 (青)  21"/>
    <w:basedOn w:val="TableNormal"/>
    <w:rsid w:val="00865289"/>
    <w:pPr>
      <w:spacing w:after="0" w:line="240" w:lineRule="auto"/>
    </w:pPr>
    <w:rPr>
      <w:rFonts w:ascii="Century" w:eastAsia="MS Mincho" w:hAnsi="Century" w:cs="Times New Roman"/>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NormalWeb">
    <w:name w:val="Normal (Web)"/>
    <w:aliases w:val="Char Char,Char Char Char Char Char Char Char Char Char, Char Char Char"/>
    <w:basedOn w:val="Normal"/>
    <w:link w:val="NormalWebChar"/>
    <w:uiPriority w:val="99"/>
    <w:unhideWhenUsed/>
    <w:qFormat/>
    <w:rsid w:val="00865289"/>
    <w:pPr>
      <w:spacing w:before="100" w:beforeAutospacing="1" w:after="100" w:afterAutospacing="1" w:line="312" w:lineRule="auto"/>
      <w:ind w:firstLine="720"/>
    </w:pPr>
    <w:rPr>
      <w:sz w:val="26"/>
      <w:lang w:val="vi-VN" w:eastAsia="vi-VN"/>
    </w:rPr>
  </w:style>
  <w:style w:type="paragraph" w:customStyle="1" w:styleId="ColorfulShading-Accent12">
    <w:name w:val="Colorful Shading - Accent 12"/>
    <w:hidden/>
    <w:uiPriority w:val="99"/>
    <w:semiHidden/>
    <w:rsid w:val="00865289"/>
    <w:pPr>
      <w:spacing w:after="40" w:line="240" w:lineRule="auto"/>
    </w:pPr>
    <w:rPr>
      <w:rFonts w:ascii="Times New Roman" w:eastAsia="MS Mincho" w:hAnsi="Times New Roman" w:cs="Times New Roman"/>
      <w:sz w:val="21"/>
      <w:lang w:eastAsia="ja-JP"/>
      <w14:ligatures w14:val="none"/>
    </w:rPr>
  </w:style>
  <w:style w:type="character" w:customStyle="1" w:styleId="shorttext">
    <w:name w:val="short_text"/>
    <w:basedOn w:val="DefaultParagraphFont"/>
    <w:rsid w:val="00865289"/>
  </w:style>
  <w:style w:type="paragraph" w:customStyle="1" w:styleId="WW-Caption">
    <w:name w:val="WW-Caption"/>
    <w:basedOn w:val="Normal"/>
    <w:next w:val="Normal"/>
    <w:rsid w:val="00865289"/>
    <w:pPr>
      <w:widowControl w:val="0"/>
      <w:suppressAutoHyphens/>
      <w:spacing w:after="0"/>
      <w:jc w:val="center"/>
    </w:pPr>
    <w:rPr>
      <w:rFonts w:eastAsia="MS Mincho"/>
      <w:b/>
      <w:bCs/>
      <w:kern w:val="1"/>
      <w:sz w:val="21"/>
      <w:szCs w:val="21"/>
    </w:rPr>
  </w:style>
  <w:style w:type="paragraph" w:styleId="BodyTextIndent2">
    <w:name w:val="Body Text Indent 2"/>
    <w:basedOn w:val="Normal"/>
    <w:link w:val="BodyTextIndent2Char"/>
    <w:rsid w:val="00865289"/>
    <w:pPr>
      <w:widowControl w:val="0"/>
      <w:spacing w:after="0" w:line="480" w:lineRule="auto"/>
      <w:ind w:leftChars="400" w:left="851"/>
    </w:pPr>
    <w:rPr>
      <w:rFonts w:eastAsia="MS Mincho"/>
      <w:kern w:val="2"/>
      <w:sz w:val="21"/>
      <w:lang w:val="vi-VN" w:eastAsia="x-none"/>
    </w:rPr>
  </w:style>
  <w:style w:type="character" w:customStyle="1" w:styleId="BodyTextIndent2Char">
    <w:name w:val="Body Text Indent 2 Char"/>
    <w:basedOn w:val="DefaultParagraphFont"/>
    <w:link w:val="BodyTextIndent2"/>
    <w:rsid w:val="00865289"/>
    <w:rPr>
      <w:rFonts w:ascii="Times New Roman" w:eastAsia="MS Mincho" w:hAnsi="Times New Roman" w:cs="Times New Roman"/>
      <w:sz w:val="21"/>
      <w:lang w:val="vi-VN" w:eastAsia="x-none"/>
      <w14:ligatures w14:val="none"/>
    </w:rPr>
  </w:style>
  <w:style w:type="numbering" w:customStyle="1" w:styleId="NoList1">
    <w:name w:val="No List1"/>
    <w:next w:val="NoList"/>
    <w:uiPriority w:val="99"/>
    <w:semiHidden/>
    <w:rsid w:val="00865289"/>
  </w:style>
  <w:style w:type="paragraph" w:customStyle="1" w:styleId="text">
    <w:name w:val="text"/>
    <w:basedOn w:val="Normal"/>
    <w:link w:val="textChar"/>
    <w:rsid w:val="00865289"/>
    <w:pPr>
      <w:tabs>
        <w:tab w:val="left" w:pos="720"/>
      </w:tabs>
      <w:autoSpaceDE w:val="0"/>
      <w:autoSpaceDN w:val="0"/>
      <w:adjustRightInd w:val="0"/>
      <w:spacing w:before="120" w:after="120" w:line="360" w:lineRule="auto"/>
    </w:pPr>
    <w:rPr>
      <w:rFonts w:eastAsia="Calibri"/>
      <w:sz w:val="26"/>
      <w:szCs w:val="20"/>
      <w:lang w:val="en-AU" w:eastAsia="x-none"/>
    </w:rPr>
  </w:style>
  <w:style w:type="paragraph" w:customStyle="1" w:styleId="dotpoints">
    <w:name w:val="dot points"/>
    <w:basedOn w:val="Normal"/>
    <w:rsid w:val="00865289"/>
    <w:pPr>
      <w:numPr>
        <w:ilvl w:val="2"/>
        <w:numId w:val="4"/>
      </w:numPr>
      <w:spacing w:after="120" w:line="360" w:lineRule="auto"/>
    </w:pPr>
    <w:rPr>
      <w:rFonts w:ascii="Arial" w:eastAsia="Calibri" w:hAnsi="Arial"/>
      <w:lang w:val="en-AU"/>
    </w:rPr>
  </w:style>
  <w:style w:type="character" w:styleId="PageNumber">
    <w:name w:val="page number"/>
    <w:basedOn w:val="DefaultParagraphFont"/>
    <w:uiPriority w:val="99"/>
    <w:rsid w:val="00865289"/>
  </w:style>
  <w:style w:type="paragraph" w:customStyle="1" w:styleId="StyleCaption12ptCustomColorRGB11814660Char">
    <w:name w:val="Style Caption + 12 pt Custom Color(RGB(11814660)) Char"/>
    <w:basedOn w:val="Caption"/>
    <w:link w:val="StyleCaption12ptCustomColorRGB11814660CharChar"/>
    <w:autoRedefine/>
    <w:rsid w:val="00865289"/>
    <w:pPr>
      <w:spacing w:line="360" w:lineRule="auto"/>
    </w:pPr>
    <w:rPr>
      <w:rFonts w:eastAsia="Times New Roman"/>
      <w:lang w:val="en-AU"/>
    </w:rPr>
  </w:style>
  <w:style w:type="character" w:customStyle="1" w:styleId="StyleCaption12ptCustomColorRGB11814660CharChar">
    <w:name w:val="Style Caption + 12 pt Custom Color(RGB(11814660)) Char Char"/>
    <w:link w:val="StyleCaption12ptCustomColorRGB11814660Char"/>
    <w:rsid w:val="00865289"/>
    <w:rPr>
      <w:rFonts w:ascii="Times New Roman" w:eastAsia="Times New Roman" w:hAnsi="Times New Roman" w:cs="Times New Roman"/>
      <w:b/>
      <w:bCs/>
      <w:color w:val="000000"/>
      <w:kern w:val="0"/>
      <w:sz w:val="28"/>
      <w:szCs w:val="28"/>
      <w:lang w:val="en-AU" w:eastAsia="x-none"/>
      <w14:ligatures w14:val="none"/>
    </w:rPr>
  </w:style>
  <w:style w:type="paragraph" w:customStyle="1" w:styleId="TabsChar">
    <w:name w:val="Tabs Char"/>
    <w:basedOn w:val="Normal"/>
    <w:link w:val="TabsCharChar"/>
    <w:qFormat/>
    <w:rsid w:val="00865289"/>
    <w:pPr>
      <w:numPr>
        <w:numId w:val="5"/>
      </w:numPr>
      <w:spacing w:after="120" w:line="360" w:lineRule="auto"/>
      <w:jc w:val="center"/>
    </w:pPr>
    <w:rPr>
      <w:rFonts w:ascii="Arial" w:hAnsi="Arial"/>
      <w:b/>
      <w:color w:val="76923C"/>
      <w:sz w:val="26"/>
      <w:lang w:val="x-none" w:eastAsia="x-none"/>
    </w:rPr>
  </w:style>
  <w:style w:type="character" w:customStyle="1" w:styleId="TabsCharChar">
    <w:name w:val="Tabs Char Char"/>
    <w:link w:val="TabsChar"/>
    <w:rsid w:val="00865289"/>
    <w:rPr>
      <w:rFonts w:ascii="Arial" w:eastAsia="Times New Roman" w:hAnsi="Arial" w:cs="Times New Roman"/>
      <w:b/>
      <w:color w:val="76923C"/>
      <w:kern w:val="0"/>
      <w:sz w:val="26"/>
      <w:lang w:val="x-none" w:eastAsia="x-none"/>
      <w14:ligatures w14:val="none"/>
    </w:rPr>
  </w:style>
  <w:style w:type="character" w:customStyle="1" w:styleId="Normal1">
    <w:name w:val="Normal1"/>
    <w:rsid w:val="00865289"/>
    <w:rPr>
      <w:rFonts w:ascii="Raavi" w:hAnsi="Raavi"/>
      <w:sz w:val="20"/>
    </w:rPr>
  </w:style>
  <w:style w:type="table" w:customStyle="1" w:styleId="TableGrid1">
    <w:name w:val="Table Grid1"/>
    <w:basedOn w:val="TableNormal"/>
    <w:next w:val="TableGrid"/>
    <w:rsid w:val="0086528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865289"/>
    <w:rPr>
      <w:i/>
      <w:iCs/>
    </w:rPr>
  </w:style>
  <w:style w:type="character" w:styleId="Strong">
    <w:name w:val="Strong"/>
    <w:qFormat/>
    <w:rsid w:val="00865289"/>
    <w:rPr>
      <w:b/>
      <w:bCs/>
    </w:rPr>
  </w:style>
  <w:style w:type="paragraph" w:customStyle="1" w:styleId="heading41">
    <w:name w:val="heading4"/>
    <w:basedOn w:val="Normal"/>
    <w:autoRedefine/>
    <w:rsid w:val="00865289"/>
    <w:pPr>
      <w:tabs>
        <w:tab w:val="left" w:pos="96"/>
      </w:tabs>
      <w:autoSpaceDE w:val="0"/>
      <w:autoSpaceDN w:val="0"/>
      <w:adjustRightInd w:val="0"/>
      <w:spacing w:after="0" w:line="360" w:lineRule="auto"/>
      <w:ind w:firstLine="380"/>
    </w:pPr>
    <w:rPr>
      <w:rFonts w:eastAsia="MS Mincho"/>
      <w:i/>
      <w:color w:val="0000FF"/>
      <w:szCs w:val="26"/>
      <w:u w:val="single"/>
    </w:rPr>
  </w:style>
  <w:style w:type="paragraph" w:customStyle="1" w:styleId="MU">
    <w:name w:val="MỞ ĐẦU"/>
    <w:basedOn w:val="Normal"/>
    <w:rsid w:val="00865289"/>
    <w:pPr>
      <w:autoSpaceDE w:val="0"/>
      <w:autoSpaceDN w:val="0"/>
      <w:adjustRightInd w:val="0"/>
      <w:spacing w:after="0" w:line="360" w:lineRule="auto"/>
      <w:ind w:left="3600"/>
    </w:pPr>
    <w:rPr>
      <w:rFonts w:eastAsia="MS Mincho"/>
      <w:b/>
      <w:color w:val="0000FF"/>
      <w:sz w:val="32"/>
      <w:szCs w:val="26"/>
    </w:rPr>
  </w:style>
  <w:style w:type="paragraph" w:customStyle="1" w:styleId="StyleHeading2l2proj2proj21proj22proj23proj24proj25proj26">
    <w:name w:val="Style Heading 2l2proj2proj21proj22proj23proj24proj25proj26..."/>
    <w:basedOn w:val="Normal"/>
    <w:rsid w:val="00865289"/>
    <w:pPr>
      <w:tabs>
        <w:tab w:val="num" w:pos="576"/>
      </w:tabs>
      <w:spacing w:after="0" w:line="360" w:lineRule="auto"/>
      <w:ind w:left="576" w:hanging="576"/>
    </w:pPr>
  </w:style>
  <w:style w:type="paragraph" w:customStyle="1" w:styleId="Heading4">
    <w:name w:val="Heading4"/>
    <w:basedOn w:val="Normal"/>
    <w:autoRedefine/>
    <w:rsid w:val="00865289"/>
    <w:pPr>
      <w:numPr>
        <w:numId w:val="6"/>
      </w:numPr>
      <w:spacing w:before="120" w:after="0" w:line="360" w:lineRule="auto"/>
    </w:pPr>
    <w:rPr>
      <w:b/>
      <w:i/>
    </w:rPr>
  </w:style>
  <w:style w:type="paragraph" w:customStyle="1" w:styleId="headerfooter">
    <w:name w:val="header&amp;footer"/>
    <w:basedOn w:val="Normal"/>
    <w:autoRedefine/>
    <w:rsid w:val="00865289"/>
    <w:pPr>
      <w:spacing w:after="0" w:line="360" w:lineRule="auto"/>
    </w:pPr>
    <w:rPr>
      <w:rFonts w:eastAsia="MS Mincho"/>
    </w:rPr>
  </w:style>
  <w:style w:type="paragraph" w:customStyle="1" w:styleId="kl">
    <w:name w:val="kl"/>
    <w:basedOn w:val="Normal"/>
    <w:rsid w:val="00865289"/>
    <w:pPr>
      <w:spacing w:after="0" w:line="360" w:lineRule="auto"/>
    </w:pPr>
    <w:rPr>
      <w:rFonts w:ascii=".VnTime" w:hAnsi=".VnTime"/>
      <w:szCs w:val="20"/>
    </w:rPr>
  </w:style>
  <w:style w:type="paragraph" w:customStyle="1" w:styleId="MTDisplayEquation">
    <w:name w:val="MTDisplayEquation"/>
    <w:basedOn w:val="Normal"/>
    <w:next w:val="Normal"/>
    <w:rsid w:val="00865289"/>
    <w:pPr>
      <w:widowControl w:val="0"/>
      <w:tabs>
        <w:tab w:val="center" w:pos="4700"/>
        <w:tab w:val="right" w:pos="9300"/>
      </w:tabs>
      <w:autoSpaceDE w:val="0"/>
      <w:autoSpaceDN w:val="0"/>
      <w:adjustRightInd w:val="0"/>
      <w:spacing w:before="35" w:after="0" w:line="380" w:lineRule="atLeast"/>
      <w:ind w:left="102" w:right="-199" w:firstLine="606"/>
    </w:pPr>
    <w:rPr>
      <w:rFonts w:eastAsia="MS Mincho"/>
      <w:szCs w:val="26"/>
    </w:rPr>
  </w:style>
  <w:style w:type="paragraph" w:customStyle="1" w:styleId="abc">
    <w:name w:val="abc"/>
    <w:basedOn w:val="Caption"/>
    <w:link w:val="abcCharChar"/>
    <w:rsid w:val="00865289"/>
    <w:pPr>
      <w:tabs>
        <w:tab w:val="num" w:pos="360"/>
      </w:tabs>
      <w:spacing w:line="360" w:lineRule="auto"/>
    </w:pPr>
    <w:rPr>
      <w:szCs w:val="20"/>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Caption (table) Char Char Char,figure Char"/>
    <w:link w:val="Caption"/>
    <w:uiPriority w:val="35"/>
    <w:rsid w:val="00865289"/>
    <w:rPr>
      <w:rFonts w:ascii="Times New Roman" w:eastAsia="MS Mincho" w:hAnsi="Times New Roman" w:cs="Times New Roman"/>
      <w:b/>
      <w:bCs/>
      <w:color w:val="000000"/>
      <w:kern w:val="0"/>
      <w:sz w:val="28"/>
      <w:szCs w:val="28"/>
      <w:lang w:val="vi-VN" w:eastAsia="x-none"/>
      <w14:ligatures w14:val="none"/>
    </w:rPr>
  </w:style>
  <w:style w:type="character" w:customStyle="1" w:styleId="abcCharChar">
    <w:name w:val="abc Char Char"/>
    <w:link w:val="abc"/>
    <w:rsid w:val="00865289"/>
    <w:rPr>
      <w:rFonts w:ascii="Times New Roman" w:eastAsia="MS Mincho" w:hAnsi="Times New Roman" w:cs="Times New Roman"/>
      <w:b/>
      <w:bCs/>
      <w:color w:val="000000"/>
      <w:kern w:val="0"/>
      <w:sz w:val="28"/>
      <w:szCs w:val="20"/>
      <w:lang w:val="vi-VN" w:eastAsia="x-none"/>
      <w14:ligatures w14:val="none"/>
    </w:rPr>
  </w:style>
  <w:style w:type="paragraph" w:customStyle="1" w:styleId="gachdaudong">
    <w:name w:val="gach dau dong"/>
    <w:basedOn w:val="Normal"/>
    <w:rsid w:val="00865289"/>
    <w:pPr>
      <w:numPr>
        <w:numId w:val="7"/>
      </w:numPr>
      <w:spacing w:before="120" w:after="0" w:line="360" w:lineRule="auto"/>
    </w:pPr>
    <w:rPr>
      <w:rFonts w:eastAsia="MS Mincho"/>
    </w:rPr>
  </w:style>
  <w:style w:type="paragraph" w:customStyle="1" w:styleId="daucong">
    <w:name w:val="dau cong"/>
    <w:basedOn w:val="text"/>
    <w:link w:val="daucongCharChar"/>
    <w:rsid w:val="00865289"/>
    <w:pPr>
      <w:numPr>
        <w:numId w:val="9"/>
      </w:numPr>
      <w:tabs>
        <w:tab w:val="clear" w:pos="283"/>
        <w:tab w:val="clear" w:pos="720"/>
      </w:tabs>
      <w:autoSpaceDE/>
      <w:autoSpaceDN/>
      <w:adjustRightInd/>
      <w:spacing w:before="0" w:after="0"/>
      <w:ind w:left="14" w:firstLine="0"/>
    </w:pPr>
    <w:rPr>
      <w:rFonts w:eastAsia="MS Mincho"/>
      <w:lang w:val="x-none"/>
    </w:rPr>
  </w:style>
  <w:style w:type="paragraph" w:customStyle="1" w:styleId="cap">
    <w:name w:val="cap"/>
    <w:basedOn w:val="Caption"/>
    <w:link w:val="capChar"/>
    <w:rsid w:val="00865289"/>
    <w:pPr>
      <w:spacing w:line="360" w:lineRule="auto"/>
    </w:pPr>
    <w:rPr>
      <w:rFonts w:eastAsia="Times New Roman"/>
      <w:i/>
      <w:szCs w:val="20"/>
    </w:rPr>
  </w:style>
  <w:style w:type="character" w:customStyle="1" w:styleId="capChar">
    <w:name w:val="cap Char"/>
    <w:link w:val="cap"/>
    <w:rsid w:val="00865289"/>
    <w:rPr>
      <w:rFonts w:ascii="Times New Roman" w:eastAsia="Times New Roman" w:hAnsi="Times New Roman" w:cs="Times New Roman"/>
      <w:b/>
      <w:bCs/>
      <w:i/>
      <w:color w:val="000000"/>
      <w:kern w:val="0"/>
      <w:sz w:val="28"/>
      <w:szCs w:val="20"/>
      <w:lang w:val="vi-VN" w:eastAsia="x-none"/>
      <w14:ligatures w14:val="none"/>
    </w:rPr>
  </w:style>
  <w:style w:type="paragraph" w:styleId="BodyTextIndent">
    <w:name w:val="Body Text Indent"/>
    <w:basedOn w:val="Normal"/>
    <w:link w:val="BodyTextIndentChar"/>
    <w:rsid w:val="00865289"/>
    <w:pPr>
      <w:spacing w:after="0"/>
      <w:ind w:firstLine="720"/>
    </w:pPr>
    <w:rPr>
      <w:rFonts w:ascii="VNI-Times" w:hAnsi="VNI-Times"/>
      <w:sz w:val="26"/>
      <w:szCs w:val="20"/>
      <w:lang w:val="vi-VN" w:eastAsia="vi-VN"/>
    </w:rPr>
  </w:style>
  <w:style w:type="character" w:customStyle="1" w:styleId="BodyTextIndentChar">
    <w:name w:val="Body Text Indent Char"/>
    <w:basedOn w:val="DefaultParagraphFont"/>
    <w:link w:val="BodyTextIndent"/>
    <w:rsid w:val="00865289"/>
    <w:rPr>
      <w:rFonts w:ascii="VNI-Times" w:eastAsia="Times New Roman" w:hAnsi="VNI-Times" w:cs="Times New Roman"/>
      <w:kern w:val="0"/>
      <w:sz w:val="26"/>
      <w:szCs w:val="20"/>
      <w:lang w:val="vi-VN" w:eastAsia="vi-VN"/>
      <w14:ligatures w14:val="none"/>
    </w:rPr>
  </w:style>
  <w:style w:type="paragraph" w:styleId="TOC4">
    <w:name w:val="toc 4"/>
    <w:basedOn w:val="Normal"/>
    <w:next w:val="Normal"/>
    <w:autoRedefine/>
    <w:uiPriority w:val="1"/>
    <w:qFormat/>
    <w:rsid w:val="00865289"/>
    <w:pPr>
      <w:ind w:left="864" w:hanging="864"/>
    </w:pPr>
    <w:rPr>
      <w:rFonts w:eastAsia="MS Mincho" w:cs="Calibri"/>
      <w:sz w:val="24"/>
      <w:szCs w:val="20"/>
    </w:rPr>
  </w:style>
  <w:style w:type="paragraph" w:styleId="TOC5">
    <w:name w:val="toc 5"/>
    <w:basedOn w:val="Normal"/>
    <w:next w:val="Normal"/>
    <w:autoRedefine/>
    <w:uiPriority w:val="1"/>
    <w:qFormat/>
    <w:rsid w:val="00865289"/>
    <w:pPr>
      <w:spacing w:after="0" w:line="360" w:lineRule="auto"/>
      <w:ind w:left="780"/>
    </w:pPr>
    <w:rPr>
      <w:rFonts w:ascii="Calibri" w:eastAsia="MS Mincho" w:hAnsi="Calibri" w:cs="Calibri"/>
      <w:sz w:val="20"/>
      <w:szCs w:val="20"/>
    </w:rPr>
  </w:style>
  <w:style w:type="paragraph" w:styleId="TOC6">
    <w:name w:val="toc 6"/>
    <w:basedOn w:val="Normal"/>
    <w:next w:val="Normal"/>
    <w:autoRedefine/>
    <w:uiPriority w:val="1"/>
    <w:qFormat/>
    <w:rsid w:val="00865289"/>
    <w:pPr>
      <w:spacing w:after="0" w:line="360" w:lineRule="auto"/>
      <w:ind w:left="1040"/>
    </w:pPr>
    <w:rPr>
      <w:rFonts w:ascii="Calibri" w:eastAsia="MS Mincho" w:hAnsi="Calibri" w:cs="Calibri"/>
      <w:sz w:val="20"/>
      <w:szCs w:val="20"/>
    </w:rPr>
  </w:style>
  <w:style w:type="paragraph" w:styleId="TOC7">
    <w:name w:val="toc 7"/>
    <w:basedOn w:val="Normal"/>
    <w:next w:val="Normal"/>
    <w:autoRedefine/>
    <w:uiPriority w:val="99"/>
    <w:rsid w:val="00865289"/>
    <w:pPr>
      <w:spacing w:after="0" w:line="360" w:lineRule="auto"/>
      <w:ind w:left="1300"/>
    </w:pPr>
    <w:rPr>
      <w:rFonts w:ascii="Calibri" w:eastAsia="MS Mincho" w:hAnsi="Calibri" w:cs="Calibri"/>
      <w:sz w:val="20"/>
      <w:szCs w:val="20"/>
    </w:rPr>
  </w:style>
  <w:style w:type="paragraph" w:styleId="TOC8">
    <w:name w:val="toc 8"/>
    <w:basedOn w:val="Normal"/>
    <w:next w:val="Normal"/>
    <w:autoRedefine/>
    <w:uiPriority w:val="99"/>
    <w:rsid w:val="00865289"/>
    <w:pPr>
      <w:spacing w:after="0" w:line="360" w:lineRule="auto"/>
      <w:ind w:left="1560"/>
    </w:pPr>
    <w:rPr>
      <w:rFonts w:ascii="Calibri" w:eastAsia="MS Mincho" w:hAnsi="Calibri" w:cs="Calibri"/>
      <w:sz w:val="20"/>
      <w:szCs w:val="20"/>
    </w:rPr>
  </w:style>
  <w:style w:type="paragraph" w:styleId="TOC9">
    <w:name w:val="toc 9"/>
    <w:basedOn w:val="Normal"/>
    <w:next w:val="Normal"/>
    <w:autoRedefine/>
    <w:uiPriority w:val="99"/>
    <w:rsid w:val="00865289"/>
    <w:pPr>
      <w:spacing w:after="0" w:line="360" w:lineRule="auto"/>
      <w:ind w:left="1820"/>
    </w:pPr>
    <w:rPr>
      <w:rFonts w:ascii="Calibri" w:eastAsia="MS Mincho" w:hAnsi="Calibri" w:cs="Calibri"/>
      <w:sz w:val="20"/>
      <w:szCs w:val="20"/>
    </w:rPr>
  </w:style>
  <w:style w:type="character" w:customStyle="1" w:styleId="MTEquationSection">
    <w:name w:val="MTEquationSection"/>
    <w:rsid w:val="00865289"/>
    <w:rPr>
      <w:vanish/>
      <w:color w:val="FF0000"/>
    </w:rPr>
  </w:style>
  <w:style w:type="paragraph" w:customStyle="1" w:styleId="nguon">
    <w:name w:val="nguon"/>
    <w:basedOn w:val="Normal"/>
    <w:link w:val="nguonChar"/>
    <w:rsid w:val="00865289"/>
    <w:pPr>
      <w:spacing w:before="120" w:after="0" w:line="360" w:lineRule="auto"/>
      <w:jc w:val="right"/>
    </w:pPr>
    <w:rPr>
      <w:rFonts w:eastAsia="MS Mincho"/>
      <w:i/>
      <w:sz w:val="20"/>
      <w:lang w:val="vi-VN" w:eastAsia="x-none"/>
    </w:rPr>
  </w:style>
  <w:style w:type="character" w:customStyle="1" w:styleId="nguonChar">
    <w:name w:val="nguon Char"/>
    <w:link w:val="nguon"/>
    <w:rsid w:val="00865289"/>
    <w:rPr>
      <w:rFonts w:ascii="Times New Roman" w:eastAsia="MS Mincho" w:hAnsi="Times New Roman" w:cs="Times New Roman"/>
      <w:i/>
      <w:kern w:val="0"/>
      <w:sz w:val="20"/>
      <w:lang w:val="vi-VN" w:eastAsia="x-none"/>
      <w14:ligatures w14:val="none"/>
    </w:rPr>
  </w:style>
  <w:style w:type="paragraph" w:customStyle="1" w:styleId="modau1">
    <w:name w:val="modau1"/>
    <w:basedOn w:val="Normal"/>
    <w:rsid w:val="00865289"/>
    <w:pPr>
      <w:numPr>
        <w:numId w:val="10"/>
      </w:numPr>
      <w:spacing w:after="0" w:line="360" w:lineRule="auto"/>
    </w:pPr>
    <w:rPr>
      <w:rFonts w:eastAsia="MS Mincho"/>
      <w:b/>
      <w:color w:val="0000FF"/>
    </w:rPr>
  </w:style>
  <w:style w:type="paragraph" w:customStyle="1" w:styleId="modau2">
    <w:name w:val="modau2"/>
    <w:basedOn w:val="Normal"/>
    <w:rsid w:val="00865289"/>
    <w:pPr>
      <w:numPr>
        <w:numId w:val="11"/>
      </w:numPr>
      <w:spacing w:after="0" w:line="360" w:lineRule="auto"/>
    </w:pPr>
    <w:rPr>
      <w:rFonts w:eastAsia="MS Mincho"/>
      <w:i/>
      <w:color w:val="0000FF"/>
    </w:rPr>
  </w:style>
  <w:style w:type="paragraph" w:customStyle="1" w:styleId="Style1">
    <w:name w:val="Style1"/>
    <w:basedOn w:val="Normal"/>
    <w:next w:val="modau2"/>
    <w:rsid w:val="00865289"/>
    <w:pPr>
      <w:spacing w:after="0" w:line="360" w:lineRule="auto"/>
    </w:pPr>
    <w:rPr>
      <w:rFonts w:eastAsia="MS Mincho"/>
      <w:color w:val="0000FF"/>
    </w:rPr>
  </w:style>
  <w:style w:type="paragraph" w:styleId="Date">
    <w:name w:val="Date"/>
    <w:basedOn w:val="Normal"/>
    <w:next w:val="Normal"/>
    <w:link w:val="DateChar"/>
    <w:rsid w:val="00865289"/>
    <w:pPr>
      <w:spacing w:after="0" w:line="360" w:lineRule="auto"/>
    </w:pPr>
    <w:rPr>
      <w:rFonts w:eastAsia="MS Mincho"/>
      <w:sz w:val="26"/>
      <w:lang w:val="vi-VN" w:eastAsia="x-none"/>
    </w:rPr>
  </w:style>
  <w:style w:type="character" w:customStyle="1" w:styleId="DateChar">
    <w:name w:val="Date Char"/>
    <w:basedOn w:val="DefaultParagraphFont"/>
    <w:link w:val="Date"/>
    <w:rsid w:val="00865289"/>
    <w:rPr>
      <w:rFonts w:ascii="Times New Roman" w:eastAsia="MS Mincho" w:hAnsi="Times New Roman" w:cs="Times New Roman"/>
      <w:kern w:val="0"/>
      <w:sz w:val="26"/>
      <w:lang w:val="vi-VN" w:eastAsia="x-none"/>
      <w14:ligatures w14:val="none"/>
    </w:rPr>
  </w:style>
  <w:style w:type="paragraph" w:styleId="E-mailSignature">
    <w:name w:val="E-mail Signature"/>
    <w:basedOn w:val="Normal"/>
    <w:link w:val="E-mailSignatureChar"/>
    <w:rsid w:val="00865289"/>
    <w:pPr>
      <w:spacing w:after="0" w:line="360" w:lineRule="auto"/>
    </w:pPr>
    <w:rPr>
      <w:rFonts w:eastAsia="MS Mincho"/>
      <w:sz w:val="26"/>
      <w:lang w:val="vi-VN" w:eastAsia="x-none"/>
    </w:rPr>
  </w:style>
  <w:style w:type="character" w:customStyle="1" w:styleId="E-mailSignatureChar">
    <w:name w:val="E-mail Signature Char"/>
    <w:basedOn w:val="DefaultParagraphFont"/>
    <w:link w:val="E-mailSignature"/>
    <w:rsid w:val="00865289"/>
    <w:rPr>
      <w:rFonts w:ascii="Times New Roman" w:eastAsia="MS Mincho" w:hAnsi="Times New Roman" w:cs="Times New Roman"/>
      <w:kern w:val="0"/>
      <w:sz w:val="26"/>
      <w:lang w:val="vi-VN" w:eastAsia="x-none"/>
      <w14:ligatures w14:val="none"/>
    </w:rPr>
  </w:style>
  <w:style w:type="paragraph" w:customStyle="1" w:styleId="StyledaucongItalic">
    <w:name w:val="Style dau cong + Italic"/>
    <w:basedOn w:val="daucong"/>
    <w:rsid w:val="00865289"/>
    <w:pPr>
      <w:numPr>
        <w:numId w:val="0"/>
      </w:numPr>
      <w:tabs>
        <w:tab w:val="left" w:pos="2160"/>
      </w:tabs>
      <w:autoSpaceDE w:val="0"/>
      <w:autoSpaceDN w:val="0"/>
      <w:adjustRightInd w:val="0"/>
      <w:spacing w:before="120"/>
    </w:pPr>
    <w:rPr>
      <w:i/>
      <w:iCs/>
    </w:rPr>
  </w:style>
  <w:style w:type="paragraph" w:customStyle="1" w:styleId="StyledaucongItalic1">
    <w:name w:val="Style dau cong + Italic1"/>
    <w:basedOn w:val="daucong"/>
    <w:rsid w:val="00865289"/>
    <w:pPr>
      <w:numPr>
        <w:numId w:val="0"/>
      </w:numPr>
      <w:tabs>
        <w:tab w:val="num" w:pos="9"/>
        <w:tab w:val="num" w:pos="360"/>
      </w:tabs>
      <w:autoSpaceDE w:val="0"/>
      <w:autoSpaceDN w:val="0"/>
      <w:adjustRightInd w:val="0"/>
      <w:spacing w:before="120"/>
      <w:ind w:left="2160"/>
    </w:pPr>
    <w:rPr>
      <w:i/>
      <w:iCs/>
    </w:rPr>
  </w:style>
  <w:style w:type="paragraph" w:customStyle="1" w:styleId="StyledaucongItalic2">
    <w:name w:val="Style dau cong + Italic2"/>
    <w:basedOn w:val="daucong"/>
    <w:link w:val="StyledaucongItalic2Char"/>
    <w:rsid w:val="00865289"/>
    <w:pPr>
      <w:numPr>
        <w:numId w:val="0"/>
      </w:numPr>
      <w:tabs>
        <w:tab w:val="num" w:pos="9"/>
        <w:tab w:val="num" w:pos="360"/>
      </w:tabs>
      <w:autoSpaceDE w:val="0"/>
      <w:autoSpaceDN w:val="0"/>
      <w:adjustRightInd w:val="0"/>
      <w:spacing w:before="120"/>
      <w:ind w:left="1080"/>
    </w:pPr>
    <w:rPr>
      <w:rFonts w:eastAsia="Calibri"/>
      <w:i/>
      <w:iCs/>
      <w:lang w:val="vi-VN"/>
    </w:rPr>
  </w:style>
  <w:style w:type="character" w:customStyle="1" w:styleId="textChar">
    <w:name w:val="text Char"/>
    <w:link w:val="text"/>
    <w:rsid w:val="00865289"/>
    <w:rPr>
      <w:rFonts w:ascii="Times New Roman" w:eastAsia="Calibri" w:hAnsi="Times New Roman" w:cs="Times New Roman"/>
      <w:kern w:val="0"/>
      <w:sz w:val="26"/>
      <w:szCs w:val="20"/>
      <w:lang w:val="en-AU" w:eastAsia="x-none"/>
      <w14:ligatures w14:val="none"/>
    </w:rPr>
  </w:style>
  <w:style w:type="character" w:customStyle="1" w:styleId="daucongCharChar">
    <w:name w:val="dau cong Char Char"/>
    <w:link w:val="daucong"/>
    <w:rsid w:val="00865289"/>
    <w:rPr>
      <w:rFonts w:ascii="Times New Roman" w:eastAsia="MS Mincho" w:hAnsi="Times New Roman" w:cs="Times New Roman"/>
      <w:kern w:val="0"/>
      <w:sz w:val="26"/>
      <w:szCs w:val="20"/>
      <w:lang w:val="x-none" w:eastAsia="x-none"/>
      <w14:ligatures w14:val="none"/>
    </w:rPr>
  </w:style>
  <w:style w:type="character" w:customStyle="1" w:styleId="StyledaucongItalic2Char">
    <w:name w:val="Style dau cong + Italic2 Char"/>
    <w:link w:val="StyledaucongItalic2"/>
    <w:rsid w:val="00865289"/>
    <w:rPr>
      <w:rFonts w:ascii="Times New Roman" w:eastAsia="Calibri" w:hAnsi="Times New Roman" w:cs="Times New Roman"/>
      <w:i/>
      <w:iCs/>
      <w:kern w:val="0"/>
      <w:sz w:val="26"/>
      <w:szCs w:val="20"/>
      <w:lang w:val="vi-VN" w:eastAsia="x-none"/>
      <w14:ligatures w14:val="none"/>
    </w:rPr>
  </w:style>
  <w:style w:type="paragraph" w:customStyle="1" w:styleId="Style2">
    <w:name w:val="Style2"/>
    <w:basedOn w:val="Heading4"/>
    <w:rsid w:val="00865289"/>
    <w:pPr>
      <w:ind w:left="754" w:hanging="357"/>
    </w:pPr>
  </w:style>
  <w:style w:type="paragraph" w:customStyle="1" w:styleId="mucluc">
    <w:name w:val="mucluc"/>
    <w:rsid w:val="00865289"/>
    <w:pPr>
      <w:spacing w:after="120" w:line="240" w:lineRule="auto"/>
      <w:jc w:val="center"/>
      <w:outlineLvl w:val="0"/>
    </w:pPr>
    <w:rPr>
      <w:rFonts w:ascii="Times New Roman" w:eastAsia="Times New Roman" w:hAnsi="Times New Roman" w:cs="Times New Roman"/>
      <w:bCs/>
      <w:kern w:val="0"/>
      <w:sz w:val="26"/>
      <w:szCs w:val="20"/>
      <w14:ligatures w14:val="none"/>
    </w:rPr>
  </w:style>
  <w:style w:type="numbering" w:styleId="111111">
    <w:name w:val="Outline List 2"/>
    <w:aliases w:val="CHƯƠNG 1./ 1./1.1 / 1.1.1,CHƯ3fƠ3fNG 1./ 1./1.1 / 1.1.1,CHƯ3f3FƠ3f3FNG 1./ 1./1.1 / 1.1.1,CHƯ3f3fƠ3f3fNG 1./ 1./1.1 / 1.1.1,CHƯ3f3f3FƠ3f3f3FNG 1./ 1./1.1 / 1.1.1,CHƯ3f3f3fƠ3f3f3fNG 1./ 1./1.1 / 1.1.1,chư3fơ3fng 1./ 1./1.1 / 1.1.1"/>
    <w:basedOn w:val="NoList"/>
    <w:rsid w:val="00865289"/>
    <w:pPr>
      <w:numPr>
        <w:numId w:val="12"/>
      </w:numPr>
    </w:pPr>
  </w:style>
  <w:style w:type="paragraph" w:styleId="ListBullet">
    <w:name w:val="List Bullet"/>
    <w:basedOn w:val="Normal"/>
    <w:rsid w:val="00865289"/>
    <w:pPr>
      <w:numPr>
        <w:numId w:val="8"/>
      </w:numPr>
      <w:spacing w:after="0" w:line="360" w:lineRule="auto"/>
    </w:pPr>
    <w:rPr>
      <w:rFonts w:eastAsia="MS Mincho"/>
    </w:rPr>
  </w:style>
  <w:style w:type="paragraph" w:customStyle="1" w:styleId="mucketluan">
    <w:name w:val="mucketluan"/>
    <w:basedOn w:val="Normal"/>
    <w:rsid w:val="00865289"/>
    <w:pPr>
      <w:numPr>
        <w:numId w:val="13"/>
      </w:numPr>
      <w:spacing w:before="120" w:after="120" w:line="360" w:lineRule="auto"/>
    </w:pPr>
    <w:rPr>
      <w:rFonts w:eastAsia="MS Mincho"/>
    </w:rPr>
  </w:style>
  <w:style w:type="paragraph" w:customStyle="1" w:styleId="mucthamkhao">
    <w:name w:val="mucthamkhao"/>
    <w:basedOn w:val="Normal"/>
    <w:rsid w:val="00865289"/>
    <w:pPr>
      <w:spacing w:after="0" w:line="360" w:lineRule="auto"/>
    </w:pPr>
    <w:rPr>
      <w:rFonts w:eastAsia="MS Mincho"/>
    </w:rPr>
  </w:style>
  <w:style w:type="paragraph" w:customStyle="1" w:styleId="Heading410">
    <w:name w:val="Heading 41"/>
    <w:rsid w:val="00865289"/>
    <w:pPr>
      <w:spacing w:before="120" w:after="120" w:line="240" w:lineRule="auto"/>
      <w:ind w:left="384" w:firstLine="216"/>
    </w:pPr>
    <w:rPr>
      <w:rFonts w:ascii="Times New Roman" w:eastAsia="MS Mincho" w:hAnsi="Times New Roman" w:cs="Times New Roman"/>
      <w:bCs/>
      <w:color w:val="000000"/>
      <w:kern w:val="0"/>
      <w:sz w:val="26"/>
      <w:szCs w:val="20"/>
      <w:u w:val="single"/>
      <w14:ligatures w14:val="none"/>
    </w:rPr>
  </w:style>
  <w:style w:type="paragraph" w:customStyle="1" w:styleId="tenchuong">
    <w:name w:val="ten chuong"/>
    <w:basedOn w:val="Normal"/>
    <w:rsid w:val="00865289"/>
    <w:pPr>
      <w:spacing w:after="0" w:line="360" w:lineRule="auto"/>
    </w:pPr>
    <w:rPr>
      <w:rFonts w:eastAsia="MS Mincho"/>
      <w:b/>
    </w:rPr>
  </w:style>
  <w:style w:type="paragraph" w:customStyle="1" w:styleId="Style3">
    <w:name w:val="Style3"/>
    <w:basedOn w:val="TableofFigures"/>
    <w:rsid w:val="00865289"/>
    <w:pPr>
      <w:tabs>
        <w:tab w:val="right" w:leader="dot" w:pos="8778"/>
      </w:tabs>
      <w:ind w:left="1021" w:hanging="1021"/>
    </w:pPr>
    <w:rPr>
      <w:sz w:val="26"/>
    </w:rPr>
  </w:style>
  <w:style w:type="paragraph" w:customStyle="1" w:styleId="Style4">
    <w:name w:val="Style4"/>
    <w:basedOn w:val="TableofFigures"/>
    <w:rsid w:val="00865289"/>
    <w:pPr>
      <w:tabs>
        <w:tab w:val="right" w:leader="dot" w:pos="8778"/>
      </w:tabs>
      <w:ind w:left="1021" w:hanging="1021"/>
    </w:pPr>
    <w:rPr>
      <w:sz w:val="26"/>
    </w:rPr>
  </w:style>
  <w:style w:type="numbering" w:customStyle="1" w:styleId="11">
    <w:name w:val="スタイル11"/>
    <w:rsid w:val="00865289"/>
    <w:pPr>
      <w:numPr>
        <w:numId w:val="2"/>
      </w:numPr>
    </w:pPr>
  </w:style>
  <w:style w:type="table" w:customStyle="1" w:styleId="211">
    <w:name w:val="表 (青)  211"/>
    <w:basedOn w:val="TableNormal"/>
    <w:rsid w:val="00865289"/>
    <w:pPr>
      <w:spacing w:after="0" w:line="240" w:lineRule="auto"/>
    </w:pPr>
    <w:rPr>
      <w:rFonts w:ascii="Century" w:eastAsia="MS Mincho" w:hAnsi="Century" w:cs="Times New Roman"/>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Index1">
    <w:name w:val="index 1"/>
    <w:basedOn w:val="Normal"/>
    <w:next w:val="Normal"/>
    <w:autoRedefine/>
    <w:unhideWhenUsed/>
    <w:rsid w:val="00865289"/>
    <w:pPr>
      <w:spacing w:after="0"/>
      <w:ind w:left="240" w:hanging="240"/>
    </w:pPr>
    <w:rPr>
      <w:rFonts w:eastAsia="MS Mincho"/>
    </w:rPr>
  </w:style>
  <w:style w:type="paragraph" w:customStyle="1" w:styleId="StyleHeading2l2proj2proj21proj22proj23proj24proj25proj260">
    <w:name w:val="Style Heading 2l2proj2proj21proj22proj23proj24proj25proj26"/>
    <w:basedOn w:val="Normal"/>
    <w:rsid w:val="00865289"/>
    <w:pPr>
      <w:tabs>
        <w:tab w:val="num" w:pos="576"/>
      </w:tabs>
      <w:spacing w:after="0" w:line="360" w:lineRule="auto"/>
      <w:ind w:left="576" w:hanging="576"/>
    </w:pPr>
    <w:rPr>
      <w:rFonts w:eastAsia="Calibri"/>
    </w:rPr>
  </w:style>
  <w:style w:type="numbering" w:customStyle="1" w:styleId="110">
    <w:name w:val="1 / 1"/>
    <w:aliases w:val="1"/>
    <w:rsid w:val="00865289"/>
  </w:style>
  <w:style w:type="character" w:customStyle="1" w:styleId="Heading1Char1">
    <w:name w:val="Heading 1 Char1"/>
    <w:locked/>
    <w:rsid w:val="00865289"/>
    <w:rPr>
      <w:rFonts w:eastAsia="Calibri"/>
      <w:b/>
      <w:bCs/>
      <w:sz w:val="28"/>
      <w:szCs w:val="28"/>
      <w:lang w:val="vi-VN" w:eastAsia="en-US" w:bidi="ar-SA"/>
    </w:rPr>
  </w:style>
  <w:style w:type="paragraph" w:customStyle="1" w:styleId="StyleHeading2l2proj2proj21proj22proj23proj24proj25proj261">
    <w:name w:val="Style Heading 2l2proj2proj21proj22proj23proj24proj25proj261"/>
    <w:basedOn w:val="Normal"/>
    <w:uiPriority w:val="99"/>
    <w:rsid w:val="00865289"/>
    <w:pPr>
      <w:tabs>
        <w:tab w:val="num" w:pos="576"/>
      </w:tabs>
      <w:spacing w:after="0" w:line="360" w:lineRule="auto"/>
      <w:ind w:left="576" w:hanging="576"/>
    </w:pPr>
    <w:rPr>
      <w:rFonts w:eastAsia="MS Mincho"/>
      <w:szCs w:val="26"/>
    </w:rPr>
  </w:style>
  <w:style w:type="character" w:customStyle="1" w:styleId="MediumGrid2Char1">
    <w:name w:val="Medium Grid 2 Char1"/>
    <w:link w:val="MediumGrid22"/>
    <w:uiPriority w:val="1"/>
    <w:locked/>
    <w:rsid w:val="00865289"/>
    <w:rPr>
      <w:rFonts w:ascii="Times New Roman" w:eastAsia="MS Mincho" w:hAnsi="Times New Roman" w:cs="Times New Roman"/>
      <w:sz w:val="26"/>
      <w:szCs w:val="21"/>
      <w:lang w:eastAsia="ja-JP"/>
      <w14:ligatures w14:val="none"/>
    </w:rPr>
  </w:style>
  <w:style w:type="character" w:styleId="FollowedHyperlink">
    <w:name w:val="FollowedHyperlink"/>
    <w:uiPriority w:val="99"/>
    <w:rsid w:val="00865289"/>
    <w:rPr>
      <w:color w:val="800080"/>
      <w:u w:val="single"/>
    </w:rPr>
  </w:style>
  <w:style w:type="character" w:customStyle="1" w:styleId="BookTitle2">
    <w:name w:val="Book Title2"/>
    <w:uiPriority w:val="99"/>
    <w:qFormat/>
    <w:rsid w:val="00865289"/>
    <w:rPr>
      <w:b/>
      <w:bCs/>
      <w:smallCaps/>
      <w:spacing w:val="5"/>
    </w:rPr>
  </w:style>
  <w:style w:type="paragraph" w:customStyle="1" w:styleId="ListParagraph2">
    <w:name w:val="List Paragraph2"/>
    <w:basedOn w:val="Normal"/>
    <w:qFormat/>
    <w:rsid w:val="00865289"/>
    <w:pPr>
      <w:spacing w:after="0" w:line="360" w:lineRule="auto"/>
      <w:ind w:left="720"/>
    </w:pPr>
    <w:rPr>
      <w:rFonts w:eastAsia="MS Mincho"/>
      <w:szCs w:val="26"/>
    </w:rPr>
  </w:style>
  <w:style w:type="paragraph" w:customStyle="1" w:styleId="NoSpacing2">
    <w:name w:val="No Spacing2"/>
    <w:link w:val="NoSpacingChar"/>
    <w:qFormat/>
    <w:rsid w:val="00865289"/>
    <w:pPr>
      <w:widowControl w:val="0"/>
      <w:spacing w:after="40" w:line="240" w:lineRule="auto"/>
      <w:jc w:val="both"/>
    </w:pPr>
    <w:rPr>
      <w:rFonts w:ascii="Times New Roman" w:eastAsia="MS Mincho" w:hAnsi="Times New Roman" w:cs="Times New Roman"/>
      <w:sz w:val="26"/>
      <w:szCs w:val="26"/>
      <w:lang w:eastAsia="ja-JP"/>
      <w14:ligatures w14:val="none"/>
    </w:rPr>
  </w:style>
  <w:style w:type="paragraph" w:customStyle="1" w:styleId="TOCHeading2">
    <w:name w:val="TOC Heading2"/>
    <w:basedOn w:val="Heading1"/>
    <w:next w:val="Normal"/>
    <w:qFormat/>
    <w:rsid w:val="00865289"/>
    <w:pPr>
      <w:pageBreakBefore/>
      <w:tabs>
        <w:tab w:val="num" w:pos="14"/>
      </w:tabs>
      <w:spacing w:before="0" w:after="0" w:line="276" w:lineRule="auto"/>
      <w:ind w:left="6" w:firstLine="567"/>
      <w:outlineLvl w:val="9"/>
    </w:pPr>
    <w:rPr>
      <w:rFonts w:ascii="Arial" w:eastAsia="MS Gothic" w:hAnsi="Arial" w:cs="Arial"/>
      <w:b/>
      <w:bCs/>
      <w:color w:val="365F91"/>
      <w:sz w:val="28"/>
      <w:szCs w:val="28"/>
      <w:lang w:eastAsia="ja-JP"/>
    </w:rPr>
  </w:style>
  <w:style w:type="paragraph" w:customStyle="1" w:styleId="Revision2">
    <w:name w:val="Revision2"/>
    <w:hidden/>
    <w:semiHidden/>
    <w:rsid w:val="00865289"/>
    <w:pPr>
      <w:spacing w:after="40" w:line="240" w:lineRule="auto"/>
    </w:pPr>
    <w:rPr>
      <w:rFonts w:ascii="Times New Roman" w:eastAsia="MS Mincho" w:hAnsi="Times New Roman" w:cs="Times New Roman"/>
      <w:sz w:val="21"/>
      <w:szCs w:val="21"/>
      <w:lang w:eastAsia="ja-JP"/>
      <w14:ligatures w14:val="none"/>
    </w:rPr>
  </w:style>
  <w:style w:type="character" w:customStyle="1" w:styleId="NoSpacingChar">
    <w:name w:val="No Spacing Char"/>
    <w:link w:val="NoSpacing2"/>
    <w:locked/>
    <w:rsid w:val="00865289"/>
    <w:rPr>
      <w:rFonts w:ascii="Times New Roman" w:eastAsia="MS Mincho" w:hAnsi="Times New Roman" w:cs="Times New Roman"/>
      <w:sz w:val="26"/>
      <w:szCs w:val="26"/>
      <w:lang w:eastAsia="ja-JP"/>
      <w14:ligatures w14:val="none"/>
    </w:rPr>
  </w:style>
  <w:style w:type="character" w:customStyle="1" w:styleId="BookTitle1">
    <w:name w:val="Book Title1"/>
    <w:uiPriority w:val="99"/>
    <w:qFormat/>
    <w:rsid w:val="00865289"/>
    <w:rPr>
      <w:b/>
      <w:bCs/>
      <w:smallCaps/>
      <w:spacing w:val="5"/>
    </w:rPr>
  </w:style>
  <w:style w:type="paragraph" w:customStyle="1" w:styleId="ListParagraph1">
    <w:name w:val="List Paragraph1"/>
    <w:basedOn w:val="Normal"/>
    <w:uiPriority w:val="99"/>
    <w:qFormat/>
    <w:rsid w:val="00865289"/>
    <w:pPr>
      <w:spacing w:after="0" w:line="360" w:lineRule="auto"/>
      <w:ind w:left="720"/>
    </w:pPr>
    <w:rPr>
      <w:rFonts w:eastAsia="MS Mincho"/>
      <w:szCs w:val="26"/>
    </w:rPr>
  </w:style>
  <w:style w:type="paragraph" w:customStyle="1" w:styleId="NoSpacing1">
    <w:name w:val="No Spacing1"/>
    <w:qFormat/>
    <w:rsid w:val="00865289"/>
    <w:pPr>
      <w:widowControl w:val="0"/>
      <w:spacing w:after="40" w:line="240" w:lineRule="auto"/>
      <w:jc w:val="both"/>
    </w:pPr>
    <w:rPr>
      <w:rFonts w:ascii="Times New Roman" w:eastAsia="MS Mincho" w:hAnsi="Times New Roman" w:cs="Times New Roman"/>
      <w:sz w:val="26"/>
      <w:szCs w:val="26"/>
      <w:lang w:eastAsia="ja-JP"/>
      <w14:ligatures w14:val="none"/>
    </w:rPr>
  </w:style>
  <w:style w:type="paragraph" w:customStyle="1" w:styleId="TOCHeading1">
    <w:name w:val="TOC Heading1"/>
    <w:basedOn w:val="Heading1"/>
    <w:next w:val="Normal"/>
    <w:uiPriority w:val="99"/>
    <w:qFormat/>
    <w:rsid w:val="00865289"/>
    <w:pPr>
      <w:pageBreakBefore/>
      <w:tabs>
        <w:tab w:val="num" w:pos="14"/>
      </w:tabs>
      <w:spacing w:before="0" w:after="0" w:line="276" w:lineRule="auto"/>
      <w:ind w:left="6" w:firstLine="567"/>
      <w:outlineLvl w:val="9"/>
    </w:pPr>
    <w:rPr>
      <w:rFonts w:ascii="Arial" w:eastAsia="MS Gothic" w:hAnsi="Arial" w:cs="Arial"/>
      <w:b/>
      <w:bCs/>
      <w:color w:val="365F91"/>
      <w:sz w:val="28"/>
      <w:szCs w:val="28"/>
      <w:lang w:eastAsia="ja-JP"/>
    </w:rPr>
  </w:style>
  <w:style w:type="paragraph" w:customStyle="1" w:styleId="Revision1">
    <w:name w:val="Revision1"/>
    <w:hidden/>
    <w:uiPriority w:val="99"/>
    <w:semiHidden/>
    <w:rsid w:val="00865289"/>
    <w:pPr>
      <w:spacing w:after="40" w:line="240" w:lineRule="auto"/>
    </w:pPr>
    <w:rPr>
      <w:rFonts w:ascii="Times New Roman" w:eastAsia="MS Mincho" w:hAnsi="Times New Roman" w:cs="Times New Roman"/>
      <w:sz w:val="21"/>
      <w:szCs w:val="21"/>
      <w:lang w:eastAsia="ja-JP"/>
      <w14:ligatures w14:val="none"/>
    </w:rPr>
  </w:style>
  <w:style w:type="character" w:customStyle="1" w:styleId="BookTitle3">
    <w:name w:val="Book Title3"/>
    <w:rsid w:val="00865289"/>
    <w:rPr>
      <w:b/>
      <w:bCs/>
      <w:smallCaps/>
      <w:spacing w:val="5"/>
    </w:rPr>
  </w:style>
  <w:style w:type="paragraph" w:customStyle="1" w:styleId="ListParagraph3">
    <w:name w:val="List Paragraph3"/>
    <w:basedOn w:val="Normal"/>
    <w:qFormat/>
    <w:rsid w:val="00865289"/>
    <w:pPr>
      <w:spacing w:after="0" w:line="360" w:lineRule="auto"/>
      <w:ind w:left="720"/>
      <w:contextualSpacing/>
    </w:pPr>
    <w:rPr>
      <w:rFonts w:eastAsia="MS Mincho"/>
    </w:rPr>
  </w:style>
  <w:style w:type="paragraph" w:customStyle="1" w:styleId="NoSpacing3">
    <w:name w:val="No Spacing3"/>
    <w:qFormat/>
    <w:rsid w:val="00865289"/>
    <w:pPr>
      <w:widowControl w:val="0"/>
      <w:spacing w:after="40" w:line="240" w:lineRule="auto"/>
      <w:jc w:val="both"/>
    </w:pPr>
    <w:rPr>
      <w:rFonts w:ascii="Times New Roman" w:eastAsia="MS Mincho" w:hAnsi="Times New Roman" w:cs="Century"/>
      <w:sz w:val="26"/>
      <w:szCs w:val="21"/>
      <w:lang w:eastAsia="ja-JP"/>
      <w14:ligatures w14:val="none"/>
    </w:rPr>
  </w:style>
  <w:style w:type="paragraph" w:customStyle="1" w:styleId="TOCHeading3">
    <w:name w:val="TOC Heading3"/>
    <w:basedOn w:val="Heading1"/>
    <w:next w:val="Normal"/>
    <w:qFormat/>
    <w:rsid w:val="00865289"/>
    <w:pPr>
      <w:pageBreakBefore/>
      <w:numPr>
        <w:numId w:val="15"/>
      </w:numPr>
      <w:spacing w:before="0" w:after="0" w:line="276" w:lineRule="auto"/>
      <w:outlineLvl w:val="9"/>
    </w:pPr>
    <w:rPr>
      <w:rFonts w:ascii="Arial" w:eastAsia="MS Gothic" w:hAnsi="Arial" w:cs="Times New Roman"/>
      <w:b/>
      <w:bCs/>
      <w:color w:val="365F91"/>
      <w:sz w:val="28"/>
      <w:szCs w:val="28"/>
      <w:lang w:eastAsia="ja-JP"/>
    </w:rPr>
  </w:style>
  <w:style w:type="paragraph" w:customStyle="1" w:styleId="Revision3">
    <w:name w:val="Revision3"/>
    <w:hidden/>
    <w:semiHidden/>
    <w:rsid w:val="00865289"/>
    <w:pPr>
      <w:spacing w:after="40" w:line="240" w:lineRule="auto"/>
    </w:pPr>
    <w:rPr>
      <w:rFonts w:ascii="Times New Roman" w:eastAsia="MS Mincho" w:hAnsi="Times New Roman" w:cs="Times New Roman"/>
      <w:sz w:val="21"/>
      <w:lang w:eastAsia="ja-JP"/>
      <w14:ligatures w14:val="none"/>
    </w:rPr>
  </w:style>
  <w:style w:type="paragraph" w:customStyle="1" w:styleId="41">
    <w:name w:val="見出し 41"/>
    <w:rsid w:val="00865289"/>
    <w:pPr>
      <w:spacing w:before="120" w:after="120" w:line="240" w:lineRule="auto"/>
      <w:ind w:left="493" w:firstLine="216"/>
    </w:pPr>
    <w:rPr>
      <w:rFonts w:ascii="Times New Roman" w:eastAsia="MS Mincho" w:hAnsi="Times New Roman" w:cs="Times New Roman"/>
      <w:bCs/>
      <w:color w:val="000000"/>
      <w:kern w:val="0"/>
      <w:sz w:val="26"/>
      <w:szCs w:val="20"/>
      <w:u w:val="single"/>
      <w14:ligatures w14:val="none"/>
    </w:rPr>
  </w:style>
  <w:style w:type="paragraph" w:customStyle="1" w:styleId="StylecapAsianMSMincho">
    <w:name w:val="Style cap + (Asian) MS Mincho"/>
    <w:basedOn w:val="cap"/>
    <w:next w:val="cap"/>
    <w:link w:val="StylecapAsianMSMinchoChar"/>
    <w:rsid w:val="00865289"/>
    <w:pPr>
      <w:keepLines/>
      <w:tabs>
        <w:tab w:val="num" w:pos="0"/>
      </w:tabs>
      <w:spacing w:after="40" w:line="240" w:lineRule="auto"/>
      <w:outlineLvl w:val="0"/>
    </w:pPr>
    <w:rPr>
      <w:rFonts w:eastAsia="MS Mincho"/>
      <w:iCs/>
    </w:rPr>
  </w:style>
  <w:style w:type="character" w:customStyle="1" w:styleId="StylecapAsianMSMinchoChar">
    <w:name w:val="Style cap + (Asian) MS Mincho Char"/>
    <w:link w:val="StylecapAsianMSMincho"/>
    <w:rsid w:val="00865289"/>
    <w:rPr>
      <w:rFonts w:ascii="Times New Roman" w:eastAsia="MS Mincho" w:hAnsi="Times New Roman" w:cs="Times New Roman"/>
      <w:b/>
      <w:bCs/>
      <w:i/>
      <w:iCs/>
      <w:color w:val="000000"/>
      <w:kern w:val="0"/>
      <w:sz w:val="28"/>
      <w:szCs w:val="20"/>
      <w:lang w:val="vi-VN" w:eastAsia="x-none"/>
      <w14:ligatures w14:val="none"/>
    </w:rPr>
  </w:style>
  <w:style w:type="character" w:customStyle="1" w:styleId="MediumGrid12">
    <w:name w:val="Medium Grid 12"/>
    <w:uiPriority w:val="99"/>
    <w:semiHidden/>
    <w:rsid w:val="00865289"/>
    <w:rPr>
      <w:color w:val="808080"/>
    </w:rPr>
  </w:style>
  <w:style w:type="character" w:customStyle="1" w:styleId="14">
    <w:name w:val="書名1"/>
    <w:qFormat/>
    <w:rsid w:val="00865289"/>
    <w:rPr>
      <w:b/>
      <w:bCs/>
      <w:smallCaps/>
      <w:spacing w:val="5"/>
    </w:rPr>
  </w:style>
  <w:style w:type="paragraph" w:customStyle="1" w:styleId="15">
    <w:name w:val="リスト段落1"/>
    <w:basedOn w:val="Normal"/>
    <w:uiPriority w:val="34"/>
    <w:qFormat/>
    <w:rsid w:val="00865289"/>
    <w:pPr>
      <w:spacing w:after="0" w:line="360" w:lineRule="auto"/>
      <w:ind w:left="720"/>
      <w:contextualSpacing/>
    </w:pPr>
    <w:rPr>
      <w:rFonts w:eastAsia="MS Mincho"/>
    </w:rPr>
  </w:style>
  <w:style w:type="paragraph" w:customStyle="1" w:styleId="16">
    <w:name w:val="行間詰め1"/>
    <w:qFormat/>
    <w:rsid w:val="00865289"/>
    <w:pPr>
      <w:widowControl w:val="0"/>
      <w:spacing w:after="40" w:line="240" w:lineRule="auto"/>
      <w:jc w:val="both"/>
    </w:pPr>
    <w:rPr>
      <w:rFonts w:ascii="Times New Roman" w:eastAsia="MS Mincho" w:hAnsi="Times New Roman" w:cs="Century"/>
      <w:sz w:val="26"/>
      <w:szCs w:val="21"/>
      <w:lang w:eastAsia="ja-JP"/>
      <w14:ligatures w14:val="none"/>
    </w:rPr>
  </w:style>
  <w:style w:type="paragraph" w:customStyle="1" w:styleId="17">
    <w:name w:val="目次の見出し1"/>
    <w:basedOn w:val="Heading1"/>
    <w:next w:val="Normal"/>
    <w:qFormat/>
    <w:rsid w:val="00865289"/>
    <w:pPr>
      <w:pageBreakBefore/>
      <w:spacing w:before="0" w:after="0" w:line="276" w:lineRule="auto"/>
      <w:ind w:left="420" w:hanging="420"/>
      <w:outlineLvl w:val="9"/>
    </w:pPr>
    <w:rPr>
      <w:rFonts w:ascii="Arial" w:eastAsia="MS Gothic" w:hAnsi="Arial" w:cs="Times New Roman"/>
      <w:b/>
      <w:bCs/>
      <w:color w:val="365F91"/>
      <w:sz w:val="28"/>
      <w:szCs w:val="28"/>
      <w:lang w:eastAsia="ja-JP"/>
    </w:rPr>
  </w:style>
  <w:style w:type="paragraph" w:customStyle="1" w:styleId="18">
    <w:name w:val="変更箇所1"/>
    <w:hidden/>
    <w:semiHidden/>
    <w:rsid w:val="00865289"/>
    <w:pPr>
      <w:spacing w:after="40" w:line="240" w:lineRule="auto"/>
    </w:pPr>
    <w:rPr>
      <w:rFonts w:ascii="Times New Roman" w:eastAsia="MS Mincho" w:hAnsi="Times New Roman" w:cs="Times New Roman"/>
      <w:sz w:val="21"/>
      <w:lang w:eastAsia="ja-JP"/>
      <w14:ligatures w14:val="none"/>
    </w:rPr>
  </w:style>
  <w:style w:type="numbering" w:customStyle="1" w:styleId="3">
    <w:name w:val="スタイル3"/>
    <w:uiPriority w:val="99"/>
    <w:rsid w:val="00865289"/>
    <w:pPr>
      <w:numPr>
        <w:numId w:val="16"/>
      </w:numPr>
    </w:pPr>
  </w:style>
  <w:style w:type="paragraph" w:customStyle="1" w:styleId="font5">
    <w:name w:val="font5"/>
    <w:basedOn w:val="Normal"/>
    <w:rsid w:val="00865289"/>
    <w:pPr>
      <w:spacing w:before="100" w:beforeAutospacing="1" w:after="100" w:afterAutospacing="1"/>
    </w:pPr>
    <w:rPr>
      <w:rFonts w:ascii="MS PMincho" w:eastAsia="MS PMincho" w:hAnsi="MS PMincho" w:cs="MS PGothic"/>
      <w:sz w:val="12"/>
      <w:szCs w:val="12"/>
    </w:rPr>
  </w:style>
  <w:style w:type="paragraph" w:customStyle="1" w:styleId="font6">
    <w:name w:val="font6"/>
    <w:basedOn w:val="Normal"/>
    <w:rsid w:val="00865289"/>
    <w:pPr>
      <w:spacing w:before="100" w:beforeAutospacing="1" w:after="100" w:afterAutospacing="1"/>
    </w:pPr>
    <w:rPr>
      <w:rFonts w:ascii="MS PGothic" w:eastAsia="MS PGothic" w:hAnsi="MS PGothic" w:cs="MS PGothic"/>
      <w:color w:val="000000"/>
      <w:sz w:val="18"/>
      <w:szCs w:val="18"/>
    </w:rPr>
  </w:style>
  <w:style w:type="paragraph" w:customStyle="1" w:styleId="font7">
    <w:name w:val="font7"/>
    <w:basedOn w:val="Normal"/>
    <w:rsid w:val="00865289"/>
    <w:pPr>
      <w:spacing w:before="100" w:beforeAutospacing="1" w:after="100" w:afterAutospacing="1"/>
    </w:pPr>
    <w:rPr>
      <w:rFonts w:ascii="MS PGothic" w:eastAsia="MS PGothic" w:hAnsi="MS PGothic" w:cs="MS PGothic"/>
      <w:b/>
      <w:bCs/>
      <w:color w:val="000000"/>
      <w:sz w:val="18"/>
      <w:szCs w:val="18"/>
    </w:rPr>
  </w:style>
  <w:style w:type="paragraph" w:customStyle="1" w:styleId="xl106">
    <w:name w:val="xl106"/>
    <w:basedOn w:val="Normal"/>
    <w:rsid w:val="00865289"/>
    <w:pPr>
      <w:spacing w:before="100" w:beforeAutospacing="1" w:after="100" w:afterAutospacing="1"/>
      <w:textAlignment w:val="bottom"/>
    </w:pPr>
    <w:rPr>
      <w:rFonts w:ascii="Arial" w:eastAsia="MS PGothic" w:hAnsi="Arial" w:cs="Arial"/>
      <w:sz w:val="18"/>
      <w:szCs w:val="18"/>
    </w:rPr>
  </w:style>
  <w:style w:type="paragraph" w:customStyle="1" w:styleId="xl107">
    <w:name w:val="xl107"/>
    <w:basedOn w:val="Normal"/>
    <w:rsid w:val="00865289"/>
    <w:pPr>
      <w:pBdr>
        <w:top w:val="single" w:sz="4" w:space="0" w:color="auto"/>
        <w:left w:val="single" w:sz="4" w:space="0" w:color="auto"/>
        <w:bottom w:val="single" w:sz="4" w:space="0" w:color="auto"/>
        <w:right w:val="single" w:sz="4" w:space="0" w:color="auto"/>
      </w:pBdr>
      <w:spacing w:before="100" w:beforeAutospacing="1" w:after="100" w:afterAutospacing="1"/>
      <w:textAlignment w:val="bottom"/>
    </w:pPr>
    <w:rPr>
      <w:rFonts w:ascii="Arial" w:eastAsia="MS PGothic" w:hAnsi="Arial" w:cs="Arial"/>
      <w:sz w:val="18"/>
      <w:szCs w:val="18"/>
    </w:rPr>
  </w:style>
  <w:style w:type="paragraph" w:customStyle="1" w:styleId="xl108">
    <w:name w:val="xl108"/>
    <w:basedOn w:val="Normal"/>
    <w:rsid w:val="00865289"/>
    <w:pPr>
      <w:pBdr>
        <w:top w:val="single" w:sz="4" w:space="0" w:color="auto"/>
        <w:left w:val="single" w:sz="4" w:space="0" w:color="auto"/>
        <w:bottom w:val="single" w:sz="4" w:space="0" w:color="auto"/>
        <w:right w:val="single" w:sz="4" w:space="0" w:color="auto"/>
      </w:pBdr>
      <w:spacing w:before="100" w:beforeAutospacing="1" w:after="100" w:afterAutospacing="1"/>
      <w:textAlignment w:val="bottom"/>
    </w:pPr>
    <w:rPr>
      <w:rFonts w:ascii="Arial" w:eastAsia="MS PGothic" w:hAnsi="Arial" w:cs="Arial"/>
      <w:sz w:val="18"/>
      <w:szCs w:val="18"/>
    </w:rPr>
  </w:style>
  <w:style w:type="paragraph" w:customStyle="1" w:styleId="xl109">
    <w:name w:val="xl109"/>
    <w:basedOn w:val="Normal"/>
    <w:rsid w:val="00865289"/>
    <w:pPr>
      <w:pBdr>
        <w:top w:val="single" w:sz="4" w:space="0" w:color="auto"/>
        <w:left w:val="single" w:sz="4" w:space="0" w:color="auto"/>
        <w:bottom w:val="single" w:sz="4" w:space="0" w:color="auto"/>
        <w:right w:val="single" w:sz="4" w:space="0" w:color="auto"/>
      </w:pBdr>
      <w:spacing w:before="100" w:beforeAutospacing="1" w:after="100" w:afterAutospacing="1"/>
      <w:textAlignment w:val="bottom"/>
    </w:pPr>
    <w:rPr>
      <w:rFonts w:ascii="Arial" w:eastAsia="MS PGothic" w:hAnsi="Arial" w:cs="Arial"/>
      <w:sz w:val="18"/>
      <w:szCs w:val="18"/>
    </w:rPr>
  </w:style>
  <w:style w:type="paragraph" w:customStyle="1" w:styleId="xl110">
    <w:name w:val="xl110"/>
    <w:basedOn w:val="Normal"/>
    <w:rsid w:val="00865289"/>
    <w:pPr>
      <w:pBdr>
        <w:top w:val="single" w:sz="4" w:space="0" w:color="auto"/>
        <w:left w:val="single" w:sz="4" w:space="0" w:color="auto"/>
        <w:bottom w:val="single" w:sz="4" w:space="0" w:color="auto"/>
        <w:right w:val="single" w:sz="4" w:space="0" w:color="auto"/>
      </w:pBdr>
      <w:spacing w:before="100" w:beforeAutospacing="1" w:after="100" w:afterAutospacing="1"/>
      <w:textAlignment w:val="bottom"/>
    </w:pPr>
    <w:rPr>
      <w:rFonts w:ascii="Arial" w:eastAsia="MS PGothic" w:hAnsi="Arial" w:cs="Arial"/>
      <w:sz w:val="18"/>
      <w:szCs w:val="18"/>
    </w:rPr>
  </w:style>
  <w:style w:type="paragraph" w:customStyle="1" w:styleId="xl111">
    <w:name w:val="xl111"/>
    <w:basedOn w:val="Normal"/>
    <w:rsid w:val="00865289"/>
    <w:pPr>
      <w:pBdr>
        <w:left w:val="single" w:sz="4" w:space="0" w:color="auto"/>
        <w:bottom w:val="single" w:sz="4" w:space="0" w:color="auto"/>
        <w:right w:val="single" w:sz="4" w:space="0" w:color="auto"/>
      </w:pBdr>
      <w:spacing w:before="100" w:beforeAutospacing="1" w:after="100" w:afterAutospacing="1"/>
      <w:textAlignment w:val="bottom"/>
    </w:pPr>
    <w:rPr>
      <w:rFonts w:ascii="Arial" w:eastAsia="MS PGothic" w:hAnsi="Arial" w:cs="Arial"/>
      <w:sz w:val="18"/>
      <w:szCs w:val="18"/>
    </w:rPr>
  </w:style>
  <w:style w:type="paragraph" w:customStyle="1" w:styleId="xl112">
    <w:name w:val="xl112"/>
    <w:basedOn w:val="Normal"/>
    <w:rsid w:val="00865289"/>
    <w:pPr>
      <w:pBdr>
        <w:left w:val="single" w:sz="4" w:space="0" w:color="auto"/>
        <w:bottom w:val="single" w:sz="4" w:space="0" w:color="auto"/>
        <w:right w:val="single" w:sz="4" w:space="0" w:color="auto"/>
      </w:pBdr>
      <w:spacing w:before="100" w:beforeAutospacing="1" w:after="100" w:afterAutospacing="1"/>
      <w:textAlignment w:val="bottom"/>
    </w:pPr>
    <w:rPr>
      <w:rFonts w:ascii="Arial" w:eastAsia="MS PGothic" w:hAnsi="Arial" w:cs="Arial"/>
      <w:sz w:val="18"/>
      <w:szCs w:val="18"/>
    </w:rPr>
  </w:style>
  <w:style w:type="paragraph" w:customStyle="1" w:styleId="xl113">
    <w:name w:val="xl113"/>
    <w:basedOn w:val="Normal"/>
    <w:rsid w:val="00865289"/>
    <w:pPr>
      <w:pBdr>
        <w:left w:val="single" w:sz="4" w:space="0" w:color="auto"/>
        <w:bottom w:val="single" w:sz="4" w:space="0" w:color="auto"/>
        <w:right w:val="single" w:sz="4" w:space="0" w:color="auto"/>
      </w:pBdr>
      <w:spacing w:before="100" w:beforeAutospacing="1" w:after="100" w:afterAutospacing="1"/>
      <w:textAlignment w:val="bottom"/>
    </w:pPr>
    <w:rPr>
      <w:rFonts w:ascii="Arial" w:eastAsia="MS PGothic" w:hAnsi="Arial" w:cs="Arial"/>
      <w:sz w:val="18"/>
      <w:szCs w:val="18"/>
    </w:rPr>
  </w:style>
  <w:style w:type="paragraph" w:customStyle="1" w:styleId="xl114">
    <w:name w:val="xl114"/>
    <w:basedOn w:val="Normal"/>
    <w:rsid w:val="00865289"/>
    <w:pPr>
      <w:pBdr>
        <w:left w:val="single" w:sz="4" w:space="0" w:color="auto"/>
        <w:bottom w:val="single" w:sz="4" w:space="0" w:color="auto"/>
        <w:right w:val="single" w:sz="4" w:space="0" w:color="auto"/>
      </w:pBdr>
      <w:spacing w:before="100" w:beforeAutospacing="1" w:after="100" w:afterAutospacing="1"/>
      <w:textAlignment w:val="bottom"/>
    </w:pPr>
    <w:rPr>
      <w:rFonts w:ascii="Arial" w:eastAsia="MS PGothic" w:hAnsi="Arial" w:cs="Arial"/>
      <w:sz w:val="18"/>
      <w:szCs w:val="18"/>
    </w:rPr>
  </w:style>
  <w:style w:type="paragraph" w:customStyle="1" w:styleId="xl115">
    <w:name w:val="xl115"/>
    <w:basedOn w:val="Normal"/>
    <w:rsid w:val="00865289"/>
    <w:pPr>
      <w:pBdr>
        <w:top w:val="single" w:sz="8" w:space="0" w:color="FF0000"/>
        <w:left w:val="single" w:sz="8" w:space="0" w:color="FF0000"/>
        <w:bottom w:val="single" w:sz="4" w:space="0" w:color="auto"/>
        <w:right w:val="single" w:sz="4" w:space="0" w:color="auto"/>
      </w:pBdr>
      <w:spacing w:before="100" w:beforeAutospacing="1" w:after="100" w:afterAutospacing="1"/>
      <w:textAlignment w:val="bottom"/>
    </w:pPr>
    <w:rPr>
      <w:rFonts w:ascii="Arial" w:eastAsia="MS PGothic" w:hAnsi="Arial" w:cs="Arial"/>
      <w:sz w:val="18"/>
      <w:szCs w:val="18"/>
    </w:rPr>
  </w:style>
  <w:style w:type="paragraph" w:customStyle="1" w:styleId="xl116">
    <w:name w:val="xl116"/>
    <w:basedOn w:val="Normal"/>
    <w:rsid w:val="00865289"/>
    <w:pPr>
      <w:pBdr>
        <w:top w:val="single" w:sz="8" w:space="0" w:color="FF0000"/>
        <w:left w:val="single" w:sz="4" w:space="0" w:color="auto"/>
        <w:bottom w:val="single" w:sz="4" w:space="0" w:color="auto"/>
        <w:right w:val="single" w:sz="4" w:space="0" w:color="auto"/>
      </w:pBdr>
      <w:spacing w:before="100" w:beforeAutospacing="1" w:after="100" w:afterAutospacing="1"/>
      <w:textAlignment w:val="bottom"/>
    </w:pPr>
    <w:rPr>
      <w:rFonts w:ascii="Arial" w:eastAsia="MS PGothic" w:hAnsi="Arial" w:cs="Arial"/>
      <w:sz w:val="18"/>
      <w:szCs w:val="18"/>
    </w:rPr>
  </w:style>
  <w:style w:type="paragraph" w:customStyle="1" w:styleId="xl117">
    <w:name w:val="xl117"/>
    <w:basedOn w:val="Normal"/>
    <w:rsid w:val="00865289"/>
    <w:pPr>
      <w:pBdr>
        <w:top w:val="single" w:sz="8" w:space="0" w:color="FF0000"/>
        <w:left w:val="single" w:sz="4" w:space="0" w:color="auto"/>
        <w:bottom w:val="single" w:sz="4" w:space="0" w:color="auto"/>
        <w:right w:val="single" w:sz="4" w:space="0" w:color="auto"/>
      </w:pBdr>
      <w:spacing w:before="100" w:beforeAutospacing="1" w:after="100" w:afterAutospacing="1"/>
      <w:textAlignment w:val="bottom"/>
    </w:pPr>
    <w:rPr>
      <w:rFonts w:ascii="Arial" w:eastAsia="MS PGothic" w:hAnsi="Arial" w:cs="Arial"/>
      <w:sz w:val="18"/>
      <w:szCs w:val="18"/>
    </w:rPr>
  </w:style>
  <w:style w:type="paragraph" w:customStyle="1" w:styleId="xl118">
    <w:name w:val="xl118"/>
    <w:basedOn w:val="Normal"/>
    <w:rsid w:val="00865289"/>
    <w:pPr>
      <w:pBdr>
        <w:top w:val="single" w:sz="8" w:space="0" w:color="FF0000"/>
        <w:left w:val="single" w:sz="4" w:space="0" w:color="auto"/>
        <w:bottom w:val="single" w:sz="4" w:space="0" w:color="auto"/>
        <w:right w:val="single" w:sz="4" w:space="0" w:color="auto"/>
      </w:pBdr>
      <w:spacing w:before="100" w:beforeAutospacing="1" w:after="100" w:afterAutospacing="1"/>
      <w:textAlignment w:val="bottom"/>
    </w:pPr>
    <w:rPr>
      <w:rFonts w:ascii="Arial" w:eastAsia="MS PGothic" w:hAnsi="Arial" w:cs="Arial"/>
      <w:sz w:val="18"/>
      <w:szCs w:val="18"/>
    </w:rPr>
  </w:style>
  <w:style w:type="paragraph" w:customStyle="1" w:styleId="xl119">
    <w:name w:val="xl119"/>
    <w:basedOn w:val="Normal"/>
    <w:rsid w:val="00865289"/>
    <w:pPr>
      <w:pBdr>
        <w:top w:val="single" w:sz="8" w:space="0" w:color="FF0000"/>
        <w:left w:val="single" w:sz="4" w:space="0" w:color="auto"/>
        <w:bottom w:val="single" w:sz="4" w:space="0" w:color="auto"/>
        <w:right w:val="single" w:sz="8" w:space="0" w:color="FF0000"/>
      </w:pBdr>
      <w:spacing w:before="100" w:beforeAutospacing="1" w:after="100" w:afterAutospacing="1"/>
      <w:textAlignment w:val="bottom"/>
    </w:pPr>
    <w:rPr>
      <w:rFonts w:ascii="Arial" w:eastAsia="MS PGothic" w:hAnsi="Arial" w:cs="Arial"/>
      <w:sz w:val="18"/>
      <w:szCs w:val="18"/>
    </w:rPr>
  </w:style>
  <w:style w:type="paragraph" w:customStyle="1" w:styleId="xl120">
    <w:name w:val="xl120"/>
    <w:basedOn w:val="Normal"/>
    <w:rsid w:val="00865289"/>
    <w:pPr>
      <w:pBdr>
        <w:top w:val="single" w:sz="4" w:space="0" w:color="auto"/>
        <w:left w:val="single" w:sz="8" w:space="0" w:color="FF0000"/>
        <w:bottom w:val="single" w:sz="4" w:space="0" w:color="auto"/>
        <w:right w:val="single" w:sz="4" w:space="0" w:color="auto"/>
      </w:pBdr>
      <w:spacing w:before="100" w:beforeAutospacing="1" w:after="100" w:afterAutospacing="1"/>
      <w:textAlignment w:val="bottom"/>
    </w:pPr>
    <w:rPr>
      <w:rFonts w:ascii="Arial" w:eastAsia="MS PGothic" w:hAnsi="Arial" w:cs="Arial"/>
      <w:sz w:val="18"/>
      <w:szCs w:val="18"/>
    </w:rPr>
  </w:style>
  <w:style w:type="paragraph" w:customStyle="1" w:styleId="xl121">
    <w:name w:val="xl121"/>
    <w:basedOn w:val="Normal"/>
    <w:rsid w:val="00865289"/>
    <w:pPr>
      <w:pBdr>
        <w:top w:val="single" w:sz="4" w:space="0" w:color="auto"/>
        <w:left w:val="single" w:sz="4" w:space="0" w:color="auto"/>
        <w:bottom w:val="single" w:sz="4" w:space="0" w:color="auto"/>
        <w:right w:val="single" w:sz="8" w:space="0" w:color="FF0000"/>
      </w:pBdr>
      <w:spacing w:before="100" w:beforeAutospacing="1" w:after="100" w:afterAutospacing="1"/>
      <w:textAlignment w:val="bottom"/>
    </w:pPr>
    <w:rPr>
      <w:rFonts w:ascii="Arial" w:eastAsia="MS PGothic" w:hAnsi="Arial" w:cs="Arial"/>
      <w:sz w:val="18"/>
      <w:szCs w:val="18"/>
    </w:rPr>
  </w:style>
  <w:style w:type="paragraph" w:customStyle="1" w:styleId="xl122">
    <w:name w:val="xl122"/>
    <w:basedOn w:val="Normal"/>
    <w:rsid w:val="00865289"/>
    <w:pPr>
      <w:pBdr>
        <w:top w:val="single" w:sz="8" w:space="0" w:color="FF0000"/>
        <w:left w:val="single" w:sz="8" w:space="0" w:color="FF0000"/>
        <w:bottom w:val="single" w:sz="4" w:space="0" w:color="000000"/>
        <w:right w:val="single" w:sz="4" w:space="0" w:color="auto"/>
      </w:pBdr>
      <w:spacing w:before="100" w:beforeAutospacing="1" w:after="100" w:afterAutospacing="1"/>
    </w:pPr>
    <w:rPr>
      <w:rFonts w:ascii="Arial" w:eastAsia="MS PGothic" w:hAnsi="Arial" w:cs="Arial"/>
      <w:sz w:val="16"/>
      <w:szCs w:val="16"/>
    </w:rPr>
  </w:style>
  <w:style w:type="paragraph" w:customStyle="1" w:styleId="xl123">
    <w:name w:val="xl123"/>
    <w:basedOn w:val="Normal"/>
    <w:rsid w:val="00865289"/>
    <w:pPr>
      <w:pBdr>
        <w:top w:val="single" w:sz="8" w:space="0" w:color="FF0000"/>
        <w:left w:val="single" w:sz="4" w:space="0" w:color="auto"/>
        <w:bottom w:val="single" w:sz="4" w:space="0" w:color="000000"/>
        <w:right w:val="single" w:sz="4" w:space="0" w:color="auto"/>
      </w:pBdr>
      <w:spacing w:before="100" w:beforeAutospacing="1" w:after="100" w:afterAutospacing="1"/>
    </w:pPr>
    <w:rPr>
      <w:rFonts w:ascii="Arial" w:eastAsia="MS PGothic" w:hAnsi="Arial" w:cs="Arial"/>
      <w:sz w:val="16"/>
      <w:szCs w:val="16"/>
    </w:rPr>
  </w:style>
  <w:style w:type="paragraph" w:customStyle="1" w:styleId="xl124">
    <w:name w:val="xl124"/>
    <w:basedOn w:val="Normal"/>
    <w:rsid w:val="00865289"/>
    <w:pPr>
      <w:pBdr>
        <w:top w:val="single" w:sz="8" w:space="0" w:color="FF0000"/>
        <w:left w:val="single" w:sz="4" w:space="0" w:color="auto"/>
        <w:bottom w:val="single" w:sz="4" w:space="0" w:color="000000"/>
        <w:right w:val="single" w:sz="8" w:space="0" w:color="FF0000"/>
      </w:pBdr>
      <w:spacing w:before="100" w:beforeAutospacing="1" w:after="100" w:afterAutospacing="1"/>
    </w:pPr>
    <w:rPr>
      <w:rFonts w:ascii="Arial" w:eastAsia="MS PGothic" w:hAnsi="Arial" w:cs="Arial"/>
      <w:sz w:val="16"/>
      <w:szCs w:val="16"/>
    </w:rPr>
  </w:style>
  <w:style w:type="paragraph" w:customStyle="1" w:styleId="xl125">
    <w:name w:val="xl125"/>
    <w:basedOn w:val="Normal"/>
    <w:rsid w:val="00865289"/>
    <w:pPr>
      <w:pBdr>
        <w:top w:val="single" w:sz="4" w:space="0" w:color="auto"/>
        <w:left w:val="single" w:sz="8" w:space="0" w:color="FF0000"/>
        <w:bottom w:val="single" w:sz="4" w:space="0" w:color="auto"/>
        <w:right w:val="single" w:sz="4" w:space="0" w:color="auto"/>
      </w:pBdr>
      <w:shd w:val="clear" w:color="000000" w:fill="FFFFFF"/>
      <w:spacing w:before="100" w:beforeAutospacing="1" w:after="100" w:afterAutospacing="1"/>
      <w:textAlignment w:val="bottom"/>
    </w:pPr>
    <w:rPr>
      <w:rFonts w:ascii="Arial" w:eastAsia="MS PGothic" w:hAnsi="Arial" w:cs="Arial"/>
      <w:sz w:val="18"/>
      <w:szCs w:val="18"/>
    </w:rPr>
  </w:style>
  <w:style w:type="paragraph" w:customStyle="1" w:styleId="xl126">
    <w:name w:val="xl126"/>
    <w:basedOn w:val="Normal"/>
    <w:rsid w:val="0086528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bottom"/>
    </w:pPr>
    <w:rPr>
      <w:rFonts w:ascii="Arial" w:eastAsia="MS PGothic" w:hAnsi="Arial" w:cs="Arial"/>
      <w:sz w:val="18"/>
      <w:szCs w:val="18"/>
    </w:rPr>
  </w:style>
  <w:style w:type="paragraph" w:customStyle="1" w:styleId="xl127">
    <w:name w:val="xl127"/>
    <w:basedOn w:val="Normal"/>
    <w:rsid w:val="0086528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bottom"/>
    </w:pPr>
    <w:rPr>
      <w:rFonts w:ascii="Arial" w:eastAsia="MS PGothic" w:hAnsi="Arial" w:cs="Arial"/>
      <w:sz w:val="18"/>
      <w:szCs w:val="18"/>
    </w:rPr>
  </w:style>
  <w:style w:type="paragraph" w:customStyle="1" w:styleId="xl128">
    <w:name w:val="xl128"/>
    <w:basedOn w:val="Normal"/>
    <w:rsid w:val="0086528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bottom"/>
    </w:pPr>
    <w:rPr>
      <w:rFonts w:ascii="Arial" w:eastAsia="MS PGothic" w:hAnsi="Arial" w:cs="Arial"/>
      <w:sz w:val="18"/>
      <w:szCs w:val="18"/>
    </w:rPr>
  </w:style>
  <w:style w:type="paragraph" w:customStyle="1" w:styleId="xl129">
    <w:name w:val="xl129"/>
    <w:basedOn w:val="Normal"/>
    <w:rsid w:val="00865289"/>
    <w:pPr>
      <w:pBdr>
        <w:top w:val="single" w:sz="4" w:space="0" w:color="auto"/>
        <w:left w:val="single" w:sz="4" w:space="0" w:color="auto"/>
        <w:bottom w:val="single" w:sz="4" w:space="0" w:color="auto"/>
        <w:right w:val="single" w:sz="8" w:space="0" w:color="FF0000"/>
      </w:pBdr>
      <w:shd w:val="clear" w:color="000000" w:fill="FFFFFF"/>
      <w:spacing w:before="100" w:beforeAutospacing="1" w:after="100" w:afterAutospacing="1"/>
      <w:textAlignment w:val="bottom"/>
    </w:pPr>
    <w:rPr>
      <w:rFonts w:ascii="Arial" w:eastAsia="MS PGothic" w:hAnsi="Arial" w:cs="Arial"/>
      <w:sz w:val="18"/>
      <w:szCs w:val="18"/>
    </w:rPr>
  </w:style>
  <w:style w:type="paragraph" w:customStyle="1" w:styleId="xl130">
    <w:name w:val="xl130"/>
    <w:basedOn w:val="Normal"/>
    <w:rsid w:val="00865289"/>
    <w:pPr>
      <w:pBdr>
        <w:top w:val="single" w:sz="4" w:space="0" w:color="auto"/>
        <w:left w:val="single" w:sz="8" w:space="0" w:color="FF0000"/>
        <w:bottom w:val="single" w:sz="8" w:space="0" w:color="FF0000"/>
        <w:right w:val="single" w:sz="4" w:space="0" w:color="auto"/>
      </w:pBdr>
      <w:spacing w:before="100" w:beforeAutospacing="1" w:after="100" w:afterAutospacing="1"/>
      <w:textAlignment w:val="bottom"/>
    </w:pPr>
    <w:rPr>
      <w:rFonts w:ascii="Arial" w:eastAsia="MS PGothic" w:hAnsi="Arial" w:cs="Arial"/>
      <w:sz w:val="18"/>
      <w:szCs w:val="18"/>
    </w:rPr>
  </w:style>
  <w:style w:type="paragraph" w:customStyle="1" w:styleId="xl131">
    <w:name w:val="xl131"/>
    <w:basedOn w:val="Normal"/>
    <w:rsid w:val="00865289"/>
    <w:pPr>
      <w:pBdr>
        <w:top w:val="single" w:sz="4" w:space="0" w:color="auto"/>
        <w:left w:val="single" w:sz="4" w:space="0" w:color="auto"/>
        <w:bottom w:val="single" w:sz="8" w:space="0" w:color="FF0000"/>
        <w:right w:val="single" w:sz="4" w:space="0" w:color="auto"/>
      </w:pBdr>
      <w:spacing w:before="100" w:beforeAutospacing="1" w:after="100" w:afterAutospacing="1"/>
      <w:textAlignment w:val="bottom"/>
    </w:pPr>
    <w:rPr>
      <w:rFonts w:ascii="Arial" w:eastAsia="MS PGothic" w:hAnsi="Arial" w:cs="Arial"/>
      <w:sz w:val="18"/>
      <w:szCs w:val="18"/>
    </w:rPr>
  </w:style>
  <w:style w:type="paragraph" w:customStyle="1" w:styleId="xl132">
    <w:name w:val="xl132"/>
    <w:basedOn w:val="Normal"/>
    <w:rsid w:val="00865289"/>
    <w:pPr>
      <w:pBdr>
        <w:top w:val="single" w:sz="4" w:space="0" w:color="auto"/>
        <w:left w:val="single" w:sz="4" w:space="0" w:color="auto"/>
        <w:bottom w:val="single" w:sz="8" w:space="0" w:color="FF0000"/>
        <w:right w:val="single" w:sz="4" w:space="0" w:color="auto"/>
      </w:pBdr>
      <w:spacing w:before="100" w:beforeAutospacing="1" w:after="100" w:afterAutospacing="1"/>
      <w:textAlignment w:val="bottom"/>
    </w:pPr>
    <w:rPr>
      <w:rFonts w:ascii="Arial" w:eastAsia="MS PGothic" w:hAnsi="Arial" w:cs="Arial"/>
      <w:sz w:val="18"/>
      <w:szCs w:val="18"/>
    </w:rPr>
  </w:style>
  <w:style w:type="paragraph" w:customStyle="1" w:styleId="xl133">
    <w:name w:val="xl133"/>
    <w:basedOn w:val="Normal"/>
    <w:rsid w:val="00865289"/>
    <w:pPr>
      <w:pBdr>
        <w:top w:val="single" w:sz="4" w:space="0" w:color="auto"/>
        <w:left w:val="single" w:sz="4" w:space="0" w:color="auto"/>
        <w:bottom w:val="single" w:sz="8" w:space="0" w:color="FF0000"/>
        <w:right w:val="single" w:sz="4" w:space="0" w:color="auto"/>
      </w:pBdr>
      <w:spacing w:before="100" w:beforeAutospacing="1" w:after="100" w:afterAutospacing="1"/>
      <w:textAlignment w:val="bottom"/>
    </w:pPr>
    <w:rPr>
      <w:rFonts w:ascii="Arial" w:eastAsia="MS PGothic" w:hAnsi="Arial" w:cs="Arial"/>
      <w:sz w:val="18"/>
      <w:szCs w:val="18"/>
    </w:rPr>
  </w:style>
  <w:style w:type="paragraph" w:customStyle="1" w:styleId="xl134">
    <w:name w:val="xl134"/>
    <w:basedOn w:val="Normal"/>
    <w:rsid w:val="00865289"/>
    <w:pPr>
      <w:pBdr>
        <w:top w:val="single" w:sz="4" w:space="0" w:color="auto"/>
        <w:left w:val="single" w:sz="4" w:space="0" w:color="auto"/>
        <w:bottom w:val="single" w:sz="8" w:space="0" w:color="FF0000"/>
        <w:right w:val="single" w:sz="8" w:space="0" w:color="FF0000"/>
      </w:pBdr>
      <w:spacing w:before="100" w:beforeAutospacing="1" w:after="100" w:afterAutospacing="1"/>
      <w:textAlignment w:val="bottom"/>
    </w:pPr>
    <w:rPr>
      <w:rFonts w:ascii="Arial" w:eastAsia="MS PGothic" w:hAnsi="Arial" w:cs="Arial"/>
      <w:sz w:val="18"/>
      <w:szCs w:val="18"/>
    </w:rPr>
  </w:style>
  <w:style w:type="paragraph" w:customStyle="1" w:styleId="xl135">
    <w:name w:val="xl135"/>
    <w:basedOn w:val="Normal"/>
    <w:rsid w:val="00865289"/>
    <w:pPr>
      <w:pBdr>
        <w:top w:val="single" w:sz="4" w:space="0" w:color="auto"/>
        <w:left w:val="single" w:sz="4" w:space="0" w:color="auto"/>
        <w:bottom w:val="single" w:sz="4" w:space="0" w:color="auto"/>
        <w:right w:val="single" w:sz="4" w:space="0" w:color="auto"/>
      </w:pBdr>
      <w:spacing w:before="100" w:beforeAutospacing="1" w:after="100" w:afterAutospacing="1"/>
      <w:textAlignment w:val="bottom"/>
    </w:pPr>
    <w:rPr>
      <w:rFonts w:ascii="Arial" w:eastAsia="MS PGothic" w:hAnsi="Arial" w:cs="Arial"/>
      <w:sz w:val="18"/>
      <w:szCs w:val="18"/>
    </w:rPr>
  </w:style>
  <w:style w:type="paragraph" w:customStyle="1" w:styleId="xl136">
    <w:name w:val="xl136"/>
    <w:basedOn w:val="Normal"/>
    <w:rsid w:val="00865289"/>
    <w:pPr>
      <w:pBdr>
        <w:top w:val="single" w:sz="4" w:space="0" w:color="auto"/>
        <w:left w:val="single" w:sz="4" w:space="0" w:color="auto"/>
        <w:bottom w:val="single" w:sz="4" w:space="0" w:color="auto"/>
        <w:right w:val="single" w:sz="4" w:space="0" w:color="auto"/>
      </w:pBdr>
      <w:spacing w:before="100" w:beforeAutospacing="1" w:after="100" w:afterAutospacing="1"/>
      <w:textAlignment w:val="bottom"/>
    </w:pPr>
    <w:rPr>
      <w:rFonts w:ascii="Arial" w:eastAsia="MS PGothic" w:hAnsi="Arial" w:cs="Arial"/>
      <w:sz w:val="18"/>
      <w:szCs w:val="18"/>
    </w:rPr>
  </w:style>
  <w:style w:type="paragraph" w:customStyle="1" w:styleId="xl137">
    <w:name w:val="xl137"/>
    <w:basedOn w:val="Normal"/>
    <w:rsid w:val="00865289"/>
    <w:pPr>
      <w:pBdr>
        <w:top w:val="single" w:sz="4" w:space="0" w:color="auto"/>
        <w:left w:val="single" w:sz="4" w:space="0" w:color="auto"/>
        <w:bottom w:val="single" w:sz="4" w:space="0" w:color="auto"/>
        <w:right w:val="single" w:sz="4" w:space="0" w:color="auto"/>
      </w:pBdr>
      <w:spacing w:before="100" w:beforeAutospacing="1" w:after="100" w:afterAutospacing="1"/>
      <w:textAlignment w:val="bottom"/>
    </w:pPr>
    <w:rPr>
      <w:rFonts w:ascii="Arial" w:eastAsia="MS PGothic" w:hAnsi="Arial" w:cs="Arial"/>
      <w:sz w:val="18"/>
      <w:szCs w:val="18"/>
    </w:rPr>
  </w:style>
  <w:style w:type="paragraph" w:customStyle="1" w:styleId="Binhthuong">
    <w:name w:val="Binh thuong"/>
    <w:basedOn w:val="Normal"/>
    <w:qFormat/>
    <w:rsid w:val="00865289"/>
    <w:pPr>
      <w:adjustRightInd w:val="0"/>
      <w:snapToGrid w:val="0"/>
      <w:spacing w:before="120" w:after="120" w:line="312" w:lineRule="auto"/>
    </w:pPr>
    <w:rPr>
      <w:color w:val="000000"/>
      <w:sz w:val="24"/>
      <w:szCs w:val="28"/>
    </w:rPr>
  </w:style>
  <w:style w:type="paragraph" w:customStyle="1" w:styleId="BANG">
    <w:name w:val="BANG"/>
    <w:basedOn w:val="Normal"/>
    <w:rsid w:val="00865289"/>
    <w:pPr>
      <w:spacing w:after="0" w:line="360" w:lineRule="auto"/>
      <w:ind w:left="14"/>
      <w:jc w:val="center"/>
    </w:pPr>
    <w:rPr>
      <w:rFonts w:eastAsia="MS Mincho"/>
      <w:sz w:val="24"/>
    </w:rPr>
  </w:style>
  <w:style w:type="character" w:customStyle="1" w:styleId="newstitledetail">
    <w:name w:val="newstitledetail"/>
    <w:basedOn w:val="DefaultParagraphFont"/>
    <w:rsid w:val="00865289"/>
  </w:style>
  <w:style w:type="character" w:customStyle="1" w:styleId="apple-tab-span">
    <w:name w:val="apple-tab-span"/>
    <w:basedOn w:val="DefaultParagraphFont"/>
    <w:rsid w:val="00865289"/>
  </w:style>
  <w:style w:type="character" w:customStyle="1" w:styleId="apple-converted-space">
    <w:name w:val="apple-converted-space"/>
    <w:basedOn w:val="DefaultParagraphFont"/>
    <w:rsid w:val="00865289"/>
  </w:style>
  <w:style w:type="paragraph" w:styleId="BodyTextIndent3">
    <w:name w:val="Body Text Indent 3"/>
    <w:basedOn w:val="Normal"/>
    <w:link w:val="BodyTextIndent3Char"/>
    <w:uiPriority w:val="99"/>
    <w:unhideWhenUsed/>
    <w:rsid w:val="00865289"/>
    <w:pPr>
      <w:shd w:val="clear" w:color="auto" w:fill="EAE4CA"/>
      <w:spacing w:after="0"/>
      <w:ind w:firstLine="720"/>
    </w:pPr>
    <w:rPr>
      <w:rFonts w:ascii=".VnTime" w:hAnsi=".VnTime"/>
      <w:color w:val="000000"/>
      <w:szCs w:val="28"/>
      <w:lang w:val="vi-VN" w:eastAsia="vi-VN"/>
    </w:rPr>
  </w:style>
  <w:style w:type="character" w:customStyle="1" w:styleId="BodyTextIndent3Char">
    <w:name w:val="Body Text Indent 3 Char"/>
    <w:basedOn w:val="DefaultParagraphFont"/>
    <w:link w:val="BodyTextIndent3"/>
    <w:uiPriority w:val="99"/>
    <w:rsid w:val="00865289"/>
    <w:rPr>
      <w:rFonts w:ascii=".VnTime" w:eastAsia="Times New Roman" w:hAnsi=".VnTime" w:cs="Times New Roman"/>
      <w:color w:val="000000"/>
      <w:kern w:val="0"/>
      <w:sz w:val="28"/>
      <w:szCs w:val="28"/>
      <w:shd w:val="clear" w:color="auto" w:fill="EAE4CA"/>
      <w:lang w:val="vi-VN" w:eastAsia="vi-VN"/>
      <w14:ligatures w14:val="none"/>
    </w:rPr>
  </w:style>
  <w:style w:type="paragraph" w:customStyle="1" w:styleId="style20">
    <w:name w:val="style2"/>
    <w:basedOn w:val="Normal"/>
    <w:rsid w:val="00865289"/>
    <w:pPr>
      <w:shd w:val="clear" w:color="auto" w:fill="EAE4CA"/>
      <w:spacing w:before="100" w:beforeAutospacing="1" w:after="100" w:afterAutospacing="1"/>
    </w:pPr>
    <w:rPr>
      <w:color w:val="000000"/>
      <w:sz w:val="24"/>
      <w:lang w:eastAsia="vi-VN"/>
    </w:rPr>
  </w:style>
  <w:style w:type="paragraph" w:customStyle="1" w:styleId="table">
    <w:name w:val="table"/>
    <w:basedOn w:val="Normal"/>
    <w:rsid w:val="00865289"/>
    <w:pPr>
      <w:shd w:val="clear" w:color="auto" w:fill="EAE4CA"/>
      <w:spacing w:before="100" w:beforeAutospacing="1" w:after="100" w:afterAutospacing="1"/>
      <w:jc w:val="center"/>
    </w:pPr>
    <w:rPr>
      <w:color w:val="000000"/>
      <w:sz w:val="24"/>
      <w:lang w:eastAsia="vi-VN"/>
    </w:rPr>
  </w:style>
  <w:style w:type="paragraph" w:customStyle="1" w:styleId="columnname">
    <w:name w:val="columnname"/>
    <w:basedOn w:val="Normal"/>
    <w:rsid w:val="00865289"/>
    <w:pPr>
      <w:shd w:val="clear" w:color="auto" w:fill="EAE4CA"/>
      <w:spacing w:before="100" w:beforeAutospacing="1" w:after="100" w:afterAutospacing="1"/>
    </w:pPr>
    <w:rPr>
      <w:color w:val="000000"/>
      <w:sz w:val="24"/>
      <w:lang w:eastAsia="vi-VN"/>
    </w:rPr>
  </w:style>
  <w:style w:type="paragraph" w:customStyle="1" w:styleId="undertable">
    <w:name w:val="undertable"/>
    <w:basedOn w:val="Normal"/>
    <w:rsid w:val="00865289"/>
    <w:pPr>
      <w:shd w:val="clear" w:color="auto" w:fill="EAE4CA"/>
      <w:spacing w:before="75" w:after="100" w:afterAutospacing="1"/>
      <w:jc w:val="center"/>
    </w:pPr>
    <w:rPr>
      <w:color w:val="000000"/>
      <w:sz w:val="20"/>
      <w:szCs w:val="20"/>
      <w:lang w:eastAsia="vi-VN"/>
    </w:rPr>
  </w:style>
  <w:style w:type="paragraph" w:customStyle="1" w:styleId="end">
    <w:name w:val="end"/>
    <w:basedOn w:val="Normal"/>
    <w:rsid w:val="00865289"/>
    <w:pPr>
      <w:shd w:val="clear" w:color="auto" w:fill="EAE4CA"/>
      <w:spacing w:before="100" w:beforeAutospacing="1" w:after="100" w:afterAutospacing="1"/>
      <w:jc w:val="center"/>
    </w:pPr>
    <w:rPr>
      <w:color w:val="000000"/>
      <w:sz w:val="24"/>
      <w:lang w:eastAsia="vi-VN"/>
    </w:rPr>
  </w:style>
  <w:style w:type="paragraph" w:customStyle="1" w:styleId="top">
    <w:name w:val="top"/>
    <w:basedOn w:val="Normal"/>
    <w:rsid w:val="00865289"/>
    <w:pPr>
      <w:shd w:val="clear" w:color="auto" w:fill="EAE4CA"/>
      <w:spacing w:before="100" w:beforeAutospacing="1" w:after="100" w:afterAutospacing="1"/>
    </w:pPr>
    <w:rPr>
      <w:rFonts w:ascii="Tahoma" w:hAnsi="Tahoma" w:cs="Tahoma"/>
      <w:color w:val="269326"/>
      <w:sz w:val="20"/>
      <w:szCs w:val="20"/>
      <w:lang w:eastAsia="vi-VN"/>
    </w:rPr>
  </w:style>
  <w:style w:type="paragraph" w:customStyle="1" w:styleId="tho">
    <w:name w:val="tho"/>
    <w:basedOn w:val="Normal"/>
    <w:rsid w:val="00865289"/>
    <w:pPr>
      <w:shd w:val="clear" w:color="auto" w:fill="EAE4CA"/>
      <w:spacing w:before="100" w:beforeAutospacing="1" w:after="100" w:afterAutospacing="1"/>
      <w:jc w:val="center"/>
    </w:pPr>
    <w:rPr>
      <w:color w:val="000000"/>
      <w:sz w:val="24"/>
      <w:lang w:eastAsia="vi-VN"/>
    </w:rPr>
  </w:style>
  <w:style w:type="paragraph" w:customStyle="1" w:styleId="style8">
    <w:name w:val="style8"/>
    <w:basedOn w:val="Normal"/>
    <w:rsid w:val="00865289"/>
    <w:pPr>
      <w:shd w:val="clear" w:color="auto" w:fill="EAE4CA"/>
      <w:spacing w:before="100" w:beforeAutospacing="1" w:after="100" w:afterAutospacing="1"/>
    </w:pPr>
    <w:rPr>
      <w:color w:val="000000"/>
      <w:sz w:val="24"/>
      <w:lang w:eastAsia="vi-VN"/>
    </w:rPr>
  </w:style>
  <w:style w:type="numbering" w:customStyle="1" w:styleId="NoList2">
    <w:name w:val="No List2"/>
    <w:next w:val="NoList"/>
    <w:uiPriority w:val="99"/>
    <w:semiHidden/>
    <w:unhideWhenUsed/>
    <w:rsid w:val="00865289"/>
  </w:style>
  <w:style w:type="paragraph" w:customStyle="1" w:styleId="LV-Paragrap">
    <w:name w:val="LV-Paragrap"/>
    <w:rsid w:val="00865289"/>
    <w:pPr>
      <w:spacing w:after="40" w:line="312" w:lineRule="auto"/>
      <w:ind w:firstLine="720"/>
      <w:jc w:val="both"/>
    </w:pPr>
    <w:rPr>
      <w:rFonts w:ascii="Times New Roman" w:eastAsia="Times New Roman" w:hAnsi="Times New Roman" w:cs="Times New Roman"/>
      <w:bCs/>
      <w:color w:val="000000"/>
      <w:kern w:val="0"/>
      <w:sz w:val="26"/>
      <w:szCs w:val="28"/>
      <w14:ligatures w14:val="none"/>
    </w:rPr>
  </w:style>
  <w:style w:type="paragraph" w:customStyle="1" w:styleId="Tuyen-LV2">
    <w:name w:val="Tuyen-LV2"/>
    <w:basedOn w:val="Normal"/>
    <w:rsid w:val="00865289"/>
    <w:pPr>
      <w:spacing w:after="120" w:line="276" w:lineRule="auto"/>
      <w:ind w:left="2520" w:hanging="720"/>
    </w:pPr>
    <w:rPr>
      <w:b/>
    </w:rPr>
  </w:style>
  <w:style w:type="paragraph" w:customStyle="1" w:styleId="Tuyen-LV3">
    <w:name w:val="Tuyen-LV3"/>
    <w:basedOn w:val="Tuyen-LV2"/>
    <w:rsid w:val="00865289"/>
    <w:pPr>
      <w:ind w:left="1260" w:hanging="1080"/>
    </w:pPr>
    <w:rPr>
      <w:i/>
    </w:rPr>
  </w:style>
  <w:style w:type="paragraph" w:customStyle="1" w:styleId="Tuyen-LV4">
    <w:name w:val="Tuyen-LV4"/>
    <w:basedOn w:val="Tuyen-LV3"/>
    <w:rsid w:val="00865289"/>
    <w:pPr>
      <w:ind w:left="1440" w:hanging="1440"/>
    </w:pPr>
    <w:rPr>
      <w:b w:val="0"/>
    </w:rPr>
  </w:style>
  <w:style w:type="paragraph" w:customStyle="1" w:styleId="Tuyen-Para">
    <w:name w:val="Tuyen-Para"/>
    <w:basedOn w:val="Tuyen-LV4"/>
    <w:rsid w:val="00865289"/>
    <w:pPr>
      <w:spacing w:after="0" w:line="312" w:lineRule="auto"/>
      <w:ind w:left="0" w:firstLine="720"/>
    </w:pPr>
    <w:rPr>
      <w:i w:val="0"/>
    </w:rPr>
  </w:style>
  <w:style w:type="paragraph" w:customStyle="1" w:styleId="Tuyen-HinhBang">
    <w:name w:val="Tuyen-HinhBang"/>
    <w:basedOn w:val="Tuyen-Para"/>
    <w:rsid w:val="00865289"/>
    <w:pPr>
      <w:ind w:firstLine="0"/>
      <w:jc w:val="center"/>
    </w:pPr>
    <w:rPr>
      <w:b/>
      <w:i/>
    </w:rPr>
  </w:style>
  <w:style w:type="paragraph" w:customStyle="1" w:styleId="TNN-level2">
    <w:name w:val="TNN-level2"/>
    <w:basedOn w:val="Normal"/>
    <w:autoRedefine/>
    <w:rsid w:val="00865289"/>
    <w:pPr>
      <w:numPr>
        <w:ilvl w:val="3"/>
      </w:numPr>
      <w:spacing w:before="120" w:after="0" w:line="312" w:lineRule="auto"/>
      <w:ind w:firstLine="720"/>
    </w:pPr>
    <w:rPr>
      <w:b/>
      <w:szCs w:val="26"/>
    </w:rPr>
  </w:style>
  <w:style w:type="paragraph" w:customStyle="1" w:styleId="TNN-level3">
    <w:name w:val="TNN-level3"/>
    <w:basedOn w:val="Normal"/>
    <w:autoRedefine/>
    <w:rsid w:val="00865289"/>
    <w:pPr>
      <w:spacing w:before="120" w:after="0" w:line="264" w:lineRule="auto"/>
    </w:pPr>
    <w:rPr>
      <w:b/>
    </w:rPr>
  </w:style>
  <w:style w:type="paragraph" w:customStyle="1" w:styleId="Level1-TNN">
    <w:name w:val="Level1-TNN"/>
    <w:basedOn w:val="Normal"/>
    <w:autoRedefine/>
    <w:rsid w:val="00865289"/>
    <w:pPr>
      <w:numPr>
        <w:numId w:val="19"/>
      </w:numPr>
      <w:spacing w:before="120" w:after="120" w:line="312" w:lineRule="auto"/>
      <w:ind w:left="709" w:hanging="709"/>
    </w:pPr>
    <w:rPr>
      <w:b/>
      <w:szCs w:val="26"/>
    </w:rPr>
  </w:style>
  <w:style w:type="paragraph" w:customStyle="1" w:styleId="Level3-TNN">
    <w:name w:val="Level3-TNN"/>
    <w:basedOn w:val="Normal"/>
    <w:link w:val="Level3-TNNChar"/>
    <w:autoRedefine/>
    <w:rsid w:val="00865289"/>
    <w:pPr>
      <w:spacing w:after="0" w:line="312" w:lineRule="auto"/>
      <w:ind w:firstLine="720"/>
    </w:pPr>
    <w:rPr>
      <w:b/>
      <w:sz w:val="26"/>
      <w:szCs w:val="26"/>
      <w:lang w:val="sv-SE" w:eastAsia="x-none"/>
    </w:rPr>
  </w:style>
  <w:style w:type="character" w:customStyle="1" w:styleId="Level3-TNNChar">
    <w:name w:val="Level3-TNN Char"/>
    <w:link w:val="Level3-TNN"/>
    <w:rsid w:val="00865289"/>
    <w:rPr>
      <w:rFonts w:ascii="Times New Roman" w:eastAsia="Times New Roman" w:hAnsi="Times New Roman" w:cs="Times New Roman"/>
      <w:b/>
      <w:kern w:val="0"/>
      <w:sz w:val="26"/>
      <w:szCs w:val="26"/>
      <w:lang w:val="sv-SE" w:eastAsia="x-none"/>
      <w14:ligatures w14:val="none"/>
    </w:rPr>
  </w:style>
  <w:style w:type="paragraph" w:customStyle="1" w:styleId="ParaGraph">
    <w:name w:val="ParaGraph"/>
    <w:next w:val="Normal"/>
    <w:link w:val="ParaGraphChar"/>
    <w:autoRedefine/>
    <w:rsid w:val="00865289"/>
    <w:pPr>
      <w:tabs>
        <w:tab w:val="left" w:pos="709"/>
      </w:tabs>
      <w:spacing w:after="120" w:line="240" w:lineRule="auto"/>
      <w:jc w:val="both"/>
    </w:pPr>
    <w:rPr>
      <w:rFonts w:ascii="Times New Roman" w:eastAsia="Times New Roman" w:hAnsi="Times New Roman" w:cs="Times New Roman"/>
      <w:iCs/>
      <w:noProof/>
      <w:kern w:val="0"/>
      <w:sz w:val="28"/>
      <w:szCs w:val="28"/>
      <w14:ligatures w14:val="none"/>
    </w:rPr>
  </w:style>
  <w:style w:type="character" w:customStyle="1" w:styleId="ParaGraphChar">
    <w:name w:val="ParaGraph Char"/>
    <w:link w:val="ParaGraph"/>
    <w:rsid w:val="00865289"/>
    <w:rPr>
      <w:rFonts w:ascii="Times New Roman" w:eastAsia="Times New Roman" w:hAnsi="Times New Roman" w:cs="Times New Roman"/>
      <w:iCs/>
      <w:noProof/>
      <w:kern w:val="0"/>
      <w:sz w:val="28"/>
      <w:szCs w:val="28"/>
      <w14:ligatures w14:val="none"/>
    </w:rPr>
  </w:style>
  <w:style w:type="paragraph" w:customStyle="1" w:styleId="TNN-level4">
    <w:name w:val="TNN-level4"/>
    <w:basedOn w:val="Normal"/>
    <w:link w:val="TNN-level4CharChar"/>
    <w:autoRedefine/>
    <w:rsid w:val="00865289"/>
    <w:pPr>
      <w:spacing w:after="0" w:line="312" w:lineRule="auto"/>
    </w:pPr>
    <w:rPr>
      <w:b/>
      <w:i/>
      <w:sz w:val="26"/>
      <w:szCs w:val="26"/>
      <w:lang w:val="vi-VN" w:eastAsia="x-none"/>
    </w:rPr>
  </w:style>
  <w:style w:type="paragraph" w:customStyle="1" w:styleId="TNN-Bullet2">
    <w:name w:val="TNN-Bullet2"/>
    <w:basedOn w:val="Normal"/>
    <w:link w:val="TNN-Bullet2CharChar"/>
    <w:autoRedefine/>
    <w:rsid w:val="00865289"/>
    <w:pPr>
      <w:numPr>
        <w:numId w:val="20"/>
      </w:numPr>
      <w:tabs>
        <w:tab w:val="num" w:pos="0"/>
      </w:tabs>
      <w:spacing w:after="0" w:line="312" w:lineRule="auto"/>
      <w:ind w:left="0" w:firstLine="360"/>
    </w:pPr>
    <w:rPr>
      <w:sz w:val="26"/>
      <w:szCs w:val="26"/>
      <w:lang w:val="vi-VN" w:eastAsia="x-none"/>
    </w:rPr>
  </w:style>
  <w:style w:type="character" w:customStyle="1" w:styleId="TNN-Bullet2CharChar">
    <w:name w:val="TNN-Bullet2 Char Char"/>
    <w:link w:val="TNN-Bullet2"/>
    <w:rsid w:val="00865289"/>
    <w:rPr>
      <w:rFonts w:ascii="Times New Roman" w:eastAsia="Times New Roman" w:hAnsi="Times New Roman" w:cs="Times New Roman"/>
      <w:kern w:val="0"/>
      <w:sz w:val="26"/>
      <w:szCs w:val="26"/>
      <w:lang w:val="vi-VN" w:eastAsia="x-none"/>
      <w14:ligatures w14:val="none"/>
    </w:rPr>
  </w:style>
  <w:style w:type="character" w:customStyle="1" w:styleId="TNN-level4CharChar">
    <w:name w:val="TNN-level4 Char Char"/>
    <w:link w:val="TNN-level4"/>
    <w:rsid w:val="00865289"/>
    <w:rPr>
      <w:rFonts w:ascii="Times New Roman" w:eastAsia="Times New Roman" w:hAnsi="Times New Roman" w:cs="Times New Roman"/>
      <w:b/>
      <w:i/>
      <w:kern w:val="0"/>
      <w:sz w:val="26"/>
      <w:szCs w:val="26"/>
      <w:lang w:val="vi-VN" w:eastAsia="x-none"/>
      <w14:ligatures w14:val="none"/>
    </w:rPr>
  </w:style>
  <w:style w:type="paragraph" w:customStyle="1" w:styleId="TNN-Paragraph">
    <w:name w:val="TNN-Paragraph"/>
    <w:basedOn w:val="Normal"/>
    <w:link w:val="TNN-ParagraphChar"/>
    <w:rsid w:val="00865289"/>
    <w:pPr>
      <w:spacing w:line="312" w:lineRule="auto"/>
      <w:ind w:firstLine="720"/>
    </w:pPr>
    <w:rPr>
      <w:sz w:val="26"/>
      <w:szCs w:val="20"/>
      <w:lang w:val="x-none" w:eastAsia="x-none"/>
    </w:rPr>
  </w:style>
  <w:style w:type="character" w:customStyle="1" w:styleId="TNN-ParagraphChar">
    <w:name w:val="TNN-Paragraph Char"/>
    <w:link w:val="TNN-Paragraph"/>
    <w:locked/>
    <w:rsid w:val="00865289"/>
    <w:rPr>
      <w:rFonts w:ascii="Times New Roman" w:eastAsia="Times New Roman" w:hAnsi="Times New Roman" w:cs="Times New Roman"/>
      <w:kern w:val="0"/>
      <w:sz w:val="26"/>
      <w:szCs w:val="20"/>
      <w:lang w:val="x-none" w:eastAsia="x-none"/>
      <w14:ligatures w14:val="none"/>
    </w:rPr>
  </w:style>
  <w:style w:type="character" w:customStyle="1" w:styleId="CharChar12">
    <w:name w:val="Char Char12"/>
    <w:rsid w:val="00865289"/>
    <w:rPr>
      <w:sz w:val="24"/>
      <w:szCs w:val="24"/>
    </w:rPr>
  </w:style>
  <w:style w:type="paragraph" w:customStyle="1" w:styleId="Muc">
    <w:name w:val="Muc"/>
    <w:basedOn w:val="Normal"/>
    <w:rsid w:val="00865289"/>
    <w:pPr>
      <w:spacing w:line="312" w:lineRule="auto"/>
      <w:jc w:val="center"/>
    </w:pPr>
    <w:rPr>
      <w:b/>
      <w:sz w:val="32"/>
      <w:szCs w:val="32"/>
    </w:rPr>
  </w:style>
  <w:style w:type="paragraph" w:customStyle="1" w:styleId="Muc1">
    <w:name w:val="Muc1"/>
    <w:basedOn w:val="Normal"/>
    <w:rsid w:val="00865289"/>
    <w:pPr>
      <w:widowControl w:val="0"/>
      <w:autoSpaceDE w:val="0"/>
      <w:autoSpaceDN w:val="0"/>
      <w:adjustRightInd w:val="0"/>
      <w:spacing w:after="0" w:line="312" w:lineRule="auto"/>
    </w:pPr>
    <w:rPr>
      <w:b/>
      <w:color w:val="000000"/>
      <w:spacing w:val="-3"/>
      <w:szCs w:val="26"/>
      <w:lang w:val="pt-BR"/>
    </w:rPr>
  </w:style>
  <w:style w:type="paragraph" w:customStyle="1" w:styleId="Muc2">
    <w:name w:val="Muc2"/>
    <w:basedOn w:val="Normal"/>
    <w:rsid w:val="00865289"/>
    <w:pPr>
      <w:widowControl w:val="0"/>
      <w:autoSpaceDE w:val="0"/>
      <w:autoSpaceDN w:val="0"/>
      <w:adjustRightInd w:val="0"/>
      <w:spacing w:after="0" w:line="312" w:lineRule="auto"/>
    </w:pPr>
    <w:rPr>
      <w:rFonts w:ascii="Times New Roman Bold" w:hAnsi="Times New Roman Bold"/>
      <w:b/>
      <w:color w:val="000000"/>
      <w:spacing w:val="-5"/>
      <w:szCs w:val="26"/>
      <w:lang w:val="pt-BR"/>
    </w:rPr>
  </w:style>
  <w:style w:type="paragraph" w:customStyle="1" w:styleId="Muc3">
    <w:name w:val="Muc3"/>
    <w:basedOn w:val="Normal"/>
    <w:rsid w:val="00865289"/>
    <w:pPr>
      <w:widowControl w:val="0"/>
      <w:autoSpaceDE w:val="0"/>
      <w:autoSpaceDN w:val="0"/>
      <w:adjustRightInd w:val="0"/>
      <w:spacing w:after="0" w:line="312" w:lineRule="auto"/>
    </w:pPr>
    <w:rPr>
      <w:rFonts w:ascii="Times New Roman Bold" w:hAnsi="Times New Roman Bold"/>
      <w:b/>
      <w:i/>
      <w:color w:val="000000"/>
      <w:spacing w:val="-4"/>
      <w:szCs w:val="26"/>
      <w:lang w:val="pt-BR"/>
    </w:rPr>
  </w:style>
  <w:style w:type="paragraph" w:customStyle="1" w:styleId="MucBang">
    <w:name w:val="MucBang"/>
    <w:basedOn w:val="Normal"/>
    <w:rsid w:val="00865289"/>
    <w:pPr>
      <w:widowControl w:val="0"/>
      <w:autoSpaceDE w:val="0"/>
      <w:autoSpaceDN w:val="0"/>
      <w:adjustRightInd w:val="0"/>
      <w:spacing w:line="312" w:lineRule="auto"/>
      <w:jc w:val="center"/>
    </w:pPr>
    <w:rPr>
      <w:rFonts w:ascii="Times New Roman Bold" w:hAnsi="Times New Roman Bold"/>
      <w:b/>
      <w:color w:val="000000"/>
      <w:spacing w:val="-5"/>
      <w:sz w:val="24"/>
      <w:lang w:val="pt-BR"/>
    </w:rPr>
  </w:style>
  <w:style w:type="paragraph" w:customStyle="1" w:styleId="MucHinh">
    <w:name w:val="MucHinh"/>
    <w:basedOn w:val="Normal"/>
    <w:link w:val="MucHinhChar"/>
    <w:rsid w:val="00865289"/>
    <w:pPr>
      <w:spacing w:after="0"/>
      <w:jc w:val="center"/>
    </w:pPr>
    <w:rPr>
      <w:rFonts w:ascii="Times New Roman Bold" w:hAnsi="Times New Roman Bold"/>
      <w:b/>
      <w:sz w:val="24"/>
      <w:lang w:val="x-none" w:eastAsia="x-none"/>
    </w:rPr>
  </w:style>
  <w:style w:type="paragraph" w:customStyle="1" w:styleId="TNN-Bullet3">
    <w:name w:val="TNN-Bullet3"/>
    <w:basedOn w:val="Normal"/>
    <w:autoRedefine/>
    <w:rsid w:val="00865289"/>
    <w:pPr>
      <w:numPr>
        <w:numId w:val="21"/>
      </w:numPr>
      <w:spacing w:before="120" w:after="120" w:line="264" w:lineRule="auto"/>
    </w:pPr>
    <w:rPr>
      <w:bCs/>
      <w:szCs w:val="26"/>
    </w:rPr>
  </w:style>
  <w:style w:type="character" w:customStyle="1" w:styleId="TNN-nguonChar">
    <w:name w:val="TNN-nguon Char"/>
    <w:link w:val="TNN-nguon"/>
    <w:locked/>
    <w:rsid w:val="00865289"/>
    <w:rPr>
      <w:i/>
    </w:rPr>
  </w:style>
  <w:style w:type="paragraph" w:customStyle="1" w:styleId="TNN-nguon">
    <w:name w:val="TNN-nguon"/>
    <w:basedOn w:val="Normal"/>
    <w:link w:val="TNN-nguonChar"/>
    <w:autoRedefine/>
    <w:rsid w:val="00865289"/>
    <w:pPr>
      <w:spacing w:after="0"/>
      <w:ind w:firstLine="720"/>
      <w:jc w:val="right"/>
    </w:pPr>
    <w:rPr>
      <w:rFonts w:asciiTheme="minorHAnsi" w:eastAsiaTheme="minorHAnsi" w:hAnsiTheme="minorHAnsi" w:cstheme="minorBidi"/>
      <w:i/>
      <w:kern w:val="2"/>
      <w:sz w:val="24"/>
      <w14:ligatures w14:val="standardContextual"/>
    </w:rPr>
  </w:style>
  <w:style w:type="paragraph" w:customStyle="1" w:styleId="Default">
    <w:name w:val="Default"/>
    <w:rsid w:val="00865289"/>
    <w:pPr>
      <w:autoSpaceDE w:val="0"/>
      <w:autoSpaceDN w:val="0"/>
      <w:adjustRightInd w:val="0"/>
      <w:spacing w:after="40" w:line="240" w:lineRule="auto"/>
    </w:pPr>
    <w:rPr>
      <w:rFonts w:ascii="Arial" w:eastAsia="Times New Roman" w:hAnsi="Arial" w:cs="Arial"/>
      <w:color w:val="000000"/>
      <w:kern w:val="0"/>
      <w14:ligatures w14:val="none"/>
    </w:rPr>
  </w:style>
  <w:style w:type="paragraph" w:customStyle="1" w:styleId="ParaBDKH">
    <w:name w:val="Para BDKH"/>
    <w:basedOn w:val="Normal"/>
    <w:autoRedefine/>
    <w:rsid w:val="00865289"/>
    <w:pPr>
      <w:spacing w:before="120" w:after="120" w:line="312" w:lineRule="auto"/>
      <w:ind w:firstLine="720"/>
    </w:pPr>
    <w:rPr>
      <w:lang w:val="pt-BR"/>
    </w:rPr>
  </w:style>
  <w:style w:type="character" w:customStyle="1" w:styleId="CharChar2">
    <w:name w:val="Char Char2"/>
    <w:rsid w:val="00865289"/>
    <w:rPr>
      <w:rFonts w:ascii="Cambria" w:eastAsia="Times New Roman" w:hAnsi="Cambria" w:cs="Times New Roman"/>
      <w:b/>
      <w:bCs/>
      <w:kern w:val="32"/>
      <w:sz w:val="32"/>
      <w:szCs w:val="32"/>
    </w:rPr>
  </w:style>
  <w:style w:type="character" w:customStyle="1" w:styleId="MucHinhChar">
    <w:name w:val="MucHinh Char"/>
    <w:link w:val="MucHinh"/>
    <w:rsid w:val="00865289"/>
    <w:rPr>
      <w:rFonts w:ascii="Times New Roman Bold" w:eastAsia="Times New Roman" w:hAnsi="Times New Roman Bold" w:cs="Times New Roman"/>
      <w:b/>
      <w:kern w:val="0"/>
      <w:lang w:val="x-none" w:eastAsia="x-none"/>
      <w14:ligatures w14:val="none"/>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865289"/>
    <w:pPr>
      <w:spacing w:before="120" w:after="120" w:line="312" w:lineRule="auto"/>
    </w:pPr>
  </w:style>
  <w:style w:type="paragraph" w:customStyle="1" w:styleId="Char">
    <w:name w:val="Char"/>
    <w:basedOn w:val="Normal"/>
    <w:rsid w:val="00865289"/>
    <w:pPr>
      <w:tabs>
        <w:tab w:val="left" w:pos="709"/>
      </w:tabs>
      <w:spacing w:after="0"/>
    </w:pPr>
    <w:rPr>
      <w:rFonts w:ascii="Tahoma" w:hAnsi="Tahoma"/>
      <w:sz w:val="24"/>
      <w:lang w:val="pl-PL" w:eastAsia="pl-PL"/>
    </w:rPr>
  </w:style>
  <w:style w:type="paragraph" w:customStyle="1" w:styleId="LV-Mucluc">
    <w:name w:val="LV-Mucluc"/>
    <w:basedOn w:val="Muc"/>
    <w:next w:val="Level1-TNN"/>
    <w:rsid w:val="00865289"/>
    <w:pPr>
      <w:spacing w:line="264" w:lineRule="auto"/>
    </w:pPr>
    <w:rPr>
      <w:sz w:val="28"/>
      <w:szCs w:val="28"/>
    </w:rPr>
  </w:style>
  <w:style w:type="character" w:customStyle="1" w:styleId="apple-style-span">
    <w:name w:val="apple-style-span"/>
    <w:basedOn w:val="DefaultParagraphFont"/>
    <w:uiPriority w:val="99"/>
    <w:rsid w:val="00865289"/>
  </w:style>
  <w:style w:type="paragraph" w:customStyle="1" w:styleId="LV-BangHinh">
    <w:name w:val="LV-Bang+Hinh"/>
    <w:basedOn w:val="Normal"/>
    <w:rsid w:val="00865289"/>
    <w:pPr>
      <w:spacing w:after="0" w:line="264" w:lineRule="auto"/>
      <w:jc w:val="center"/>
    </w:pPr>
    <w:rPr>
      <w:b/>
      <w:i/>
      <w:sz w:val="24"/>
      <w:szCs w:val="28"/>
    </w:rPr>
  </w:style>
  <w:style w:type="paragraph" w:customStyle="1" w:styleId="LV-chugiai">
    <w:name w:val="LV-chugiai"/>
    <w:basedOn w:val="Normal"/>
    <w:rsid w:val="00865289"/>
    <w:pPr>
      <w:spacing w:after="0" w:line="264" w:lineRule="auto"/>
      <w:jc w:val="right"/>
    </w:pPr>
    <w:rPr>
      <w:i/>
      <w:sz w:val="22"/>
      <w:szCs w:val="28"/>
    </w:rPr>
  </w:style>
  <w:style w:type="paragraph" w:customStyle="1" w:styleId="LV-Level2">
    <w:name w:val="LV-Level 2"/>
    <w:basedOn w:val="Heading1"/>
    <w:rsid w:val="00865289"/>
    <w:pPr>
      <w:spacing w:before="120" w:after="120" w:line="312" w:lineRule="auto"/>
    </w:pPr>
    <w:rPr>
      <w:rFonts w:ascii="Times New Roman" w:eastAsia="Times New Roman" w:hAnsi="Times New Roman" w:cs="Times New Roman"/>
      <w:b/>
      <w:bCs/>
      <w:i/>
      <w:color w:val="000000"/>
      <w:sz w:val="26"/>
      <w:szCs w:val="28"/>
      <w:lang w:eastAsia="x-none"/>
    </w:rPr>
  </w:style>
  <w:style w:type="paragraph" w:customStyle="1" w:styleId="LV-Level3">
    <w:name w:val="LV-Level 3"/>
    <w:basedOn w:val="LV-Level2"/>
    <w:rsid w:val="00865289"/>
    <w:rPr>
      <w:i w:val="0"/>
    </w:rPr>
  </w:style>
  <w:style w:type="paragraph" w:customStyle="1" w:styleId="LV-Level4">
    <w:name w:val="LV-Level 4"/>
    <w:basedOn w:val="LV-Level3"/>
    <w:rsid w:val="00865289"/>
    <w:pPr>
      <w:ind w:left="993" w:hanging="993"/>
    </w:pPr>
    <w:rPr>
      <w:b w:val="0"/>
    </w:rPr>
  </w:style>
  <w:style w:type="character" w:customStyle="1" w:styleId="alt-edited">
    <w:name w:val="alt-edited"/>
    <w:basedOn w:val="DefaultParagraphFont"/>
    <w:rsid w:val="00865289"/>
  </w:style>
  <w:style w:type="table" w:customStyle="1" w:styleId="LightList-Accent11">
    <w:name w:val="Light List - Accent 11"/>
    <w:basedOn w:val="TableNormal"/>
    <w:uiPriority w:val="61"/>
    <w:rsid w:val="00865289"/>
    <w:pPr>
      <w:spacing w:after="0" w:line="240" w:lineRule="auto"/>
    </w:pPr>
    <w:rPr>
      <w:rFonts w:ascii="Calibri" w:eastAsia="MS Mincho" w:hAnsi="Calibri" w:cs="Times New Roman"/>
      <w:kern w:val="0"/>
      <w:sz w:val="20"/>
      <w:szCs w:val="20"/>
      <w:lang w:val="vi-VN"/>
      <w14:ligatures w14:val="none"/>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paragraph" w:styleId="PlainText">
    <w:name w:val="Plain Text"/>
    <w:basedOn w:val="Normal"/>
    <w:link w:val="PlainTextChar"/>
    <w:uiPriority w:val="99"/>
    <w:unhideWhenUsed/>
    <w:rsid w:val="00865289"/>
    <w:pPr>
      <w:spacing w:after="0"/>
    </w:pPr>
    <w:rPr>
      <w:rFonts w:ascii="Courier New" w:hAnsi="Courier New"/>
      <w:sz w:val="20"/>
      <w:szCs w:val="20"/>
      <w:lang w:val="en-GB" w:eastAsia="x-none"/>
    </w:rPr>
  </w:style>
  <w:style w:type="character" w:customStyle="1" w:styleId="PlainTextChar">
    <w:name w:val="Plain Text Char"/>
    <w:basedOn w:val="DefaultParagraphFont"/>
    <w:link w:val="PlainText"/>
    <w:uiPriority w:val="99"/>
    <w:rsid w:val="00865289"/>
    <w:rPr>
      <w:rFonts w:ascii="Courier New" w:eastAsia="Times New Roman" w:hAnsi="Courier New" w:cs="Times New Roman"/>
      <w:kern w:val="0"/>
      <w:sz w:val="20"/>
      <w:szCs w:val="20"/>
      <w:lang w:val="en-GB" w:eastAsia="x-none"/>
      <w14:ligatures w14:val="none"/>
    </w:rPr>
  </w:style>
  <w:style w:type="paragraph" w:customStyle="1" w:styleId="RNE-Bulletnumber">
    <w:name w:val="RNE-Bullet number"/>
    <w:basedOn w:val="Normal"/>
    <w:rsid w:val="00865289"/>
    <w:pPr>
      <w:numPr>
        <w:numId w:val="22"/>
      </w:numPr>
      <w:spacing w:after="120"/>
    </w:pPr>
    <w:rPr>
      <w:rFonts w:eastAsia="Calibri"/>
      <w:lang w:bidi="th-TH"/>
    </w:rPr>
  </w:style>
  <w:style w:type="paragraph" w:customStyle="1" w:styleId="default0">
    <w:name w:val="default"/>
    <w:basedOn w:val="Normal"/>
    <w:rsid w:val="00865289"/>
    <w:pPr>
      <w:spacing w:before="100" w:beforeAutospacing="1" w:after="100" w:afterAutospacing="1"/>
    </w:pPr>
    <w:rPr>
      <w:sz w:val="24"/>
      <w:lang w:eastAsia="vi-VN"/>
    </w:rPr>
  </w:style>
  <w:style w:type="paragraph" w:customStyle="1" w:styleId="listparagraph0">
    <w:name w:val="listparagraph"/>
    <w:basedOn w:val="Normal"/>
    <w:rsid w:val="00865289"/>
    <w:pPr>
      <w:spacing w:before="100" w:beforeAutospacing="1" w:after="100" w:afterAutospacing="1"/>
    </w:pPr>
    <w:rPr>
      <w:sz w:val="24"/>
      <w:lang w:eastAsia="vi-VN"/>
    </w:rPr>
  </w:style>
  <w:style w:type="numbering" w:customStyle="1" w:styleId="NoList3">
    <w:name w:val="No List3"/>
    <w:next w:val="NoList"/>
    <w:uiPriority w:val="99"/>
    <w:semiHidden/>
    <w:unhideWhenUsed/>
    <w:rsid w:val="00865289"/>
  </w:style>
  <w:style w:type="numbering" w:customStyle="1" w:styleId="NoList11">
    <w:name w:val="No List11"/>
    <w:next w:val="NoList"/>
    <w:uiPriority w:val="99"/>
    <w:semiHidden/>
    <w:rsid w:val="00865289"/>
  </w:style>
  <w:style w:type="table" w:customStyle="1" w:styleId="TableGrid11">
    <w:name w:val="Table Grid11"/>
    <w:basedOn w:val="TableNormal"/>
    <w:next w:val="TableGrid"/>
    <w:rsid w:val="00865289"/>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
    <w:name w:val="1 / 1.1 / 1.1.11"/>
    <w:basedOn w:val="NoList"/>
    <w:next w:val="111111"/>
    <w:rsid w:val="00865289"/>
    <w:pPr>
      <w:numPr>
        <w:numId w:val="14"/>
      </w:numPr>
    </w:pPr>
  </w:style>
  <w:style w:type="numbering" w:customStyle="1" w:styleId="NoList4">
    <w:name w:val="No List4"/>
    <w:next w:val="NoList"/>
    <w:uiPriority w:val="99"/>
    <w:semiHidden/>
    <w:unhideWhenUsed/>
    <w:rsid w:val="00865289"/>
  </w:style>
  <w:style w:type="numbering" w:customStyle="1" w:styleId="NIR2005style1">
    <w:name w:val="NIR 2005 style1"/>
    <w:rsid w:val="00865289"/>
  </w:style>
  <w:style w:type="numbering" w:customStyle="1" w:styleId="12">
    <w:name w:val="スタイル12"/>
    <w:rsid w:val="00865289"/>
    <w:pPr>
      <w:numPr>
        <w:numId w:val="20"/>
      </w:numPr>
    </w:pPr>
  </w:style>
  <w:style w:type="table" w:customStyle="1" w:styleId="TableGrid2">
    <w:name w:val="Table Grid2"/>
    <w:basedOn w:val="TableNormal"/>
    <w:next w:val="TableGrid"/>
    <w:rsid w:val="00865289"/>
    <w:pPr>
      <w:spacing w:after="0" w:line="240" w:lineRule="auto"/>
    </w:pPr>
    <w:rPr>
      <w:rFonts w:ascii="Century" w:eastAsia="MS Mincho" w:hAnsi="Century"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表 (青)  212"/>
    <w:basedOn w:val="TableNormal"/>
    <w:rsid w:val="00865289"/>
    <w:pPr>
      <w:spacing w:after="0" w:line="240" w:lineRule="auto"/>
    </w:pPr>
    <w:rPr>
      <w:rFonts w:ascii="Century" w:eastAsia="MS Mincho" w:hAnsi="Century" w:cs="Times New Roman"/>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numbering" w:customStyle="1" w:styleId="NoList12">
    <w:name w:val="No List12"/>
    <w:next w:val="NoList"/>
    <w:uiPriority w:val="99"/>
    <w:semiHidden/>
    <w:rsid w:val="00865289"/>
  </w:style>
  <w:style w:type="table" w:customStyle="1" w:styleId="TableGrid12">
    <w:name w:val="Table Grid12"/>
    <w:basedOn w:val="TableNormal"/>
    <w:next w:val="TableGrid"/>
    <w:rsid w:val="00865289"/>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
    <w:name w:val="1 / 1.1 / 1.1.12"/>
    <w:basedOn w:val="NoList"/>
    <w:next w:val="111111"/>
    <w:rsid w:val="00865289"/>
    <w:pPr>
      <w:numPr>
        <w:numId w:val="11"/>
      </w:numPr>
    </w:pPr>
  </w:style>
  <w:style w:type="numbering" w:customStyle="1" w:styleId="111">
    <w:name w:val="スタイル111"/>
    <w:rsid w:val="00865289"/>
  </w:style>
  <w:style w:type="table" w:customStyle="1" w:styleId="2111">
    <w:name w:val="表 (青)  2111"/>
    <w:basedOn w:val="TableNormal"/>
    <w:rsid w:val="00865289"/>
    <w:pPr>
      <w:spacing w:after="0" w:line="240" w:lineRule="auto"/>
    </w:pPr>
    <w:rPr>
      <w:rFonts w:ascii="Century" w:eastAsia="MS Mincho" w:hAnsi="Century" w:cs="Times New Roman"/>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numbering" w:customStyle="1" w:styleId="113">
    <w:name w:val="11"/>
    <w:rsid w:val="00865289"/>
  </w:style>
  <w:style w:type="paragraph" w:styleId="HTMLPreformatted">
    <w:name w:val="HTML Preformatted"/>
    <w:basedOn w:val="Normal"/>
    <w:link w:val="HTMLPreformattedChar"/>
    <w:uiPriority w:val="99"/>
    <w:unhideWhenUsed/>
    <w:rsid w:val="008652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sz w:val="20"/>
      <w:szCs w:val="20"/>
      <w:lang w:val="x-none" w:eastAsia="x-none"/>
    </w:rPr>
  </w:style>
  <w:style w:type="character" w:customStyle="1" w:styleId="HTMLPreformattedChar">
    <w:name w:val="HTML Preformatted Char"/>
    <w:basedOn w:val="DefaultParagraphFont"/>
    <w:link w:val="HTMLPreformatted"/>
    <w:uiPriority w:val="99"/>
    <w:rsid w:val="00865289"/>
    <w:rPr>
      <w:rFonts w:ascii="Courier New" w:eastAsia="Times New Roman" w:hAnsi="Courier New" w:cs="Times New Roman"/>
      <w:kern w:val="0"/>
      <w:sz w:val="20"/>
      <w:szCs w:val="20"/>
      <w:lang w:val="x-none" w:eastAsia="x-none"/>
      <w14:ligatures w14:val="none"/>
    </w:rPr>
  </w:style>
  <w:style w:type="paragraph" w:customStyle="1" w:styleId="Bang0">
    <w:name w:val="Bang"/>
    <w:basedOn w:val="Normal"/>
    <w:qFormat/>
    <w:rsid w:val="00865289"/>
    <w:pPr>
      <w:spacing w:after="0"/>
      <w:jc w:val="center"/>
    </w:pPr>
    <w:rPr>
      <w:bCs/>
      <w:sz w:val="24"/>
      <w:szCs w:val="28"/>
    </w:rPr>
  </w:style>
  <w:style w:type="paragraph" w:customStyle="1" w:styleId="Hing">
    <w:name w:val="Hing"/>
    <w:basedOn w:val="Normal"/>
    <w:rsid w:val="00865289"/>
    <w:pPr>
      <w:spacing w:before="120" w:after="120" w:line="276" w:lineRule="auto"/>
      <w:jc w:val="center"/>
    </w:pPr>
    <w:rPr>
      <w:i/>
    </w:rPr>
  </w:style>
  <w:style w:type="paragraph" w:customStyle="1" w:styleId="body">
    <w:name w:val="body"/>
    <w:basedOn w:val="BodyTextIndent"/>
    <w:rsid w:val="00865289"/>
    <w:pPr>
      <w:widowControl w:val="0"/>
      <w:spacing w:before="120" w:line="320" w:lineRule="exact"/>
      <w:ind w:firstLine="567"/>
    </w:pPr>
    <w:rPr>
      <w:rFonts w:ascii=".VnTime" w:hAnsi=".VnTime"/>
      <w:spacing w:val="4"/>
      <w:sz w:val="22"/>
      <w:szCs w:val="22"/>
      <w:lang w:val="en-US" w:eastAsia="en-US"/>
    </w:rPr>
  </w:style>
  <w:style w:type="character" w:customStyle="1" w:styleId="ColorfulList-Accent1Char">
    <w:name w:val="Colorful List - Accent 1 Char"/>
    <w:aliases w:val="List Paragraph (numbered (a)) Char,Paragraph Char,Bullet paras Char,ANNEX Char,List Paragraph Char Char Char Char,Main numbered paragraph Char,Light Grid - Accent 31 Char,Bullet Points Char,Numbered Para 1 Char,Dot pt Char"/>
    <w:link w:val="ColorfulList-Accent13"/>
    <w:uiPriority w:val="34"/>
    <w:qFormat/>
    <w:rsid w:val="00865289"/>
    <w:rPr>
      <w:rFonts w:ascii="Times New Roman" w:eastAsia="MS Mincho" w:hAnsi="Times New Roman" w:cs="Times New Roman"/>
      <w:kern w:val="0"/>
      <w:sz w:val="26"/>
      <w:szCs w:val="20"/>
      <w:lang w:val="vi-VN" w:eastAsia="x-none"/>
      <w14:ligatures w14:val="none"/>
    </w:rPr>
  </w:style>
  <w:style w:type="paragraph" w:customStyle="1" w:styleId="m1675998387373918805gmail-m-2532664103489992329gmail-msolistparagraph">
    <w:name w:val="m_1675998387373918805gmail-m_-2532664103489992329gmail-msolistparagraph"/>
    <w:basedOn w:val="Normal"/>
    <w:rsid w:val="00865289"/>
    <w:pPr>
      <w:spacing w:before="100" w:beforeAutospacing="1" w:after="100" w:afterAutospacing="1"/>
    </w:pPr>
    <w:rPr>
      <w:sz w:val="24"/>
    </w:rPr>
  </w:style>
  <w:style w:type="character" w:customStyle="1" w:styleId="st">
    <w:name w:val="st"/>
    <w:basedOn w:val="DefaultParagraphFont"/>
    <w:rsid w:val="00865289"/>
  </w:style>
  <w:style w:type="paragraph" w:customStyle="1" w:styleId="font8">
    <w:name w:val="font8"/>
    <w:basedOn w:val="Normal"/>
    <w:rsid w:val="00865289"/>
    <w:pPr>
      <w:spacing w:before="100" w:beforeAutospacing="1" w:after="100" w:afterAutospacing="1"/>
    </w:pPr>
    <w:rPr>
      <w:rFonts w:ascii="Tahoma" w:hAnsi="Tahoma" w:cs="Tahoma"/>
      <w:b/>
      <w:bCs/>
      <w:color w:val="000000"/>
      <w:sz w:val="18"/>
      <w:szCs w:val="18"/>
    </w:rPr>
  </w:style>
  <w:style w:type="paragraph" w:customStyle="1" w:styleId="font9">
    <w:name w:val="font9"/>
    <w:basedOn w:val="Normal"/>
    <w:rsid w:val="00865289"/>
    <w:pPr>
      <w:spacing w:before="100" w:beforeAutospacing="1" w:after="100" w:afterAutospacing="1"/>
    </w:pPr>
    <w:rPr>
      <w:b/>
      <w:bCs/>
      <w:sz w:val="24"/>
    </w:rPr>
  </w:style>
  <w:style w:type="paragraph" w:customStyle="1" w:styleId="xl138">
    <w:name w:val="xl138"/>
    <w:basedOn w:val="Normal"/>
    <w:rsid w:val="00865289"/>
    <w:pPr>
      <w:pBdr>
        <w:top w:val="single" w:sz="4" w:space="0" w:color="auto"/>
        <w:left w:val="single" w:sz="4" w:space="0" w:color="auto"/>
      </w:pBdr>
      <w:spacing w:before="100" w:beforeAutospacing="1" w:after="100" w:afterAutospacing="1"/>
      <w:jc w:val="center"/>
    </w:pPr>
    <w:rPr>
      <w:sz w:val="24"/>
    </w:rPr>
  </w:style>
  <w:style w:type="paragraph" w:customStyle="1" w:styleId="xl139">
    <w:name w:val="xl139"/>
    <w:basedOn w:val="Normal"/>
    <w:rsid w:val="00865289"/>
    <w:pPr>
      <w:pBdr>
        <w:top w:val="single" w:sz="4" w:space="0" w:color="auto"/>
        <w:left w:val="single" w:sz="4" w:space="0" w:color="auto"/>
      </w:pBdr>
      <w:spacing w:before="100" w:beforeAutospacing="1" w:after="100" w:afterAutospacing="1"/>
    </w:pPr>
    <w:rPr>
      <w:sz w:val="24"/>
    </w:rPr>
  </w:style>
  <w:style w:type="paragraph" w:customStyle="1" w:styleId="xl140">
    <w:name w:val="xl140"/>
    <w:basedOn w:val="Normal"/>
    <w:rsid w:val="00865289"/>
    <w:pPr>
      <w:pBdr>
        <w:left w:val="double" w:sz="6" w:space="0" w:color="auto"/>
        <w:right w:val="single" w:sz="4" w:space="0" w:color="auto"/>
      </w:pBdr>
      <w:spacing w:before="100" w:beforeAutospacing="1" w:after="100" w:afterAutospacing="1"/>
    </w:pPr>
    <w:rPr>
      <w:color w:val="800000"/>
      <w:sz w:val="24"/>
    </w:rPr>
  </w:style>
  <w:style w:type="paragraph" w:customStyle="1" w:styleId="xl141">
    <w:name w:val="xl141"/>
    <w:basedOn w:val="Normal"/>
    <w:rsid w:val="00865289"/>
    <w:pPr>
      <w:pBdr>
        <w:left w:val="double" w:sz="6" w:space="0" w:color="auto"/>
        <w:right w:val="single" w:sz="4" w:space="0" w:color="auto"/>
      </w:pBdr>
      <w:spacing w:before="100" w:beforeAutospacing="1" w:after="100" w:afterAutospacing="1"/>
    </w:pPr>
    <w:rPr>
      <w:color w:val="0000CC"/>
      <w:sz w:val="24"/>
    </w:rPr>
  </w:style>
  <w:style w:type="paragraph" w:customStyle="1" w:styleId="xl142">
    <w:name w:val="xl142"/>
    <w:basedOn w:val="Normal"/>
    <w:rsid w:val="00865289"/>
    <w:pPr>
      <w:pBdr>
        <w:left w:val="single" w:sz="4" w:space="0" w:color="auto"/>
      </w:pBdr>
      <w:spacing w:before="100" w:beforeAutospacing="1" w:after="100" w:afterAutospacing="1"/>
      <w:jc w:val="center"/>
    </w:pPr>
    <w:rPr>
      <w:color w:val="0000CC"/>
      <w:sz w:val="24"/>
    </w:rPr>
  </w:style>
  <w:style w:type="paragraph" w:customStyle="1" w:styleId="xl143">
    <w:name w:val="xl143"/>
    <w:basedOn w:val="Normal"/>
    <w:rsid w:val="00865289"/>
    <w:pPr>
      <w:pBdr>
        <w:left w:val="double" w:sz="6" w:space="0" w:color="auto"/>
        <w:right w:val="single" w:sz="4" w:space="0" w:color="auto"/>
      </w:pBdr>
      <w:spacing w:before="100" w:beforeAutospacing="1" w:after="100" w:afterAutospacing="1"/>
    </w:pPr>
    <w:rPr>
      <w:color w:val="3112EE"/>
      <w:sz w:val="24"/>
    </w:rPr>
  </w:style>
  <w:style w:type="paragraph" w:customStyle="1" w:styleId="xl144">
    <w:name w:val="xl144"/>
    <w:basedOn w:val="Normal"/>
    <w:rsid w:val="00865289"/>
    <w:pPr>
      <w:pBdr>
        <w:left w:val="double" w:sz="6" w:space="0" w:color="auto"/>
        <w:bottom w:val="double" w:sz="6" w:space="0" w:color="auto"/>
        <w:right w:val="single" w:sz="4" w:space="0" w:color="auto"/>
      </w:pBdr>
      <w:spacing w:before="100" w:beforeAutospacing="1" w:after="100" w:afterAutospacing="1"/>
    </w:pPr>
    <w:rPr>
      <w:color w:val="800000"/>
      <w:sz w:val="24"/>
    </w:rPr>
  </w:style>
  <w:style w:type="paragraph" w:customStyle="1" w:styleId="xl145">
    <w:name w:val="xl145"/>
    <w:basedOn w:val="Normal"/>
    <w:rsid w:val="00865289"/>
    <w:pPr>
      <w:pBdr>
        <w:left w:val="single" w:sz="4" w:space="0" w:color="auto"/>
        <w:right w:val="single" w:sz="4" w:space="0" w:color="auto"/>
      </w:pBdr>
      <w:spacing w:before="100" w:beforeAutospacing="1" w:after="100" w:afterAutospacing="1"/>
      <w:jc w:val="center"/>
    </w:pPr>
    <w:rPr>
      <w:sz w:val="24"/>
    </w:rPr>
  </w:style>
  <w:style w:type="paragraph" w:customStyle="1" w:styleId="xl146">
    <w:name w:val="xl146"/>
    <w:basedOn w:val="Normal"/>
    <w:rsid w:val="00865289"/>
    <w:pPr>
      <w:pBdr>
        <w:top w:val="single" w:sz="4" w:space="0" w:color="auto"/>
        <w:left w:val="single" w:sz="4" w:space="0" w:color="auto"/>
        <w:right w:val="single" w:sz="4" w:space="0" w:color="auto"/>
      </w:pBdr>
      <w:spacing w:before="100" w:beforeAutospacing="1" w:after="100" w:afterAutospacing="1"/>
      <w:jc w:val="center"/>
    </w:pPr>
    <w:rPr>
      <w:sz w:val="24"/>
    </w:rPr>
  </w:style>
  <w:style w:type="paragraph" w:customStyle="1" w:styleId="xl147">
    <w:name w:val="xl147"/>
    <w:basedOn w:val="Normal"/>
    <w:rsid w:val="00865289"/>
    <w:pPr>
      <w:pBdr>
        <w:left w:val="single" w:sz="4" w:space="0" w:color="auto"/>
        <w:right w:val="single" w:sz="4" w:space="0" w:color="auto"/>
      </w:pBdr>
      <w:spacing w:before="100" w:beforeAutospacing="1" w:after="100" w:afterAutospacing="1"/>
      <w:jc w:val="center"/>
    </w:pPr>
    <w:rPr>
      <w:color w:val="0000CC"/>
      <w:sz w:val="24"/>
    </w:rPr>
  </w:style>
  <w:style w:type="paragraph" w:customStyle="1" w:styleId="xl148">
    <w:name w:val="xl148"/>
    <w:basedOn w:val="Normal"/>
    <w:rsid w:val="00865289"/>
    <w:pPr>
      <w:pBdr>
        <w:top w:val="double" w:sz="6" w:space="0" w:color="auto"/>
        <w:left w:val="single" w:sz="4" w:space="0" w:color="auto"/>
        <w:bottom w:val="single" w:sz="4" w:space="0" w:color="auto"/>
        <w:right w:val="single" w:sz="4" w:space="0" w:color="auto"/>
      </w:pBdr>
      <w:shd w:val="clear" w:color="000000" w:fill="D9D9D9"/>
      <w:spacing w:before="100" w:beforeAutospacing="1" w:after="100" w:afterAutospacing="1"/>
      <w:jc w:val="center"/>
    </w:pPr>
    <w:rPr>
      <w:b/>
      <w:bCs/>
      <w:sz w:val="24"/>
    </w:rPr>
  </w:style>
  <w:style w:type="paragraph" w:customStyle="1" w:styleId="xl149">
    <w:name w:val="xl149"/>
    <w:basedOn w:val="Normal"/>
    <w:rsid w:val="00865289"/>
    <w:pPr>
      <w:pBdr>
        <w:top w:val="single" w:sz="4" w:space="0" w:color="auto"/>
        <w:left w:val="single" w:sz="4" w:space="0" w:color="auto"/>
        <w:right w:val="single" w:sz="4" w:space="0" w:color="auto"/>
      </w:pBdr>
      <w:shd w:val="clear" w:color="000000" w:fill="D9D9D9"/>
      <w:spacing w:before="100" w:beforeAutospacing="1" w:after="100" w:afterAutospacing="1"/>
      <w:jc w:val="center"/>
      <w:textAlignment w:val="center"/>
    </w:pPr>
    <w:rPr>
      <w:b/>
      <w:bCs/>
      <w:sz w:val="24"/>
    </w:rPr>
  </w:style>
  <w:style w:type="paragraph" w:customStyle="1" w:styleId="xl150">
    <w:name w:val="xl150"/>
    <w:basedOn w:val="Normal"/>
    <w:rsid w:val="00865289"/>
    <w:pPr>
      <w:pBdr>
        <w:top w:val="single" w:sz="4" w:space="0" w:color="auto"/>
        <w:left w:val="single" w:sz="4" w:space="0" w:color="auto"/>
        <w:right w:val="single" w:sz="4" w:space="0" w:color="auto"/>
      </w:pBdr>
      <w:shd w:val="clear" w:color="000000" w:fill="D9D9D9"/>
      <w:spacing w:before="100" w:beforeAutospacing="1" w:after="100" w:afterAutospacing="1"/>
      <w:jc w:val="center"/>
      <w:textAlignment w:val="center"/>
    </w:pPr>
    <w:rPr>
      <w:b/>
      <w:bCs/>
      <w:sz w:val="24"/>
    </w:rPr>
  </w:style>
  <w:style w:type="paragraph" w:customStyle="1" w:styleId="xl151">
    <w:name w:val="xl151"/>
    <w:basedOn w:val="Normal"/>
    <w:rsid w:val="00865289"/>
    <w:pPr>
      <w:pBdr>
        <w:top w:val="single" w:sz="4" w:space="0" w:color="auto"/>
        <w:left w:val="single" w:sz="4" w:space="0" w:color="auto"/>
        <w:bottom w:val="double" w:sz="6" w:space="0" w:color="auto"/>
        <w:right w:val="single" w:sz="4" w:space="0" w:color="auto"/>
      </w:pBdr>
      <w:shd w:val="clear" w:color="000000" w:fill="D9D9D9"/>
      <w:spacing w:before="100" w:beforeAutospacing="1" w:after="100" w:afterAutospacing="1"/>
      <w:jc w:val="center"/>
    </w:pPr>
    <w:rPr>
      <w:b/>
      <w:bCs/>
      <w:sz w:val="24"/>
    </w:rPr>
  </w:style>
  <w:style w:type="paragraph" w:customStyle="1" w:styleId="xl152">
    <w:name w:val="xl152"/>
    <w:basedOn w:val="Normal"/>
    <w:rsid w:val="00865289"/>
    <w:pPr>
      <w:pBdr>
        <w:top w:val="single" w:sz="4" w:space="0" w:color="auto"/>
        <w:left w:val="single" w:sz="4" w:space="0" w:color="auto"/>
        <w:bottom w:val="double" w:sz="6" w:space="0" w:color="auto"/>
        <w:right w:val="single" w:sz="4" w:space="0" w:color="auto"/>
      </w:pBdr>
      <w:shd w:val="clear" w:color="000000" w:fill="D9D9D9"/>
      <w:spacing w:before="100" w:beforeAutospacing="1" w:after="100" w:afterAutospacing="1"/>
      <w:jc w:val="center"/>
      <w:textAlignment w:val="center"/>
    </w:pPr>
    <w:rPr>
      <w:b/>
      <w:bCs/>
      <w:sz w:val="24"/>
    </w:rPr>
  </w:style>
  <w:style w:type="paragraph" w:customStyle="1" w:styleId="xl153">
    <w:name w:val="xl153"/>
    <w:basedOn w:val="Normal"/>
    <w:rsid w:val="0086528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b/>
      <w:bCs/>
      <w:color w:val="800000"/>
      <w:sz w:val="24"/>
    </w:rPr>
  </w:style>
  <w:style w:type="paragraph" w:customStyle="1" w:styleId="xl154">
    <w:name w:val="xl154"/>
    <w:basedOn w:val="Normal"/>
    <w:rsid w:val="0086528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pPr>
    <w:rPr>
      <w:b/>
      <w:bCs/>
      <w:color w:val="0000FF"/>
      <w:sz w:val="24"/>
    </w:rPr>
  </w:style>
  <w:style w:type="paragraph" w:customStyle="1" w:styleId="xl155">
    <w:name w:val="xl155"/>
    <w:basedOn w:val="Normal"/>
    <w:rsid w:val="00865289"/>
    <w:pPr>
      <w:pBdr>
        <w:top w:val="single" w:sz="4" w:space="0" w:color="auto"/>
        <w:left w:val="single" w:sz="4" w:space="0" w:color="auto"/>
      </w:pBdr>
      <w:spacing w:before="100" w:beforeAutospacing="1" w:after="100" w:afterAutospacing="1"/>
      <w:jc w:val="center"/>
    </w:pPr>
    <w:rPr>
      <w:b/>
      <w:bCs/>
      <w:color w:val="FF0000"/>
      <w:sz w:val="24"/>
    </w:rPr>
  </w:style>
  <w:style w:type="paragraph" w:customStyle="1" w:styleId="xl156">
    <w:name w:val="xl156"/>
    <w:basedOn w:val="Normal"/>
    <w:rsid w:val="00865289"/>
    <w:pPr>
      <w:pBdr>
        <w:left w:val="single" w:sz="4" w:space="0" w:color="auto"/>
      </w:pBdr>
      <w:shd w:val="clear" w:color="000000" w:fill="D9D9D9"/>
      <w:spacing w:before="100" w:beforeAutospacing="1" w:after="100" w:afterAutospacing="1"/>
      <w:jc w:val="center"/>
    </w:pPr>
    <w:rPr>
      <w:b/>
      <w:bCs/>
      <w:color w:val="800000"/>
      <w:sz w:val="24"/>
    </w:rPr>
  </w:style>
  <w:style w:type="paragraph" w:customStyle="1" w:styleId="xl157">
    <w:name w:val="xl157"/>
    <w:basedOn w:val="Normal"/>
    <w:rsid w:val="00865289"/>
    <w:pPr>
      <w:pBdr>
        <w:left w:val="single" w:sz="4" w:space="0" w:color="auto"/>
      </w:pBdr>
      <w:shd w:val="clear" w:color="000000" w:fill="D9D9D9"/>
      <w:spacing w:before="100" w:beforeAutospacing="1" w:after="100" w:afterAutospacing="1"/>
    </w:pPr>
    <w:rPr>
      <w:sz w:val="24"/>
    </w:rPr>
  </w:style>
  <w:style w:type="paragraph" w:customStyle="1" w:styleId="xl158">
    <w:name w:val="xl158"/>
    <w:basedOn w:val="Normal"/>
    <w:rsid w:val="00865289"/>
    <w:pPr>
      <w:pBdr>
        <w:left w:val="single" w:sz="4" w:space="0" w:color="auto"/>
      </w:pBdr>
      <w:shd w:val="clear" w:color="000000" w:fill="D9D9D9"/>
      <w:spacing w:before="100" w:beforeAutospacing="1" w:after="100" w:afterAutospacing="1"/>
      <w:jc w:val="center"/>
    </w:pPr>
    <w:rPr>
      <w:color w:val="FF0000"/>
      <w:sz w:val="24"/>
    </w:rPr>
  </w:style>
  <w:style w:type="paragraph" w:customStyle="1" w:styleId="xl159">
    <w:name w:val="xl159"/>
    <w:basedOn w:val="Normal"/>
    <w:rsid w:val="00865289"/>
    <w:pPr>
      <w:pBdr>
        <w:left w:val="single" w:sz="4" w:space="0" w:color="auto"/>
      </w:pBdr>
      <w:shd w:val="clear" w:color="000000" w:fill="D9D9D9"/>
      <w:spacing w:before="100" w:beforeAutospacing="1" w:after="100" w:afterAutospacing="1"/>
      <w:jc w:val="center"/>
    </w:pPr>
    <w:rPr>
      <w:b/>
      <w:bCs/>
      <w:color w:val="0000FF"/>
      <w:sz w:val="24"/>
    </w:rPr>
  </w:style>
  <w:style w:type="paragraph" w:customStyle="1" w:styleId="xl160">
    <w:name w:val="xl160"/>
    <w:basedOn w:val="Normal"/>
    <w:rsid w:val="00865289"/>
    <w:pPr>
      <w:pBdr>
        <w:left w:val="single" w:sz="4" w:space="0" w:color="auto"/>
      </w:pBdr>
      <w:shd w:val="clear" w:color="000000" w:fill="D9D9D9"/>
      <w:spacing w:before="100" w:beforeAutospacing="1" w:after="100" w:afterAutospacing="1"/>
      <w:jc w:val="center"/>
    </w:pPr>
    <w:rPr>
      <w:sz w:val="24"/>
    </w:rPr>
  </w:style>
  <w:style w:type="paragraph" w:customStyle="1" w:styleId="xl161">
    <w:name w:val="xl161"/>
    <w:basedOn w:val="Normal"/>
    <w:rsid w:val="00865289"/>
    <w:pPr>
      <w:pBdr>
        <w:top w:val="single" w:sz="4" w:space="0" w:color="auto"/>
        <w:left w:val="single" w:sz="4" w:space="0" w:color="auto"/>
        <w:right w:val="single" w:sz="4" w:space="0" w:color="auto"/>
      </w:pBdr>
      <w:shd w:val="clear" w:color="000000" w:fill="D9D9D9"/>
      <w:spacing w:before="100" w:beforeAutospacing="1" w:after="100" w:afterAutospacing="1"/>
    </w:pPr>
    <w:rPr>
      <w:sz w:val="24"/>
    </w:rPr>
  </w:style>
  <w:style w:type="paragraph" w:customStyle="1" w:styleId="xl162">
    <w:name w:val="xl162"/>
    <w:basedOn w:val="Normal"/>
    <w:rsid w:val="00865289"/>
    <w:pPr>
      <w:pBdr>
        <w:left w:val="single" w:sz="4" w:space="0" w:color="auto"/>
      </w:pBdr>
      <w:shd w:val="clear" w:color="000000" w:fill="D9D9D9"/>
      <w:spacing w:before="100" w:beforeAutospacing="1" w:after="100" w:afterAutospacing="1"/>
      <w:jc w:val="center"/>
    </w:pPr>
    <w:rPr>
      <w:color w:val="0000CC"/>
      <w:sz w:val="24"/>
    </w:rPr>
  </w:style>
  <w:style w:type="paragraph" w:customStyle="1" w:styleId="xl163">
    <w:name w:val="xl163"/>
    <w:basedOn w:val="Normal"/>
    <w:rsid w:val="00865289"/>
    <w:pPr>
      <w:pBdr>
        <w:left w:val="single" w:sz="4" w:space="0" w:color="auto"/>
      </w:pBdr>
      <w:spacing w:before="100" w:beforeAutospacing="1" w:after="100" w:afterAutospacing="1"/>
      <w:jc w:val="center"/>
    </w:pPr>
    <w:rPr>
      <w:color w:val="FF0000"/>
      <w:sz w:val="24"/>
    </w:rPr>
  </w:style>
  <w:style w:type="paragraph" w:customStyle="1" w:styleId="xl164">
    <w:name w:val="xl164"/>
    <w:basedOn w:val="Normal"/>
    <w:rsid w:val="0086528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pPr>
    <w:rPr>
      <w:sz w:val="24"/>
    </w:rPr>
  </w:style>
  <w:style w:type="paragraph" w:customStyle="1" w:styleId="xl165">
    <w:name w:val="xl165"/>
    <w:basedOn w:val="Normal"/>
    <w:rsid w:val="0086528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pPr>
    <w:rPr>
      <w:b/>
      <w:bCs/>
      <w:color w:val="FF0000"/>
      <w:sz w:val="24"/>
    </w:rPr>
  </w:style>
  <w:style w:type="paragraph" w:customStyle="1" w:styleId="xl166">
    <w:name w:val="xl166"/>
    <w:basedOn w:val="Normal"/>
    <w:rsid w:val="00865289"/>
    <w:pPr>
      <w:pBdr>
        <w:left w:val="single" w:sz="4" w:space="0" w:color="auto"/>
        <w:right w:val="single" w:sz="4" w:space="0" w:color="auto"/>
      </w:pBdr>
      <w:spacing w:before="100" w:beforeAutospacing="1" w:after="100" w:afterAutospacing="1"/>
      <w:jc w:val="center"/>
    </w:pPr>
    <w:rPr>
      <w:color w:val="FF0000"/>
      <w:sz w:val="24"/>
    </w:rPr>
  </w:style>
  <w:style w:type="paragraph" w:customStyle="1" w:styleId="xl167">
    <w:name w:val="xl167"/>
    <w:basedOn w:val="Normal"/>
    <w:rsid w:val="00865289"/>
    <w:pPr>
      <w:pBdr>
        <w:left w:val="single" w:sz="4" w:space="0" w:color="auto"/>
      </w:pBdr>
      <w:spacing w:before="100" w:beforeAutospacing="1" w:after="100" w:afterAutospacing="1"/>
      <w:jc w:val="center"/>
    </w:pPr>
    <w:rPr>
      <w:b/>
      <w:bCs/>
      <w:color w:val="FF0000"/>
      <w:sz w:val="24"/>
    </w:rPr>
  </w:style>
  <w:style w:type="paragraph" w:customStyle="1" w:styleId="xl168">
    <w:name w:val="xl168"/>
    <w:basedOn w:val="Normal"/>
    <w:rsid w:val="00865289"/>
    <w:pPr>
      <w:pBdr>
        <w:left w:val="single" w:sz="4" w:space="0" w:color="auto"/>
      </w:pBdr>
      <w:spacing w:before="100" w:beforeAutospacing="1" w:after="100" w:afterAutospacing="1"/>
    </w:pPr>
    <w:rPr>
      <w:b/>
      <w:bCs/>
      <w:color w:val="800000"/>
      <w:sz w:val="24"/>
    </w:rPr>
  </w:style>
  <w:style w:type="paragraph" w:customStyle="1" w:styleId="xl169">
    <w:name w:val="xl169"/>
    <w:basedOn w:val="Normal"/>
    <w:rsid w:val="00865289"/>
    <w:pPr>
      <w:pBdr>
        <w:left w:val="single" w:sz="4" w:space="0" w:color="auto"/>
        <w:right w:val="single" w:sz="4" w:space="0" w:color="auto"/>
      </w:pBdr>
      <w:spacing w:before="100" w:beforeAutospacing="1" w:after="100" w:afterAutospacing="1"/>
      <w:jc w:val="center"/>
    </w:pPr>
    <w:rPr>
      <w:b/>
      <w:bCs/>
      <w:color w:val="800000"/>
      <w:sz w:val="24"/>
    </w:rPr>
  </w:style>
  <w:style w:type="paragraph" w:customStyle="1" w:styleId="xl170">
    <w:name w:val="xl170"/>
    <w:basedOn w:val="Normal"/>
    <w:rsid w:val="00865289"/>
    <w:pPr>
      <w:pBdr>
        <w:left w:val="single" w:sz="4" w:space="0" w:color="auto"/>
        <w:right w:val="single" w:sz="4" w:space="0" w:color="auto"/>
      </w:pBdr>
      <w:spacing w:before="100" w:beforeAutospacing="1" w:after="100" w:afterAutospacing="1"/>
      <w:jc w:val="center"/>
    </w:pPr>
    <w:rPr>
      <w:b/>
      <w:bCs/>
      <w:color w:val="FF0000"/>
      <w:sz w:val="24"/>
    </w:rPr>
  </w:style>
  <w:style w:type="paragraph" w:customStyle="1" w:styleId="xl171">
    <w:name w:val="xl171"/>
    <w:basedOn w:val="Normal"/>
    <w:rsid w:val="00865289"/>
    <w:pPr>
      <w:pBdr>
        <w:left w:val="single" w:sz="4" w:space="0" w:color="auto"/>
      </w:pBdr>
      <w:spacing w:before="100" w:beforeAutospacing="1" w:after="100" w:afterAutospacing="1"/>
    </w:pPr>
    <w:rPr>
      <w:color w:val="FF0000"/>
      <w:sz w:val="24"/>
    </w:rPr>
  </w:style>
  <w:style w:type="paragraph" w:customStyle="1" w:styleId="xl172">
    <w:name w:val="xl172"/>
    <w:basedOn w:val="Normal"/>
    <w:rsid w:val="00865289"/>
    <w:pPr>
      <w:pBdr>
        <w:left w:val="single" w:sz="4" w:space="0" w:color="auto"/>
      </w:pBdr>
      <w:spacing w:before="100" w:beforeAutospacing="1" w:after="100" w:afterAutospacing="1"/>
      <w:jc w:val="center"/>
    </w:pPr>
    <w:rPr>
      <w:b/>
      <w:bCs/>
      <w:color w:val="0000FF"/>
      <w:sz w:val="24"/>
    </w:rPr>
  </w:style>
  <w:style w:type="paragraph" w:customStyle="1" w:styleId="xl173">
    <w:name w:val="xl173"/>
    <w:basedOn w:val="Normal"/>
    <w:rsid w:val="00865289"/>
    <w:pPr>
      <w:pBdr>
        <w:left w:val="single" w:sz="4" w:space="0" w:color="auto"/>
        <w:right w:val="single" w:sz="4" w:space="0" w:color="auto"/>
      </w:pBdr>
      <w:spacing w:before="100" w:beforeAutospacing="1" w:after="100" w:afterAutospacing="1"/>
      <w:jc w:val="center"/>
    </w:pPr>
    <w:rPr>
      <w:b/>
      <w:bCs/>
      <w:color w:val="0000FF"/>
      <w:sz w:val="24"/>
    </w:rPr>
  </w:style>
  <w:style w:type="paragraph" w:customStyle="1" w:styleId="xl174">
    <w:name w:val="xl174"/>
    <w:basedOn w:val="Normal"/>
    <w:rsid w:val="00865289"/>
    <w:pPr>
      <w:pBdr>
        <w:left w:val="single" w:sz="4" w:space="0" w:color="auto"/>
        <w:right w:val="single" w:sz="4" w:space="0" w:color="auto"/>
      </w:pBdr>
      <w:spacing w:before="100" w:beforeAutospacing="1" w:after="100" w:afterAutospacing="1"/>
    </w:pPr>
    <w:rPr>
      <w:sz w:val="24"/>
    </w:rPr>
  </w:style>
  <w:style w:type="paragraph" w:customStyle="1" w:styleId="xl175">
    <w:name w:val="xl175"/>
    <w:basedOn w:val="Normal"/>
    <w:rsid w:val="00865289"/>
    <w:pPr>
      <w:spacing w:before="100" w:beforeAutospacing="1" w:after="100" w:afterAutospacing="1"/>
      <w:jc w:val="center"/>
    </w:pPr>
    <w:rPr>
      <w:sz w:val="24"/>
    </w:rPr>
  </w:style>
  <w:style w:type="paragraph" w:customStyle="1" w:styleId="xl176">
    <w:name w:val="xl176"/>
    <w:basedOn w:val="Normal"/>
    <w:rsid w:val="00865289"/>
    <w:pPr>
      <w:pBdr>
        <w:left w:val="single" w:sz="4" w:space="0" w:color="auto"/>
      </w:pBdr>
      <w:spacing w:before="100" w:beforeAutospacing="1" w:after="100" w:afterAutospacing="1"/>
      <w:jc w:val="center"/>
    </w:pPr>
    <w:rPr>
      <w:sz w:val="24"/>
    </w:rPr>
  </w:style>
  <w:style w:type="paragraph" w:customStyle="1" w:styleId="xl177">
    <w:name w:val="xl177"/>
    <w:basedOn w:val="Normal"/>
    <w:rsid w:val="00865289"/>
    <w:pPr>
      <w:pBdr>
        <w:left w:val="single" w:sz="4" w:space="0" w:color="auto"/>
      </w:pBdr>
      <w:spacing w:before="100" w:beforeAutospacing="1" w:after="100" w:afterAutospacing="1"/>
      <w:jc w:val="center"/>
    </w:pPr>
    <w:rPr>
      <w:color w:val="0000CC"/>
      <w:sz w:val="24"/>
    </w:rPr>
  </w:style>
  <w:style w:type="paragraph" w:customStyle="1" w:styleId="xl178">
    <w:name w:val="xl178"/>
    <w:basedOn w:val="Normal"/>
    <w:rsid w:val="00865289"/>
    <w:pPr>
      <w:pBdr>
        <w:left w:val="single" w:sz="4" w:space="0" w:color="auto"/>
      </w:pBdr>
      <w:spacing w:before="100" w:beforeAutospacing="1" w:after="100" w:afterAutospacing="1"/>
      <w:jc w:val="center"/>
    </w:pPr>
    <w:rPr>
      <w:sz w:val="24"/>
    </w:rPr>
  </w:style>
  <w:style w:type="paragraph" w:customStyle="1" w:styleId="xl179">
    <w:name w:val="xl179"/>
    <w:basedOn w:val="Normal"/>
    <w:rsid w:val="00865289"/>
    <w:pPr>
      <w:pBdr>
        <w:left w:val="single" w:sz="4" w:space="0" w:color="auto"/>
      </w:pBdr>
      <w:spacing w:before="100" w:beforeAutospacing="1" w:after="100" w:afterAutospacing="1"/>
      <w:jc w:val="center"/>
    </w:pPr>
    <w:rPr>
      <w:color w:val="3333FF"/>
      <w:sz w:val="24"/>
    </w:rPr>
  </w:style>
  <w:style w:type="paragraph" w:customStyle="1" w:styleId="xl180">
    <w:name w:val="xl180"/>
    <w:basedOn w:val="Normal"/>
    <w:rsid w:val="00865289"/>
    <w:pPr>
      <w:pBdr>
        <w:left w:val="single" w:sz="4" w:space="0" w:color="auto"/>
        <w:bottom w:val="double" w:sz="6" w:space="0" w:color="auto"/>
      </w:pBdr>
      <w:spacing w:before="100" w:beforeAutospacing="1" w:after="100" w:afterAutospacing="1"/>
      <w:jc w:val="center"/>
    </w:pPr>
    <w:rPr>
      <w:sz w:val="24"/>
    </w:rPr>
  </w:style>
  <w:style w:type="paragraph" w:customStyle="1" w:styleId="xl181">
    <w:name w:val="xl181"/>
    <w:basedOn w:val="Normal"/>
    <w:rsid w:val="00865289"/>
    <w:pPr>
      <w:pBdr>
        <w:left w:val="single" w:sz="4" w:space="0" w:color="auto"/>
        <w:bottom w:val="double" w:sz="6" w:space="0" w:color="auto"/>
        <w:right w:val="single" w:sz="4" w:space="0" w:color="auto"/>
      </w:pBdr>
      <w:spacing w:before="100" w:beforeAutospacing="1" w:after="100" w:afterAutospacing="1"/>
      <w:jc w:val="center"/>
    </w:pPr>
    <w:rPr>
      <w:sz w:val="24"/>
    </w:rPr>
  </w:style>
  <w:style w:type="paragraph" w:customStyle="1" w:styleId="xl182">
    <w:name w:val="xl182"/>
    <w:basedOn w:val="Normal"/>
    <w:rsid w:val="00865289"/>
    <w:pPr>
      <w:pBdr>
        <w:top w:val="double" w:sz="6" w:space="0" w:color="auto"/>
        <w:left w:val="single" w:sz="4" w:space="0" w:color="auto"/>
        <w:right w:val="single" w:sz="4" w:space="0" w:color="auto"/>
      </w:pBdr>
      <w:spacing w:before="100" w:beforeAutospacing="1" w:after="100" w:afterAutospacing="1"/>
      <w:jc w:val="center"/>
    </w:pPr>
    <w:rPr>
      <w:color w:val="0000CC"/>
      <w:sz w:val="24"/>
    </w:rPr>
  </w:style>
  <w:style w:type="paragraph" w:customStyle="1" w:styleId="xl183">
    <w:name w:val="xl183"/>
    <w:basedOn w:val="Normal"/>
    <w:rsid w:val="00865289"/>
    <w:pPr>
      <w:pBdr>
        <w:left w:val="single" w:sz="4" w:space="0" w:color="auto"/>
        <w:bottom w:val="double" w:sz="6" w:space="0" w:color="auto"/>
      </w:pBdr>
      <w:shd w:val="clear" w:color="000000" w:fill="D9D9D9"/>
      <w:spacing w:before="100" w:beforeAutospacing="1" w:after="100" w:afterAutospacing="1"/>
      <w:jc w:val="center"/>
    </w:pPr>
    <w:rPr>
      <w:sz w:val="24"/>
    </w:rPr>
  </w:style>
  <w:style w:type="paragraph" w:customStyle="1" w:styleId="xl184">
    <w:name w:val="xl184"/>
    <w:basedOn w:val="Normal"/>
    <w:rsid w:val="00865289"/>
    <w:pPr>
      <w:pBdr>
        <w:left w:val="single" w:sz="4" w:space="0" w:color="auto"/>
      </w:pBdr>
      <w:spacing w:before="100" w:beforeAutospacing="1" w:after="100" w:afterAutospacing="1"/>
      <w:jc w:val="center"/>
    </w:pPr>
    <w:rPr>
      <w:color w:val="0000CC"/>
      <w:sz w:val="24"/>
    </w:rPr>
  </w:style>
  <w:style w:type="paragraph" w:customStyle="1" w:styleId="xl185">
    <w:name w:val="xl185"/>
    <w:basedOn w:val="Normal"/>
    <w:rsid w:val="00865289"/>
    <w:pPr>
      <w:pBdr>
        <w:left w:val="single" w:sz="4" w:space="0" w:color="auto"/>
        <w:right w:val="single" w:sz="4" w:space="0" w:color="auto"/>
      </w:pBdr>
      <w:spacing w:before="100" w:beforeAutospacing="1" w:after="100" w:afterAutospacing="1"/>
      <w:jc w:val="center"/>
    </w:pPr>
    <w:rPr>
      <w:color w:val="3112EE"/>
      <w:sz w:val="24"/>
    </w:rPr>
  </w:style>
  <w:style w:type="paragraph" w:customStyle="1" w:styleId="xl186">
    <w:name w:val="xl186"/>
    <w:basedOn w:val="Normal"/>
    <w:rsid w:val="00865289"/>
    <w:pPr>
      <w:pBdr>
        <w:left w:val="single" w:sz="4" w:space="0" w:color="auto"/>
        <w:bottom w:val="single" w:sz="4" w:space="0" w:color="auto"/>
      </w:pBdr>
      <w:spacing w:before="100" w:beforeAutospacing="1" w:after="100" w:afterAutospacing="1"/>
      <w:jc w:val="center"/>
    </w:pPr>
    <w:rPr>
      <w:color w:val="0000CC"/>
      <w:sz w:val="24"/>
    </w:rPr>
  </w:style>
  <w:style w:type="paragraph" w:customStyle="1" w:styleId="xl187">
    <w:name w:val="xl187"/>
    <w:basedOn w:val="Normal"/>
    <w:rsid w:val="00865289"/>
    <w:pPr>
      <w:pBdr>
        <w:left w:val="single" w:sz="4" w:space="0" w:color="auto"/>
        <w:bottom w:val="single" w:sz="4" w:space="0" w:color="auto"/>
        <w:right w:val="single" w:sz="4" w:space="0" w:color="auto"/>
      </w:pBdr>
      <w:spacing w:before="100" w:beforeAutospacing="1" w:after="100" w:afterAutospacing="1"/>
      <w:jc w:val="center"/>
    </w:pPr>
    <w:rPr>
      <w:color w:val="0000CC"/>
      <w:sz w:val="24"/>
    </w:rPr>
  </w:style>
  <w:style w:type="paragraph" w:customStyle="1" w:styleId="xl188">
    <w:name w:val="xl188"/>
    <w:basedOn w:val="Normal"/>
    <w:rsid w:val="00865289"/>
    <w:pPr>
      <w:pBdr>
        <w:left w:val="single" w:sz="4" w:space="0" w:color="auto"/>
      </w:pBdr>
      <w:shd w:val="clear" w:color="000000" w:fill="92D050"/>
      <w:spacing w:before="100" w:beforeAutospacing="1" w:after="100" w:afterAutospacing="1"/>
      <w:jc w:val="center"/>
    </w:pPr>
    <w:rPr>
      <w:b/>
      <w:bCs/>
      <w:color w:val="FF0000"/>
      <w:sz w:val="24"/>
    </w:rPr>
  </w:style>
  <w:style w:type="paragraph" w:customStyle="1" w:styleId="xl189">
    <w:name w:val="xl189"/>
    <w:basedOn w:val="Normal"/>
    <w:rsid w:val="00865289"/>
    <w:pPr>
      <w:pBdr>
        <w:left w:val="single" w:sz="4" w:space="0" w:color="auto"/>
      </w:pBdr>
      <w:spacing w:before="100" w:beforeAutospacing="1" w:after="100" w:afterAutospacing="1"/>
      <w:jc w:val="center"/>
    </w:pPr>
    <w:rPr>
      <w:color w:val="0000CC"/>
      <w:sz w:val="24"/>
    </w:rPr>
  </w:style>
  <w:style w:type="paragraph" w:customStyle="1" w:styleId="xl190">
    <w:name w:val="xl190"/>
    <w:basedOn w:val="Normal"/>
    <w:rsid w:val="00865289"/>
    <w:pPr>
      <w:pBdr>
        <w:left w:val="single" w:sz="4" w:space="0" w:color="auto"/>
      </w:pBdr>
      <w:shd w:val="clear" w:color="000000" w:fill="92D050"/>
      <w:spacing w:before="100" w:beforeAutospacing="1" w:after="100" w:afterAutospacing="1"/>
      <w:jc w:val="center"/>
    </w:pPr>
    <w:rPr>
      <w:color w:val="0000CC"/>
      <w:sz w:val="24"/>
    </w:rPr>
  </w:style>
  <w:style w:type="paragraph" w:customStyle="1" w:styleId="xl191">
    <w:name w:val="xl191"/>
    <w:basedOn w:val="Normal"/>
    <w:rsid w:val="00865289"/>
    <w:pPr>
      <w:pBdr>
        <w:top w:val="single" w:sz="4" w:space="0" w:color="auto"/>
        <w:left w:val="single" w:sz="4" w:space="0" w:color="auto"/>
        <w:bottom w:val="double" w:sz="6" w:space="0" w:color="auto"/>
      </w:pBdr>
      <w:shd w:val="clear" w:color="000000" w:fill="D9D9D9"/>
      <w:spacing w:before="100" w:beforeAutospacing="1" w:after="100" w:afterAutospacing="1"/>
      <w:jc w:val="center"/>
      <w:textAlignment w:val="center"/>
    </w:pPr>
    <w:rPr>
      <w:b/>
      <w:bCs/>
      <w:sz w:val="24"/>
    </w:rPr>
  </w:style>
  <w:style w:type="paragraph" w:customStyle="1" w:styleId="xl192">
    <w:name w:val="xl192"/>
    <w:basedOn w:val="Normal"/>
    <w:rsid w:val="00865289"/>
    <w:pPr>
      <w:pBdr>
        <w:top w:val="single" w:sz="4" w:space="0" w:color="auto"/>
        <w:bottom w:val="double" w:sz="6" w:space="0" w:color="auto"/>
      </w:pBdr>
      <w:shd w:val="clear" w:color="000000" w:fill="D9D9D9"/>
      <w:spacing w:before="100" w:beforeAutospacing="1" w:after="100" w:afterAutospacing="1"/>
      <w:jc w:val="center"/>
      <w:textAlignment w:val="center"/>
    </w:pPr>
    <w:rPr>
      <w:b/>
      <w:bCs/>
      <w:sz w:val="24"/>
    </w:rPr>
  </w:style>
  <w:style w:type="paragraph" w:customStyle="1" w:styleId="xl193">
    <w:name w:val="xl193"/>
    <w:basedOn w:val="Normal"/>
    <w:rsid w:val="00865289"/>
    <w:pPr>
      <w:pBdr>
        <w:top w:val="double" w:sz="6" w:space="0" w:color="auto"/>
        <w:left w:val="double" w:sz="6" w:space="0" w:color="auto"/>
        <w:right w:val="single" w:sz="4" w:space="0" w:color="auto"/>
      </w:pBdr>
      <w:shd w:val="clear" w:color="000000" w:fill="D9D9D9"/>
      <w:spacing w:before="100" w:beforeAutospacing="1" w:after="100" w:afterAutospacing="1"/>
      <w:jc w:val="center"/>
      <w:textAlignment w:val="center"/>
    </w:pPr>
    <w:rPr>
      <w:b/>
      <w:bCs/>
      <w:sz w:val="24"/>
    </w:rPr>
  </w:style>
  <w:style w:type="paragraph" w:customStyle="1" w:styleId="xl194">
    <w:name w:val="xl194"/>
    <w:basedOn w:val="Normal"/>
    <w:rsid w:val="00865289"/>
    <w:pPr>
      <w:pBdr>
        <w:left w:val="double" w:sz="6" w:space="0" w:color="auto"/>
        <w:right w:val="single" w:sz="4" w:space="0" w:color="auto"/>
      </w:pBdr>
      <w:shd w:val="clear" w:color="000000" w:fill="D9D9D9"/>
      <w:spacing w:before="100" w:beforeAutospacing="1" w:after="100" w:afterAutospacing="1"/>
      <w:jc w:val="center"/>
      <w:textAlignment w:val="center"/>
    </w:pPr>
    <w:rPr>
      <w:b/>
      <w:bCs/>
      <w:sz w:val="24"/>
    </w:rPr>
  </w:style>
  <w:style w:type="paragraph" w:customStyle="1" w:styleId="xl195">
    <w:name w:val="xl195"/>
    <w:basedOn w:val="Normal"/>
    <w:rsid w:val="00865289"/>
    <w:pPr>
      <w:pBdr>
        <w:left w:val="double" w:sz="6" w:space="0" w:color="auto"/>
        <w:bottom w:val="double" w:sz="6" w:space="0" w:color="auto"/>
        <w:right w:val="single" w:sz="4" w:space="0" w:color="auto"/>
      </w:pBdr>
      <w:shd w:val="clear" w:color="000000" w:fill="D9D9D9"/>
      <w:spacing w:before="100" w:beforeAutospacing="1" w:after="100" w:afterAutospacing="1"/>
      <w:jc w:val="center"/>
      <w:textAlignment w:val="center"/>
    </w:pPr>
    <w:rPr>
      <w:b/>
      <w:bCs/>
      <w:sz w:val="24"/>
    </w:rPr>
  </w:style>
  <w:style w:type="paragraph" w:customStyle="1" w:styleId="msonormal0">
    <w:name w:val="msonormal"/>
    <w:basedOn w:val="Normal"/>
    <w:rsid w:val="00865289"/>
    <w:pPr>
      <w:spacing w:before="100" w:beforeAutospacing="1" w:after="100" w:afterAutospacing="1"/>
    </w:pPr>
    <w:rPr>
      <w:sz w:val="24"/>
    </w:rPr>
  </w:style>
  <w:style w:type="numbering" w:customStyle="1" w:styleId="NoList5">
    <w:name w:val="No List5"/>
    <w:next w:val="NoList"/>
    <w:uiPriority w:val="99"/>
    <w:semiHidden/>
    <w:unhideWhenUsed/>
    <w:rsid w:val="00865289"/>
  </w:style>
  <w:style w:type="table" w:customStyle="1" w:styleId="TableGrid3">
    <w:name w:val="Table Grid3"/>
    <w:basedOn w:val="TableNormal"/>
    <w:next w:val="TableGrid"/>
    <w:uiPriority w:val="39"/>
    <w:rsid w:val="00865289"/>
    <w:pPr>
      <w:spacing w:after="0" w:line="240" w:lineRule="auto"/>
    </w:pPr>
    <w:rPr>
      <w:rFonts w:ascii="Calibri" w:eastAsia="Calibri" w:hAnsi="Calibri" w:cs="Times New Roman"/>
      <w:kern w:val="0"/>
      <w:sz w:val="20"/>
      <w:szCs w:val="20"/>
      <w:lang w:val="en-AU"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65289"/>
    <w:pPr>
      <w:widowControl w:val="0"/>
      <w:autoSpaceDE w:val="0"/>
      <w:autoSpaceDN w:val="0"/>
      <w:spacing w:after="0"/>
    </w:pPr>
    <w:rPr>
      <w:rFonts w:ascii="Carlito" w:eastAsia="Carlito" w:hAnsi="Carlito" w:cs="Carlito"/>
      <w:sz w:val="24"/>
    </w:rPr>
  </w:style>
  <w:style w:type="paragraph" w:customStyle="1" w:styleId="BVIfnrCharCharCharCharCharCharCharCharCharCharCharCharCharCharChar">
    <w:name w:val="BVI fnr Char Char Char Char Char Char Char Char Char Char Char Char Char Char Char"/>
    <w:aliases w:val="BVI fnr Car Car Char Char Char Char Char Char Char Char Char Char Char Char Char Char Char Char Char"/>
    <w:basedOn w:val="Normal"/>
    <w:link w:val="FootnoteReference"/>
    <w:uiPriority w:val="99"/>
    <w:rsid w:val="00865289"/>
    <w:pPr>
      <w:spacing w:line="240" w:lineRule="exact"/>
    </w:pPr>
    <w:rPr>
      <w:rFonts w:eastAsiaTheme="minorHAnsi" w:cstheme="minorBidi"/>
      <w:kern w:val="2"/>
      <w:sz w:val="24"/>
      <w:vertAlign w:val="superscript"/>
      <w14:ligatures w14:val="standardContextual"/>
    </w:rPr>
  </w:style>
  <w:style w:type="table" w:customStyle="1" w:styleId="TableGrid4">
    <w:name w:val="Table Grid4"/>
    <w:basedOn w:val="TableNormal"/>
    <w:next w:val="TableGrid"/>
    <w:uiPriority w:val="59"/>
    <w:rsid w:val="00865289"/>
    <w:pPr>
      <w:spacing w:after="0" w:line="240" w:lineRule="auto"/>
      <w:jc w:val="both"/>
    </w:pPr>
    <w:rPr>
      <w:rFonts w:ascii="Times New Roman" w:eastAsia="MS Mincho" w:hAnsi="Times New Roman" w:cs="Times New Roman"/>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65289"/>
    <w:pPr>
      <w:spacing w:after="0" w:line="240" w:lineRule="auto"/>
      <w:jc w:val="both"/>
    </w:pPr>
    <w:rPr>
      <w:rFonts w:ascii="Times New Roman" w:eastAsia="MS Mincho" w:hAnsi="Times New Roman" w:cs="Times New Roman"/>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865289"/>
    <w:pPr>
      <w:spacing w:after="0" w:line="240" w:lineRule="auto"/>
      <w:jc w:val="both"/>
    </w:pPr>
    <w:rPr>
      <w:rFonts w:ascii="Times New Roman" w:eastAsia="MS Mincho" w:hAnsi="Times New Roman" w:cs="Times New Roman"/>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865289"/>
  </w:style>
  <w:style w:type="table" w:customStyle="1" w:styleId="TableGrid7">
    <w:name w:val="Table Grid7"/>
    <w:basedOn w:val="TableNormal"/>
    <w:next w:val="TableGrid"/>
    <w:uiPriority w:val="39"/>
    <w:rsid w:val="00865289"/>
    <w:pPr>
      <w:spacing w:after="0" w:line="240" w:lineRule="auto"/>
    </w:pPr>
    <w:rPr>
      <w:rFonts w:ascii="Calibri" w:eastAsia="Calibri" w:hAnsi="Calibri" w:cs="Times New Roman"/>
      <w:kern w:val="0"/>
      <w:sz w:val="20"/>
      <w:szCs w:val="20"/>
      <w:lang w:val="en-AU"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865289"/>
    <w:rPr>
      <w:rFonts w:ascii="TimesNewRomanPSMT" w:hAnsi="TimesNewRomanPSMT" w:hint="default"/>
      <w:b w:val="0"/>
      <w:bCs w:val="0"/>
      <w:i w:val="0"/>
      <w:iCs w:val="0"/>
      <w:color w:val="000000"/>
      <w:sz w:val="20"/>
      <w:szCs w:val="20"/>
    </w:rPr>
  </w:style>
  <w:style w:type="character" w:customStyle="1" w:styleId="fontstyle21">
    <w:name w:val="fontstyle21"/>
    <w:rsid w:val="00865289"/>
    <w:rPr>
      <w:rFonts w:ascii="TimesNewRomanPS-ItalicMT" w:hAnsi="TimesNewRomanPS-ItalicMT" w:hint="default"/>
      <w:b w:val="0"/>
      <w:bCs w:val="0"/>
      <w:i/>
      <w:iCs/>
      <w:color w:val="000000"/>
      <w:sz w:val="20"/>
      <w:szCs w:val="20"/>
    </w:rPr>
  </w:style>
  <w:style w:type="paragraph" w:customStyle="1" w:styleId="ColorfulGrid-Accent11">
    <w:name w:val="Colorful Grid - Accent 11"/>
    <w:basedOn w:val="Normal"/>
    <w:next w:val="Normal"/>
    <w:link w:val="ColorfulGrid-Accent1Char"/>
    <w:uiPriority w:val="29"/>
    <w:qFormat/>
    <w:rsid w:val="00865289"/>
    <w:pPr>
      <w:spacing w:after="0" w:line="360" w:lineRule="auto"/>
    </w:pPr>
    <w:rPr>
      <w:iCs/>
      <w:color w:val="000000"/>
      <w:lang w:val="x-none" w:eastAsia="x-none"/>
    </w:rPr>
  </w:style>
  <w:style w:type="character" w:customStyle="1" w:styleId="ColorfulGrid-Accent1Char">
    <w:name w:val="Colorful Grid - Accent 1 Char"/>
    <w:link w:val="ColorfulGrid-Accent11"/>
    <w:uiPriority w:val="29"/>
    <w:rsid w:val="00865289"/>
    <w:rPr>
      <w:rFonts w:ascii="Times New Roman" w:eastAsia="Times New Roman" w:hAnsi="Times New Roman" w:cs="Times New Roman"/>
      <w:iCs/>
      <w:color w:val="000000"/>
      <w:kern w:val="0"/>
      <w:sz w:val="28"/>
      <w:lang w:val="x-none" w:eastAsia="x-none"/>
      <w14:ligatures w14:val="none"/>
    </w:rPr>
  </w:style>
  <w:style w:type="paragraph" w:customStyle="1" w:styleId="abcd">
    <w:name w:val="abcd"/>
    <w:basedOn w:val="Normal"/>
    <w:autoRedefine/>
    <w:qFormat/>
    <w:rsid w:val="00865289"/>
    <w:pPr>
      <w:widowControl w:val="0"/>
      <w:autoSpaceDE w:val="0"/>
      <w:autoSpaceDN w:val="0"/>
      <w:adjustRightInd w:val="0"/>
      <w:spacing w:before="120" w:after="60" w:line="264" w:lineRule="auto"/>
      <w:ind w:firstLine="142"/>
      <w:jc w:val="both"/>
    </w:pPr>
    <w:rPr>
      <w:rFonts w:eastAsia="Calibri"/>
      <w:b/>
      <w:bCs/>
      <w:i/>
      <w:iCs/>
      <w:color w:val="000000"/>
      <w:szCs w:val="28"/>
      <w:lang w:val="en-GB"/>
    </w:rPr>
  </w:style>
  <w:style w:type="paragraph" w:customStyle="1" w:styleId="body-text">
    <w:name w:val="body-text"/>
    <w:basedOn w:val="Normal"/>
    <w:rsid w:val="00865289"/>
    <w:pPr>
      <w:spacing w:before="100" w:beforeAutospacing="1" w:after="100" w:afterAutospacing="1"/>
    </w:pPr>
    <w:rPr>
      <w:sz w:val="24"/>
    </w:rPr>
  </w:style>
  <w:style w:type="paragraph" w:customStyle="1" w:styleId="xl65">
    <w:name w:val="xl65"/>
    <w:basedOn w:val="Normal"/>
    <w:rsid w:val="00865289"/>
    <w:pPr>
      <w:shd w:val="clear" w:color="000000" w:fill="C0C0C0"/>
      <w:spacing w:before="100" w:beforeAutospacing="1" w:after="100" w:afterAutospacing="1"/>
    </w:pPr>
    <w:rPr>
      <w:b/>
      <w:bCs/>
      <w:sz w:val="24"/>
    </w:rPr>
  </w:style>
  <w:style w:type="paragraph" w:customStyle="1" w:styleId="xl66">
    <w:name w:val="xl66"/>
    <w:basedOn w:val="Normal"/>
    <w:rsid w:val="00865289"/>
    <w:pPr>
      <w:pBdr>
        <w:top w:val="single" w:sz="8" w:space="0" w:color="000000"/>
        <w:left w:val="single" w:sz="4" w:space="0" w:color="000000"/>
        <w:bottom w:val="single" w:sz="4" w:space="0" w:color="000000"/>
        <w:right w:val="single" w:sz="4" w:space="0" w:color="000000"/>
      </w:pBdr>
      <w:shd w:val="clear" w:color="000000" w:fill="CCFFFF"/>
      <w:spacing w:before="100" w:beforeAutospacing="1" w:after="100" w:afterAutospacing="1"/>
      <w:jc w:val="center"/>
    </w:pPr>
    <w:rPr>
      <w:b/>
      <w:bCs/>
      <w:sz w:val="24"/>
    </w:rPr>
  </w:style>
  <w:style w:type="paragraph" w:customStyle="1" w:styleId="xl67">
    <w:name w:val="xl67"/>
    <w:basedOn w:val="Normal"/>
    <w:rsid w:val="00865289"/>
    <w:pPr>
      <w:pBdr>
        <w:top w:val="single" w:sz="4" w:space="0" w:color="000000"/>
        <w:left w:val="single" w:sz="4" w:space="0" w:color="000000"/>
        <w:bottom w:val="single" w:sz="4" w:space="0" w:color="000000"/>
        <w:right w:val="single" w:sz="4" w:space="0" w:color="000000"/>
      </w:pBdr>
      <w:shd w:val="clear" w:color="000000" w:fill="FFFF99"/>
      <w:spacing w:before="100" w:beforeAutospacing="1" w:after="100" w:afterAutospacing="1"/>
      <w:jc w:val="center"/>
    </w:pPr>
    <w:rPr>
      <w:sz w:val="24"/>
    </w:rPr>
  </w:style>
  <w:style w:type="paragraph" w:customStyle="1" w:styleId="xl68">
    <w:name w:val="xl68"/>
    <w:basedOn w:val="Normal"/>
    <w:rsid w:val="00865289"/>
    <w:pPr>
      <w:pBdr>
        <w:top w:val="single" w:sz="4" w:space="0" w:color="000000"/>
        <w:left w:val="single" w:sz="4" w:space="0" w:color="000000"/>
        <w:bottom w:val="single" w:sz="4" w:space="0" w:color="000000"/>
        <w:right w:val="single" w:sz="4" w:space="0" w:color="000000"/>
      </w:pBdr>
      <w:shd w:val="clear" w:color="000000" w:fill="FFFF99"/>
      <w:spacing w:before="100" w:beforeAutospacing="1" w:after="100" w:afterAutospacing="1"/>
    </w:pPr>
    <w:rPr>
      <w:sz w:val="24"/>
    </w:rPr>
  </w:style>
  <w:style w:type="paragraph" w:customStyle="1" w:styleId="xl69">
    <w:name w:val="xl69"/>
    <w:basedOn w:val="Normal"/>
    <w:rsid w:val="00865289"/>
    <w:pPr>
      <w:pBdr>
        <w:top w:val="single" w:sz="8" w:space="0" w:color="000000"/>
        <w:left w:val="single" w:sz="4" w:space="0" w:color="000000"/>
        <w:bottom w:val="single" w:sz="4" w:space="0" w:color="000000"/>
        <w:right w:val="single" w:sz="4" w:space="0" w:color="000000"/>
      </w:pBdr>
      <w:shd w:val="clear" w:color="000000" w:fill="CCFFFF"/>
      <w:spacing w:before="100" w:beforeAutospacing="1" w:after="100" w:afterAutospacing="1"/>
    </w:pPr>
    <w:rPr>
      <w:b/>
      <w:bCs/>
      <w:sz w:val="24"/>
    </w:rPr>
  </w:style>
  <w:style w:type="paragraph" w:customStyle="1" w:styleId="xl70">
    <w:name w:val="xl70"/>
    <w:basedOn w:val="Normal"/>
    <w:rsid w:val="00865289"/>
    <w:pPr>
      <w:pBdr>
        <w:top w:val="single" w:sz="8" w:space="0" w:color="000000"/>
        <w:left w:val="single" w:sz="4" w:space="0" w:color="000000"/>
        <w:bottom w:val="single" w:sz="4" w:space="0" w:color="000000"/>
        <w:right w:val="single" w:sz="4" w:space="0" w:color="000000"/>
      </w:pBdr>
      <w:shd w:val="clear" w:color="000000" w:fill="FFFF99"/>
      <w:spacing w:before="100" w:beforeAutospacing="1" w:after="100" w:afterAutospacing="1"/>
      <w:jc w:val="center"/>
    </w:pPr>
    <w:rPr>
      <w:sz w:val="24"/>
    </w:rPr>
  </w:style>
  <w:style w:type="paragraph" w:customStyle="1" w:styleId="xl71">
    <w:name w:val="xl71"/>
    <w:basedOn w:val="Normal"/>
    <w:rsid w:val="00865289"/>
    <w:pPr>
      <w:shd w:val="clear" w:color="000000" w:fill="111111"/>
      <w:spacing w:before="100" w:beforeAutospacing="1" w:after="100" w:afterAutospacing="1"/>
    </w:pPr>
    <w:rPr>
      <w:sz w:val="24"/>
    </w:rPr>
  </w:style>
  <w:style w:type="paragraph" w:customStyle="1" w:styleId="xl72">
    <w:name w:val="xl72"/>
    <w:basedOn w:val="Normal"/>
    <w:rsid w:val="00865289"/>
    <w:pPr>
      <w:pBdr>
        <w:top w:val="single" w:sz="8" w:space="0" w:color="000000"/>
        <w:left w:val="single" w:sz="4" w:space="0" w:color="000000"/>
        <w:bottom w:val="single" w:sz="4" w:space="0" w:color="000000"/>
        <w:right w:val="single" w:sz="4" w:space="0" w:color="000000"/>
      </w:pBdr>
      <w:shd w:val="clear" w:color="000000" w:fill="FFFF99"/>
      <w:spacing w:before="100" w:beforeAutospacing="1" w:after="100" w:afterAutospacing="1"/>
    </w:pPr>
    <w:rPr>
      <w:sz w:val="24"/>
    </w:rPr>
  </w:style>
  <w:style w:type="character" w:customStyle="1" w:styleId="UnresolvedMention1">
    <w:name w:val="Unresolved Mention1"/>
    <w:uiPriority w:val="99"/>
    <w:semiHidden/>
    <w:unhideWhenUsed/>
    <w:rsid w:val="00865289"/>
    <w:rPr>
      <w:color w:val="605E5C"/>
      <w:shd w:val="clear" w:color="auto" w:fill="E1DFDD"/>
    </w:rPr>
  </w:style>
  <w:style w:type="paragraph" w:customStyle="1" w:styleId="CharCharChar5Char">
    <w:name w:val="Char Char Char5 Char"/>
    <w:basedOn w:val="Normal"/>
    <w:rsid w:val="00865289"/>
    <w:pPr>
      <w:pageBreakBefore/>
      <w:spacing w:before="100" w:beforeAutospacing="1" w:after="100" w:afterAutospacing="1"/>
    </w:pPr>
    <w:rPr>
      <w:rFonts w:ascii="Tahoma" w:hAnsi="Tahoma"/>
      <w:sz w:val="20"/>
      <w:szCs w:val="20"/>
    </w:rPr>
  </w:style>
  <w:style w:type="paragraph" w:customStyle="1" w:styleId="Chuong1">
    <w:name w:val="Chuong 1"/>
    <w:basedOn w:val="Normal"/>
    <w:autoRedefine/>
    <w:qFormat/>
    <w:rsid w:val="00865289"/>
    <w:pPr>
      <w:spacing w:before="120" w:after="120" w:line="276" w:lineRule="auto"/>
      <w:jc w:val="center"/>
    </w:pPr>
    <w:rPr>
      <w:b/>
      <w:szCs w:val="28"/>
    </w:rPr>
  </w:style>
  <w:style w:type="paragraph" w:customStyle="1" w:styleId="Muc11">
    <w:name w:val="Muc 1.1"/>
    <w:basedOn w:val="Normal"/>
    <w:qFormat/>
    <w:rsid w:val="00865289"/>
    <w:pPr>
      <w:widowControl w:val="0"/>
      <w:autoSpaceDE w:val="0"/>
      <w:autoSpaceDN w:val="0"/>
      <w:adjustRightInd w:val="0"/>
      <w:spacing w:before="120" w:after="120" w:line="276" w:lineRule="auto"/>
    </w:pPr>
    <w:rPr>
      <w:b/>
      <w:bCs/>
      <w:szCs w:val="28"/>
    </w:rPr>
  </w:style>
  <w:style w:type="paragraph" w:customStyle="1" w:styleId="Muc111">
    <w:name w:val="Muc 1.1.1"/>
    <w:basedOn w:val="Normal"/>
    <w:qFormat/>
    <w:rsid w:val="00865289"/>
    <w:pPr>
      <w:keepNext/>
      <w:keepLines/>
      <w:widowControl w:val="0"/>
      <w:tabs>
        <w:tab w:val="left" w:pos="0"/>
      </w:tabs>
      <w:autoSpaceDE w:val="0"/>
      <w:autoSpaceDN w:val="0"/>
      <w:adjustRightInd w:val="0"/>
      <w:spacing w:before="120" w:after="120" w:line="276" w:lineRule="auto"/>
      <w:ind w:firstLine="720"/>
    </w:pPr>
    <w:rPr>
      <w:rFonts w:eastAsia="SimSun"/>
      <w:b/>
      <w:i/>
      <w:iCs/>
      <w:szCs w:val="28"/>
    </w:rPr>
  </w:style>
  <w:style w:type="character" w:customStyle="1" w:styleId="fontstyle31">
    <w:name w:val="fontstyle31"/>
    <w:rsid w:val="00865289"/>
    <w:rPr>
      <w:rFonts w:ascii="ArialMT" w:hAnsi="ArialMT" w:hint="default"/>
      <w:b w:val="0"/>
      <w:bCs w:val="0"/>
      <w:i w:val="0"/>
      <w:iCs w:val="0"/>
      <w:color w:val="000000"/>
      <w:sz w:val="20"/>
      <w:szCs w:val="20"/>
    </w:rPr>
  </w:style>
  <w:style w:type="character" w:customStyle="1" w:styleId="fontstyle11">
    <w:name w:val="fontstyle11"/>
    <w:rsid w:val="00865289"/>
    <w:rPr>
      <w:rFonts w:ascii="TimesNewRomanPS-ItalicMT" w:hAnsi="TimesNewRomanPS-ItalicMT" w:hint="default"/>
      <w:b w:val="0"/>
      <w:bCs w:val="0"/>
      <w:i/>
      <w:iCs/>
      <w:color w:val="000000"/>
      <w:sz w:val="14"/>
      <w:szCs w:val="14"/>
    </w:rPr>
  </w:style>
  <w:style w:type="table" w:customStyle="1" w:styleId="TableGrid8">
    <w:name w:val="Table Grid8"/>
    <w:basedOn w:val="TableNormal"/>
    <w:next w:val="TableGrid"/>
    <w:uiPriority w:val="59"/>
    <w:rsid w:val="00865289"/>
    <w:pPr>
      <w:spacing w:after="0" w:line="240" w:lineRule="auto"/>
    </w:pPr>
    <w:rPr>
      <w:rFonts w:ascii="Calibri" w:eastAsia="MS Mincho"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
    <w:name w:val="Bảng"/>
    <w:basedOn w:val="Normal"/>
    <w:autoRedefine/>
    <w:rsid w:val="00865289"/>
    <w:pPr>
      <w:spacing w:after="0" w:line="276" w:lineRule="auto"/>
    </w:pPr>
    <w:rPr>
      <w:szCs w:val="26"/>
      <w:bdr w:val="none" w:sz="0" w:space="0" w:color="auto" w:frame="1"/>
      <w:lang w:val="nl-NL"/>
    </w:rPr>
  </w:style>
  <w:style w:type="paragraph" w:customStyle="1" w:styleId="Hue">
    <w:name w:val="Hue"/>
    <w:basedOn w:val="Normal"/>
    <w:autoRedefine/>
    <w:qFormat/>
    <w:rsid w:val="00865289"/>
    <w:pPr>
      <w:spacing w:before="120" w:after="120" w:line="264" w:lineRule="auto"/>
      <w:ind w:firstLine="862"/>
      <w:jc w:val="both"/>
    </w:pPr>
    <w:rPr>
      <w:rFonts w:eastAsia="Calibri"/>
      <w:szCs w:val="28"/>
      <w:lang w:val="en-AU"/>
    </w:rPr>
  </w:style>
  <w:style w:type="paragraph" w:customStyle="1" w:styleId="Normal3">
    <w:name w:val="Normal3"/>
    <w:basedOn w:val="Normal"/>
    <w:link w:val="normalChar"/>
    <w:rsid w:val="00865289"/>
    <w:pPr>
      <w:spacing w:before="100" w:beforeAutospacing="1" w:after="100" w:afterAutospacing="1" w:line="276" w:lineRule="auto"/>
    </w:pPr>
    <w:rPr>
      <w:color w:val="000000"/>
      <w:sz w:val="24"/>
      <w:lang w:val="en-GB" w:eastAsia="x-none"/>
    </w:rPr>
  </w:style>
  <w:style w:type="character" w:customStyle="1" w:styleId="normalChar">
    <w:name w:val="normal Char"/>
    <w:link w:val="Normal3"/>
    <w:locked/>
    <w:rsid w:val="00865289"/>
    <w:rPr>
      <w:rFonts w:ascii="Times New Roman" w:eastAsia="Times New Roman" w:hAnsi="Times New Roman" w:cs="Times New Roman"/>
      <w:color w:val="000000"/>
      <w:kern w:val="0"/>
      <w:lang w:val="en-GB" w:eastAsia="x-none"/>
      <w14:ligatures w14:val="none"/>
    </w:rPr>
  </w:style>
  <w:style w:type="table" w:customStyle="1" w:styleId="213">
    <w:name w:val="表 (青)  213"/>
    <w:basedOn w:val="TableNormal"/>
    <w:rsid w:val="00865289"/>
    <w:pPr>
      <w:spacing w:after="0" w:line="240" w:lineRule="auto"/>
    </w:pPr>
    <w:rPr>
      <w:rFonts w:ascii="Century" w:eastAsia="MS Mincho" w:hAnsi="Century" w:cs="Times New Roman"/>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112">
    <w:name w:val="表 (青)  2112"/>
    <w:basedOn w:val="TableNormal"/>
    <w:rsid w:val="00865289"/>
    <w:pPr>
      <w:spacing w:after="0" w:line="240" w:lineRule="auto"/>
    </w:pPr>
    <w:rPr>
      <w:rFonts w:ascii="Century" w:eastAsia="MS Mincho" w:hAnsi="Century" w:cs="Times New Roman"/>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1">
    <w:name w:val="Light List - Accent 111"/>
    <w:basedOn w:val="TableNormal"/>
    <w:uiPriority w:val="61"/>
    <w:rsid w:val="00865289"/>
    <w:pPr>
      <w:spacing w:after="0" w:line="240" w:lineRule="auto"/>
    </w:pPr>
    <w:rPr>
      <w:rFonts w:ascii="Calibri" w:eastAsia="MS Mincho" w:hAnsi="Calibri" w:cs="Times New Roman"/>
      <w:kern w:val="0"/>
      <w:sz w:val="20"/>
      <w:szCs w:val="20"/>
      <w:lang w:val="vi-VN"/>
      <w14:ligatures w14:val="none"/>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2121">
    <w:name w:val="表 (青)  2121"/>
    <w:basedOn w:val="TableNormal"/>
    <w:rsid w:val="00865289"/>
    <w:pPr>
      <w:spacing w:after="0" w:line="240" w:lineRule="auto"/>
    </w:pPr>
    <w:rPr>
      <w:rFonts w:ascii="Century" w:eastAsia="MS Mincho" w:hAnsi="Century" w:cs="Times New Roman"/>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1111">
    <w:name w:val="表 (青)  21111"/>
    <w:basedOn w:val="TableNormal"/>
    <w:rsid w:val="00865289"/>
    <w:pPr>
      <w:spacing w:after="0" w:line="240" w:lineRule="auto"/>
    </w:pPr>
    <w:rPr>
      <w:rFonts w:ascii="Century" w:eastAsia="MS Mincho" w:hAnsi="Century" w:cs="Times New Roman"/>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pbody">
    <w:name w:val="pbody"/>
    <w:basedOn w:val="Normal"/>
    <w:rsid w:val="00865289"/>
    <w:pPr>
      <w:spacing w:before="100" w:beforeAutospacing="1" w:after="100" w:afterAutospacing="1"/>
    </w:pPr>
    <w:rPr>
      <w:rFonts w:ascii="Arial" w:hAnsi="Arial" w:cs="Arial"/>
      <w:color w:val="000000"/>
      <w:sz w:val="20"/>
      <w:szCs w:val="20"/>
    </w:rPr>
  </w:style>
  <w:style w:type="paragraph" w:customStyle="1" w:styleId="MediumGrid1-Accent21">
    <w:name w:val="Medium Grid 1 - Accent 21"/>
    <w:basedOn w:val="Normal"/>
    <w:link w:val="MediumGrid1-Accent2Char"/>
    <w:uiPriority w:val="34"/>
    <w:qFormat/>
    <w:rsid w:val="00865289"/>
    <w:pPr>
      <w:spacing w:before="120" w:after="0"/>
      <w:ind w:left="720"/>
      <w:contextualSpacing/>
    </w:pPr>
    <w:rPr>
      <w:rFonts w:eastAsia="MS Mincho"/>
      <w:sz w:val="20"/>
      <w:lang w:val="x-none" w:eastAsia="x-none"/>
    </w:rPr>
  </w:style>
  <w:style w:type="character" w:customStyle="1" w:styleId="MediumGrid1-Accent2Char">
    <w:name w:val="Medium Grid 1 - Accent 2 Char"/>
    <w:link w:val="MediumGrid1-Accent21"/>
    <w:uiPriority w:val="34"/>
    <w:rsid w:val="00865289"/>
    <w:rPr>
      <w:rFonts w:ascii="Times New Roman" w:eastAsia="MS Mincho" w:hAnsi="Times New Roman" w:cs="Times New Roman"/>
      <w:kern w:val="0"/>
      <w:sz w:val="20"/>
      <w:lang w:val="x-none" w:eastAsia="x-none"/>
      <w14:ligatures w14:val="none"/>
    </w:rPr>
  </w:style>
  <w:style w:type="paragraph" w:customStyle="1" w:styleId="METTEOPSTN">
    <w:name w:val="METTE OPSЖTN"/>
    <w:rsid w:val="00865289"/>
    <w:pPr>
      <w:widowControl w:val="0"/>
      <w:tabs>
        <w:tab w:val="left" w:pos="0"/>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 w:val="left" w:pos="11232"/>
      </w:tabs>
      <w:suppressAutoHyphens/>
      <w:spacing w:after="40" w:line="240" w:lineRule="auto"/>
      <w:jc w:val="both"/>
    </w:pPr>
    <w:rPr>
      <w:rFonts w:ascii=".VnTime" w:eastAsia="Times New Roman" w:hAnsi=".VnTime" w:cs="Times New Roman"/>
      <w:spacing w:val="-3"/>
      <w:kern w:val="0"/>
      <w14:ligatures w14:val="none"/>
    </w:rPr>
  </w:style>
  <w:style w:type="paragraph" w:customStyle="1" w:styleId="CharCharCharCharCharCharCharCharCharCharCharCharCharCharCharCharCharCharChar">
    <w:name w:val="Char Char Char Char Char Char Char Char Char Char Char Char Char Char Char Char Char Char Char"/>
    <w:basedOn w:val="Normal"/>
    <w:semiHidden/>
    <w:rsid w:val="00865289"/>
    <w:pPr>
      <w:autoSpaceDE w:val="0"/>
      <w:autoSpaceDN w:val="0"/>
      <w:adjustRightInd w:val="0"/>
      <w:spacing w:before="120" w:after="160" w:line="240" w:lineRule="exact"/>
      <w:jc w:val="center"/>
    </w:pPr>
    <w:rPr>
      <w:rFonts w:ascii="Verdana" w:hAnsi="Verdana"/>
      <w:sz w:val="20"/>
      <w:szCs w:val="26"/>
    </w:rPr>
  </w:style>
  <w:style w:type="paragraph" w:customStyle="1" w:styleId="Bodytext0">
    <w:name w:val="Bodytext"/>
    <w:basedOn w:val="Normal"/>
    <w:rsid w:val="00865289"/>
    <w:pPr>
      <w:spacing w:before="80" w:line="264" w:lineRule="auto"/>
      <w:ind w:firstLine="720"/>
    </w:pPr>
    <w:rPr>
      <w:szCs w:val="26"/>
      <w:lang w:eastAsia="vi-VN"/>
    </w:rPr>
  </w:style>
  <w:style w:type="paragraph" w:customStyle="1" w:styleId="Unit">
    <w:name w:val="Unit"/>
    <w:basedOn w:val="Normal"/>
    <w:rsid w:val="00865289"/>
    <w:pPr>
      <w:spacing w:after="0"/>
      <w:ind w:firstLine="720"/>
      <w:jc w:val="right"/>
    </w:pPr>
    <w:rPr>
      <w:sz w:val="22"/>
      <w:szCs w:val="26"/>
      <w:lang w:eastAsia="vi-VN"/>
    </w:rPr>
  </w:style>
  <w:style w:type="paragraph" w:customStyle="1" w:styleId="Table0">
    <w:name w:val="Table"/>
    <w:basedOn w:val="Normal"/>
    <w:rsid w:val="00865289"/>
    <w:pPr>
      <w:ind w:left="-57" w:right="-57"/>
      <w:jc w:val="center"/>
    </w:pPr>
    <w:rPr>
      <w:rFonts w:ascii="Arial" w:hAnsi="Arial" w:cs="Arial"/>
      <w:sz w:val="22"/>
      <w:szCs w:val="20"/>
      <w:lang w:eastAsia="vi-VN"/>
    </w:rPr>
  </w:style>
  <w:style w:type="paragraph" w:customStyle="1" w:styleId="Source">
    <w:name w:val="Source"/>
    <w:basedOn w:val="Caption"/>
    <w:rsid w:val="00865289"/>
    <w:pPr>
      <w:keepNext w:val="0"/>
      <w:spacing w:before="80" w:after="40" w:line="264" w:lineRule="auto"/>
      <w:ind w:firstLine="720"/>
      <w:jc w:val="both"/>
    </w:pPr>
    <w:rPr>
      <w:rFonts w:eastAsia="Times New Roman"/>
      <w:b w:val="0"/>
      <w:bCs w:val="0"/>
      <w:i/>
      <w:iCs/>
      <w:sz w:val="22"/>
      <w:szCs w:val="26"/>
      <w:lang w:val="en-US" w:eastAsia="vi-VN"/>
    </w:rPr>
  </w:style>
  <w:style w:type="paragraph" w:customStyle="1" w:styleId="tbang">
    <w:name w:val="tbang"/>
    <w:basedOn w:val="Normal"/>
    <w:next w:val="normal10"/>
    <w:rsid w:val="00865289"/>
    <w:pPr>
      <w:spacing w:before="120" w:line="312" w:lineRule="auto"/>
      <w:ind w:left="1980"/>
      <w:jc w:val="center"/>
    </w:pPr>
    <w:rPr>
      <w:b/>
      <w:noProof/>
      <w:sz w:val="24"/>
      <w:lang w:eastAsia="vi-VN"/>
    </w:rPr>
  </w:style>
  <w:style w:type="paragraph" w:customStyle="1" w:styleId="normal10">
    <w:name w:val="normal1"/>
    <w:basedOn w:val="Normal"/>
    <w:rsid w:val="00865289"/>
    <w:pPr>
      <w:spacing w:before="80" w:line="264" w:lineRule="auto"/>
      <w:ind w:firstLine="720"/>
    </w:pPr>
    <w:rPr>
      <w:rFonts w:ascii=".VnTime" w:hAnsi=".VnTime"/>
      <w:szCs w:val="26"/>
      <w:lang w:eastAsia="vi-VN"/>
    </w:rPr>
  </w:style>
  <w:style w:type="paragraph" w:customStyle="1" w:styleId="tenhinh">
    <w:name w:val="tenhinh"/>
    <w:basedOn w:val="tbang"/>
    <w:autoRedefine/>
    <w:rsid w:val="00865289"/>
    <w:pPr>
      <w:spacing w:before="0" w:after="0" w:line="288" w:lineRule="auto"/>
      <w:ind w:left="0"/>
    </w:pPr>
    <w:rPr>
      <w:b w:val="0"/>
      <w:sz w:val="28"/>
      <w:szCs w:val="26"/>
    </w:rPr>
  </w:style>
  <w:style w:type="paragraph" w:customStyle="1" w:styleId="muc30">
    <w:name w:val="muc3"/>
    <w:basedOn w:val="Normal"/>
    <w:next w:val="Normal"/>
    <w:rsid w:val="00865289"/>
    <w:pPr>
      <w:keepNext/>
      <w:spacing w:before="120" w:line="264" w:lineRule="auto"/>
      <w:ind w:left="-120" w:firstLine="720"/>
    </w:pPr>
    <w:rPr>
      <w:b/>
      <w:i/>
      <w:szCs w:val="26"/>
      <w:lang w:eastAsia="vi-VN"/>
    </w:rPr>
  </w:style>
  <w:style w:type="paragraph" w:customStyle="1" w:styleId="BangHue">
    <w:name w:val="Bang Hue"/>
    <w:basedOn w:val="Normal"/>
    <w:autoRedefine/>
    <w:qFormat/>
    <w:rsid w:val="00873F5C"/>
    <w:pPr>
      <w:spacing w:after="120"/>
      <w:jc w:val="center"/>
    </w:pPr>
    <w:rPr>
      <w:rFonts w:eastAsia="MS Mincho"/>
      <w:b/>
      <w:szCs w:val="26"/>
    </w:rPr>
  </w:style>
  <w:style w:type="paragraph" w:styleId="EndnoteText">
    <w:name w:val="endnote text"/>
    <w:basedOn w:val="Normal"/>
    <w:link w:val="EndnoteTextChar"/>
    <w:uiPriority w:val="99"/>
    <w:rsid w:val="00865289"/>
    <w:pPr>
      <w:spacing w:after="0"/>
      <w:jc w:val="center"/>
    </w:pPr>
    <w:rPr>
      <w:rFonts w:ascii=".VnTime" w:hAnsi=".VnTime"/>
      <w:sz w:val="20"/>
      <w:szCs w:val="20"/>
      <w:lang w:val="en-GB" w:eastAsia="x-none"/>
    </w:rPr>
  </w:style>
  <w:style w:type="character" w:customStyle="1" w:styleId="EndnoteTextChar">
    <w:name w:val="Endnote Text Char"/>
    <w:basedOn w:val="DefaultParagraphFont"/>
    <w:link w:val="EndnoteText"/>
    <w:uiPriority w:val="99"/>
    <w:rsid w:val="00865289"/>
    <w:rPr>
      <w:rFonts w:ascii=".VnTime" w:eastAsia="Times New Roman" w:hAnsi=".VnTime" w:cs="Times New Roman"/>
      <w:kern w:val="0"/>
      <w:sz w:val="20"/>
      <w:szCs w:val="20"/>
      <w:lang w:val="en-GB" w:eastAsia="x-none"/>
      <w14:ligatures w14:val="none"/>
    </w:rPr>
  </w:style>
  <w:style w:type="character" w:styleId="EndnoteReference">
    <w:name w:val="endnote reference"/>
    <w:rsid w:val="00865289"/>
    <w:rPr>
      <w:vertAlign w:val="superscript"/>
    </w:rPr>
  </w:style>
  <w:style w:type="paragraph" w:customStyle="1" w:styleId="MediumList2-Accent21">
    <w:name w:val="Medium List 2 - Accent 21"/>
    <w:hidden/>
    <w:uiPriority w:val="99"/>
    <w:semiHidden/>
    <w:rsid w:val="00865289"/>
    <w:pPr>
      <w:spacing w:after="40" w:line="240" w:lineRule="auto"/>
      <w:jc w:val="center"/>
    </w:pPr>
    <w:rPr>
      <w:rFonts w:ascii=".VnTime" w:eastAsia="Times New Roman" w:hAnsi=".VnTime" w:cs="Times New Roman"/>
      <w:kern w:val="0"/>
      <w:sz w:val="28"/>
      <w:szCs w:val="28"/>
      <w:lang w:val="en-GB"/>
      <w14:ligatures w14:val="none"/>
    </w:rPr>
  </w:style>
  <w:style w:type="character" w:customStyle="1" w:styleId="Heading4Char1">
    <w:name w:val="Heading 4 Char1"/>
    <w:rsid w:val="00865289"/>
    <w:rPr>
      <w:rFonts w:ascii="Calibri" w:eastAsia="Calibri" w:hAnsi="Calibri" w:cs="Cordia New"/>
      <w:caps/>
      <w:color w:val="365F91"/>
      <w:spacing w:val="10"/>
      <w:sz w:val="22"/>
      <w:szCs w:val="22"/>
      <w:lang w:val="en-AU" w:eastAsia="en-US" w:bidi="en-US"/>
    </w:rPr>
  </w:style>
  <w:style w:type="paragraph" w:customStyle="1" w:styleId="cnda">
    <w:name w:val="cnda"/>
    <w:basedOn w:val="Normal"/>
    <w:rsid w:val="00865289"/>
    <w:pPr>
      <w:spacing w:before="80" w:after="80" w:line="288" w:lineRule="auto"/>
      <w:ind w:firstLine="720"/>
    </w:pPr>
    <w:rPr>
      <w:rFonts w:ascii=".VnTime" w:hAnsi=".VnTime"/>
      <w:b/>
      <w:i/>
      <w:szCs w:val="20"/>
    </w:rPr>
  </w:style>
  <w:style w:type="paragraph" w:customStyle="1" w:styleId="muc20">
    <w:name w:val="muc2"/>
    <w:basedOn w:val="Normal"/>
    <w:next w:val="Normal"/>
    <w:autoRedefine/>
    <w:rsid w:val="00865289"/>
    <w:pPr>
      <w:keepNext/>
      <w:spacing w:after="0" w:line="264" w:lineRule="auto"/>
    </w:pPr>
    <w:rPr>
      <w:b/>
      <w:noProof/>
      <w:szCs w:val="28"/>
      <w:lang w:eastAsia="vi-VN"/>
    </w:rPr>
  </w:style>
  <w:style w:type="character" w:customStyle="1" w:styleId="TOC1Char">
    <w:name w:val="TOC 1 Char"/>
    <w:link w:val="TOC1"/>
    <w:uiPriority w:val="39"/>
    <w:rsid w:val="00865289"/>
    <w:rPr>
      <w:rFonts w:ascii="Times New Roman" w:eastAsia="MS Mincho" w:hAnsi="Times New Roman" w:cs="Times New Roman"/>
      <w:b/>
      <w:caps/>
      <w:color w:val="000000"/>
      <w:kern w:val="0"/>
      <w:sz w:val="26"/>
      <w:lang w:val="vi-VN" w:eastAsia="x-none"/>
      <w14:ligatures w14:val="none"/>
    </w:rPr>
  </w:style>
  <w:style w:type="character" w:customStyle="1" w:styleId="frac">
    <w:name w:val="frac"/>
    <w:rsid w:val="00865289"/>
  </w:style>
  <w:style w:type="paragraph" w:customStyle="1" w:styleId="01">
    <w:name w:val="01 本文"/>
    <w:basedOn w:val="Normal"/>
    <w:autoRedefine/>
    <w:rsid w:val="00865289"/>
    <w:pPr>
      <w:widowControl w:val="0"/>
      <w:spacing w:after="0"/>
    </w:pPr>
    <w:rPr>
      <w:rFonts w:eastAsia="MS Mincho"/>
      <w:kern w:val="2"/>
      <w:sz w:val="24"/>
    </w:rPr>
  </w:style>
  <w:style w:type="paragraph" w:customStyle="1" w:styleId="xl53">
    <w:name w:val="xl53"/>
    <w:basedOn w:val="Normal"/>
    <w:rsid w:val="00865289"/>
    <w:pPr>
      <w:pBdr>
        <w:left w:val="single" w:sz="4" w:space="0" w:color="auto"/>
        <w:right w:val="single" w:sz="4" w:space="0" w:color="auto"/>
      </w:pBdr>
      <w:spacing w:before="100" w:beforeAutospacing="1" w:after="100" w:afterAutospacing="1"/>
      <w:jc w:val="center"/>
    </w:pPr>
    <w:rPr>
      <w:rFonts w:ascii=".VnTime" w:hAnsi=".VnTime"/>
      <w:sz w:val="24"/>
    </w:rPr>
  </w:style>
  <w:style w:type="paragraph" w:customStyle="1" w:styleId="tit3">
    <w:name w:val="tit3"/>
    <w:basedOn w:val="Normal"/>
    <w:rsid w:val="00865289"/>
    <w:pPr>
      <w:spacing w:before="120" w:after="120" w:line="288" w:lineRule="auto"/>
      <w:jc w:val="center"/>
    </w:pPr>
    <w:rPr>
      <w:rFonts w:ascii=".VnCooperH" w:hAnsi=".VnCooperH"/>
      <w:szCs w:val="26"/>
      <w:lang w:eastAsia="vi-VN"/>
    </w:rPr>
  </w:style>
  <w:style w:type="character" w:customStyle="1" w:styleId="citation">
    <w:name w:val="citation"/>
    <w:rsid w:val="00865289"/>
  </w:style>
  <w:style w:type="paragraph" w:customStyle="1" w:styleId="MediumGrid2-Accent21">
    <w:name w:val="Medium Grid 2 - Accent 21"/>
    <w:basedOn w:val="Normal"/>
    <w:next w:val="Normal"/>
    <w:link w:val="MediumGrid2-Accent2Char"/>
    <w:qFormat/>
    <w:rsid w:val="00865289"/>
    <w:pPr>
      <w:spacing w:before="200" w:after="200" w:line="276" w:lineRule="auto"/>
      <w:jc w:val="center"/>
    </w:pPr>
    <w:rPr>
      <w:rFonts w:ascii="Calibri" w:eastAsia="Calibri" w:hAnsi="Calibri" w:cs="Cordia New"/>
      <w:i/>
      <w:iCs/>
      <w:sz w:val="20"/>
      <w:szCs w:val="20"/>
      <w:lang w:val="en-AU" w:eastAsia="x-none" w:bidi="en-US"/>
    </w:rPr>
  </w:style>
  <w:style w:type="character" w:customStyle="1" w:styleId="MediumGrid2-Accent2Char">
    <w:name w:val="Medium Grid 2 - Accent 2 Char"/>
    <w:link w:val="MediumGrid2-Accent21"/>
    <w:rsid w:val="00865289"/>
    <w:rPr>
      <w:rFonts w:ascii="Calibri" w:eastAsia="Calibri" w:hAnsi="Calibri" w:cs="Cordia New"/>
      <w:i/>
      <w:iCs/>
      <w:kern w:val="0"/>
      <w:sz w:val="20"/>
      <w:szCs w:val="20"/>
      <w:lang w:val="en-AU" w:eastAsia="x-none" w:bidi="en-US"/>
      <w14:ligatures w14:val="none"/>
    </w:rPr>
  </w:style>
  <w:style w:type="paragraph" w:customStyle="1" w:styleId="MediumGrid3-Accent21">
    <w:name w:val="Medium Grid 3 - Accent 21"/>
    <w:basedOn w:val="Normal"/>
    <w:next w:val="Normal"/>
    <w:link w:val="MediumGrid3-Accent2Char"/>
    <w:qFormat/>
    <w:rsid w:val="00865289"/>
    <w:pPr>
      <w:pBdr>
        <w:top w:val="single" w:sz="4" w:space="10" w:color="4F81BD"/>
        <w:left w:val="single" w:sz="4" w:space="10" w:color="4F81BD"/>
      </w:pBdr>
      <w:spacing w:before="200" w:after="0" w:line="276" w:lineRule="auto"/>
      <w:ind w:left="1296" w:right="1152"/>
    </w:pPr>
    <w:rPr>
      <w:rFonts w:ascii="Calibri" w:eastAsia="Calibri" w:hAnsi="Calibri" w:cs="Cordia New"/>
      <w:i/>
      <w:iCs/>
      <w:color w:val="4F81BD"/>
      <w:sz w:val="20"/>
      <w:szCs w:val="20"/>
      <w:lang w:val="en-AU" w:eastAsia="x-none" w:bidi="en-US"/>
    </w:rPr>
  </w:style>
  <w:style w:type="character" w:customStyle="1" w:styleId="MediumGrid3-Accent2Char">
    <w:name w:val="Medium Grid 3 - Accent 2 Char"/>
    <w:link w:val="MediumGrid3-Accent21"/>
    <w:rsid w:val="00865289"/>
    <w:rPr>
      <w:rFonts w:ascii="Calibri" w:eastAsia="Calibri" w:hAnsi="Calibri" w:cs="Cordia New"/>
      <w:i/>
      <w:iCs/>
      <w:color w:val="4F81BD"/>
      <w:kern w:val="0"/>
      <w:sz w:val="20"/>
      <w:szCs w:val="20"/>
      <w:lang w:val="en-AU" w:eastAsia="x-none" w:bidi="en-US"/>
      <w14:ligatures w14:val="none"/>
    </w:rPr>
  </w:style>
  <w:style w:type="character" w:customStyle="1" w:styleId="SubtleEmphasis1">
    <w:name w:val="Subtle Emphasis1"/>
    <w:qFormat/>
    <w:rsid w:val="00865289"/>
    <w:rPr>
      <w:i/>
      <w:iCs/>
      <w:color w:val="243F60"/>
    </w:rPr>
  </w:style>
  <w:style w:type="character" w:customStyle="1" w:styleId="IntenseEmphasis1">
    <w:name w:val="Intense Emphasis1"/>
    <w:qFormat/>
    <w:rsid w:val="00865289"/>
    <w:rPr>
      <w:b/>
      <w:bCs/>
      <w:caps/>
      <w:color w:val="243F60"/>
      <w:spacing w:val="10"/>
    </w:rPr>
  </w:style>
  <w:style w:type="character" w:customStyle="1" w:styleId="SubtleReference1">
    <w:name w:val="Subtle Reference1"/>
    <w:qFormat/>
    <w:rsid w:val="00865289"/>
    <w:rPr>
      <w:b/>
      <w:bCs/>
      <w:color w:val="4F81BD"/>
    </w:rPr>
  </w:style>
  <w:style w:type="character" w:customStyle="1" w:styleId="IntenseReference1">
    <w:name w:val="Intense Reference1"/>
    <w:qFormat/>
    <w:rsid w:val="00865289"/>
    <w:rPr>
      <w:b/>
      <w:bCs/>
      <w:i/>
      <w:iCs/>
      <w:caps/>
      <w:color w:val="4F81BD"/>
    </w:rPr>
  </w:style>
  <w:style w:type="character" w:customStyle="1" w:styleId="longtext">
    <w:name w:val="long_text"/>
    <w:rsid w:val="00865289"/>
  </w:style>
  <w:style w:type="paragraph" w:customStyle="1" w:styleId="StyleCaption">
    <w:name w:val="Style Caption"/>
    <w:basedOn w:val="Caption"/>
    <w:next w:val="Caption"/>
    <w:rsid w:val="00865289"/>
    <w:pPr>
      <w:keepNext w:val="0"/>
      <w:spacing w:before="240" w:line="240" w:lineRule="atLeast"/>
    </w:pPr>
    <w:rPr>
      <w:rFonts w:eastAsia="Batang"/>
      <w:szCs w:val="20"/>
      <w:lang w:eastAsia="ko-KR"/>
    </w:rPr>
  </w:style>
  <w:style w:type="paragraph" w:customStyle="1" w:styleId="body-Text0">
    <w:name w:val="body-Text"/>
    <w:basedOn w:val="Normal"/>
    <w:rsid w:val="00865289"/>
    <w:pPr>
      <w:widowControl w:val="0"/>
      <w:spacing w:before="120" w:line="360" w:lineRule="auto"/>
      <w:ind w:firstLine="567"/>
    </w:pPr>
    <w:rPr>
      <w:rFonts w:ascii=".VnTime" w:hAnsi=".VnTime"/>
      <w:szCs w:val="28"/>
    </w:rPr>
  </w:style>
  <w:style w:type="paragraph" w:customStyle="1" w:styleId="bodytextfp">
    <w:name w:val="bodytextfp"/>
    <w:basedOn w:val="Normal"/>
    <w:rsid w:val="00865289"/>
    <w:pPr>
      <w:spacing w:before="100" w:beforeAutospacing="1" w:after="100" w:afterAutospacing="1"/>
      <w:jc w:val="center"/>
    </w:pPr>
    <w:rPr>
      <w:sz w:val="24"/>
    </w:rPr>
  </w:style>
  <w:style w:type="paragraph" w:customStyle="1" w:styleId="bodytext1">
    <w:name w:val="bodytext"/>
    <w:basedOn w:val="Normal"/>
    <w:rsid w:val="00865289"/>
    <w:pPr>
      <w:spacing w:before="100" w:beforeAutospacing="1" w:after="100" w:afterAutospacing="1"/>
      <w:jc w:val="center"/>
    </w:pPr>
    <w:rPr>
      <w:sz w:val="24"/>
    </w:rPr>
  </w:style>
  <w:style w:type="paragraph" w:customStyle="1" w:styleId="Doanvanthuong">
    <w:name w:val="Doan van thuong"/>
    <w:basedOn w:val="Normal"/>
    <w:next w:val="Normal"/>
    <w:link w:val="DoanvanthuongCharChar"/>
    <w:rsid w:val="00865289"/>
    <w:pPr>
      <w:spacing w:before="120" w:after="0"/>
      <w:ind w:firstLine="851"/>
    </w:pPr>
    <w:rPr>
      <w:rFonts w:eastAsia="Batang"/>
      <w:sz w:val="20"/>
      <w:szCs w:val="20"/>
      <w:lang w:val="nl-NL" w:eastAsia="x-none"/>
    </w:rPr>
  </w:style>
  <w:style w:type="character" w:customStyle="1" w:styleId="DoanvanthuongCharChar">
    <w:name w:val="Doan van thuong Char Char"/>
    <w:link w:val="Doanvanthuong"/>
    <w:rsid w:val="00865289"/>
    <w:rPr>
      <w:rFonts w:ascii="Times New Roman" w:eastAsia="Batang" w:hAnsi="Times New Roman" w:cs="Times New Roman"/>
      <w:kern w:val="0"/>
      <w:sz w:val="20"/>
      <w:szCs w:val="20"/>
      <w:lang w:val="nl-NL" w:eastAsia="x-none"/>
      <w14:ligatures w14:val="none"/>
    </w:rPr>
  </w:style>
  <w:style w:type="paragraph" w:customStyle="1" w:styleId="ThuongU">
    <w:name w:val="ThuongU"/>
    <w:basedOn w:val="Normal"/>
    <w:next w:val="Normal"/>
    <w:link w:val="ThuongUChar1"/>
    <w:autoRedefine/>
    <w:rsid w:val="00865289"/>
    <w:pPr>
      <w:spacing w:before="120" w:after="120" w:line="276" w:lineRule="auto"/>
    </w:pPr>
    <w:rPr>
      <w:rFonts w:eastAsia="Calibri"/>
      <w:sz w:val="26"/>
      <w:szCs w:val="26"/>
      <w:lang w:val="vi-VN" w:eastAsia="ja-JP"/>
    </w:rPr>
  </w:style>
  <w:style w:type="character" w:customStyle="1" w:styleId="ThuongUChar1">
    <w:name w:val="ThuongU Char1"/>
    <w:link w:val="ThuongU"/>
    <w:rsid w:val="00865289"/>
    <w:rPr>
      <w:rFonts w:ascii="Times New Roman" w:eastAsia="Calibri" w:hAnsi="Times New Roman" w:cs="Times New Roman"/>
      <w:kern w:val="0"/>
      <w:sz w:val="26"/>
      <w:szCs w:val="26"/>
      <w:lang w:val="vi-VN" w:eastAsia="ja-JP"/>
      <w14:ligatures w14:val="none"/>
    </w:rPr>
  </w:style>
  <w:style w:type="paragraph" w:customStyle="1" w:styleId="I1U">
    <w:name w:val="I.1.U"/>
    <w:basedOn w:val="ThuongU"/>
    <w:autoRedefine/>
    <w:rsid w:val="00865289"/>
    <w:rPr>
      <w:b/>
    </w:rPr>
  </w:style>
  <w:style w:type="paragraph" w:customStyle="1" w:styleId="Than14">
    <w:name w:val="Than14"/>
    <w:basedOn w:val="Normal"/>
    <w:rsid w:val="00865289"/>
    <w:pPr>
      <w:spacing w:before="80" w:after="80" w:line="400" w:lineRule="exact"/>
      <w:ind w:firstLine="720"/>
    </w:pPr>
    <w:rPr>
      <w:rFonts w:ascii=".VnTime" w:hAnsi=".VnTime"/>
      <w:color w:val="0000FF"/>
      <w:szCs w:val="20"/>
    </w:rPr>
  </w:style>
  <w:style w:type="character" w:customStyle="1" w:styleId="A0">
    <w:name w:val="A0"/>
    <w:rsid w:val="00865289"/>
    <w:rPr>
      <w:rFonts w:cs="Gill Sans MT"/>
      <w:b/>
      <w:bCs/>
      <w:color w:val="000000"/>
      <w:sz w:val="42"/>
      <w:szCs w:val="42"/>
    </w:rPr>
  </w:style>
  <w:style w:type="paragraph" w:customStyle="1" w:styleId="ChuTrongBangU-12">
    <w:name w:val="ChuTrongBangU-12"/>
    <w:autoRedefine/>
    <w:rsid w:val="00865289"/>
    <w:pPr>
      <w:spacing w:before="60" w:after="60" w:line="240" w:lineRule="auto"/>
      <w:jc w:val="center"/>
    </w:pPr>
    <w:rPr>
      <w:rFonts w:ascii="Times New Roman" w:eastAsia="Times New Roman" w:hAnsi="Times New Roman" w:cs="Times New Roman"/>
      <w:kern w:val="0"/>
      <w14:ligatures w14:val="none"/>
    </w:rPr>
  </w:style>
  <w:style w:type="paragraph" w:customStyle="1" w:styleId="Figure">
    <w:name w:val="Figure"/>
    <w:basedOn w:val="Normal"/>
    <w:autoRedefine/>
    <w:qFormat/>
    <w:rsid w:val="00865289"/>
    <w:pPr>
      <w:tabs>
        <w:tab w:val="left" w:pos="1276"/>
      </w:tabs>
      <w:spacing w:before="120" w:after="0"/>
      <w:jc w:val="center"/>
    </w:pPr>
    <w:rPr>
      <w:rFonts w:eastAsia="Calibri"/>
      <w:b/>
      <w:sz w:val="24"/>
      <w:lang w:val="nl-NL"/>
    </w:rPr>
  </w:style>
  <w:style w:type="paragraph" w:customStyle="1" w:styleId="NoFormat">
    <w:name w:val="No Format"/>
    <w:basedOn w:val="Normal"/>
    <w:qFormat/>
    <w:rsid w:val="00865289"/>
    <w:pPr>
      <w:spacing w:after="0"/>
      <w:jc w:val="center"/>
    </w:pPr>
    <w:rPr>
      <w:sz w:val="24"/>
    </w:rPr>
  </w:style>
  <w:style w:type="character" w:customStyle="1" w:styleId="comma">
    <w:name w:val="comma"/>
    <w:rsid w:val="00865289"/>
    <w:rPr>
      <w:rFonts w:cs="Times New Roman"/>
    </w:rPr>
  </w:style>
  <w:style w:type="character" w:customStyle="1" w:styleId="longtextshorttext">
    <w:name w:val="long_text short_text"/>
    <w:rsid w:val="00865289"/>
  </w:style>
  <w:style w:type="paragraph" w:customStyle="1" w:styleId="ColorfulList-Accent11">
    <w:name w:val="Colorful List - Accent 11"/>
    <w:basedOn w:val="Normal"/>
    <w:link w:val="ColorfulList-Accent1Char1"/>
    <w:uiPriority w:val="34"/>
    <w:qFormat/>
    <w:rsid w:val="00865289"/>
    <w:pPr>
      <w:spacing w:before="120" w:after="0"/>
      <w:ind w:left="720"/>
      <w:contextualSpacing/>
    </w:pPr>
    <w:rPr>
      <w:rFonts w:eastAsia="MS Mincho"/>
      <w:sz w:val="20"/>
      <w:lang w:val="x-none" w:eastAsia="x-none"/>
    </w:rPr>
  </w:style>
  <w:style w:type="character" w:customStyle="1" w:styleId="ColorfulList-Accent1Char1">
    <w:name w:val="Colorful List - Accent 1 Char1"/>
    <w:link w:val="ColorfulList-Accent11"/>
    <w:uiPriority w:val="34"/>
    <w:rsid w:val="00865289"/>
    <w:rPr>
      <w:rFonts w:ascii="Times New Roman" w:eastAsia="MS Mincho" w:hAnsi="Times New Roman" w:cs="Times New Roman"/>
      <w:kern w:val="0"/>
      <w:sz w:val="20"/>
      <w:lang w:val="x-none" w:eastAsia="x-none"/>
      <w14:ligatures w14:val="none"/>
    </w:rPr>
  </w:style>
  <w:style w:type="table" w:styleId="TableList1">
    <w:name w:val="Table List 1"/>
    <w:basedOn w:val="TableNormal"/>
    <w:rsid w:val="00865289"/>
    <w:pPr>
      <w:spacing w:after="0" w:line="240" w:lineRule="auto"/>
      <w:jc w:val="center"/>
    </w:pPr>
    <w:rPr>
      <w:rFonts w:ascii="Times New Roman" w:eastAsia="Times New Roman" w:hAnsi="Times New Roman" w:cs="Times New Roman"/>
      <w:kern w:val="0"/>
      <w:sz w:val="20"/>
      <w:szCs w:val="20"/>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ColorfulList-Accent12">
    <w:name w:val="Colorful List - Accent 12"/>
    <w:basedOn w:val="Normal"/>
    <w:uiPriority w:val="34"/>
    <w:qFormat/>
    <w:rsid w:val="00865289"/>
    <w:pPr>
      <w:spacing w:after="200" w:line="276" w:lineRule="auto"/>
      <w:ind w:left="720"/>
      <w:contextualSpacing/>
    </w:pPr>
    <w:rPr>
      <w:rFonts w:eastAsia="Calibri"/>
      <w:szCs w:val="28"/>
    </w:rPr>
  </w:style>
  <w:style w:type="paragraph" w:customStyle="1" w:styleId="16PointCharChar">
    <w:name w:val="16 Point Char Char"/>
    <w:aliases w:val="Superscript 6 Point Char Char,ftref Char Char,Superscript 6 Point + 11 pt Char Char,(NECG) Footnote Reference Char Char,Fußnotenzeichen DISS Char Char,fr Char Char,Footnote Ref in FtNote Char Char,BVI fnr Char Char"/>
    <w:basedOn w:val="Normal"/>
    <w:uiPriority w:val="99"/>
    <w:qFormat/>
    <w:rsid w:val="00865289"/>
    <w:pPr>
      <w:spacing w:before="100" w:after="0" w:line="240" w:lineRule="exact"/>
    </w:pPr>
    <w:rPr>
      <w:rFonts w:eastAsia="Calibri"/>
      <w:sz w:val="20"/>
      <w:szCs w:val="20"/>
      <w:vertAlign w:val="superscript"/>
      <w:lang w:val="x-none" w:eastAsia="x-none"/>
    </w:rPr>
  </w:style>
  <w:style w:type="character" w:customStyle="1" w:styleId="NormalWebChar">
    <w:name w:val="Normal (Web) Char"/>
    <w:aliases w:val="Char Char Char,Char Char Char Char Char Char Char Char Char Char, Char Char Char Char"/>
    <w:link w:val="NormalWeb"/>
    <w:uiPriority w:val="99"/>
    <w:locked/>
    <w:rsid w:val="00865289"/>
    <w:rPr>
      <w:rFonts w:ascii="Times New Roman" w:eastAsia="Times New Roman" w:hAnsi="Times New Roman" w:cs="Times New Roman"/>
      <w:kern w:val="0"/>
      <w:sz w:val="26"/>
      <w:lang w:val="vi-VN" w:eastAsia="vi-VN"/>
      <w14:ligatures w14:val="none"/>
    </w:rPr>
  </w:style>
  <w:style w:type="paragraph" w:customStyle="1" w:styleId="Head4">
    <w:name w:val="Head 4"/>
    <w:basedOn w:val="Heading3"/>
    <w:link w:val="Head4Char"/>
    <w:qFormat/>
    <w:rsid w:val="00865289"/>
    <w:pPr>
      <w:keepLines w:val="0"/>
      <w:numPr>
        <w:numId w:val="30"/>
      </w:numPr>
      <w:spacing w:before="120" w:after="120" w:line="360" w:lineRule="auto"/>
      <w:ind w:left="567" w:hanging="567"/>
    </w:pPr>
    <w:rPr>
      <w:rFonts w:eastAsia="Times New Roman" w:cs="Times New Roman"/>
      <w:bCs/>
      <w:i/>
      <w:color w:val="auto"/>
      <w:sz w:val="24"/>
      <w:szCs w:val="26"/>
      <w:lang w:val="x-none" w:eastAsia="x-none"/>
    </w:rPr>
  </w:style>
  <w:style w:type="character" w:customStyle="1" w:styleId="Head4Char">
    <w:name w:val="Head 4 Char"/>
    <w:link w:val="Head4"/>
    <w:rsid w:val="00865289"/>
    <w:rPr>
      <w:rFonts w:ascii="Times New Roman" w:eastAsia="Times New Roman" w:hAnsi="Times New Roman" w:cs="Times New Roman"/>
      <w:bCs/>
      <w:i/>
      <w:kern w:val="0"/>
      <w:szCs w:val="26"/>
      <w:lang w:val="x-none" w:eastAsia="x-none"/>
      <w14:ligatures w14:val="none"/>
    </w:rPr>
  </w:style>
  <w:style w:type="paragraph" w:customStyle="1" w:styleId="GridTable32">
    <w:name w:val="Grid Table 32"/>
    <w:basedOn w:val="Heading1"/>
    <w:next w:val="Normal"/>
    <w:uiPriority w:val="39"/>
    <w:unhideWhenUsed/>
    <w:qFormat/>
    <w:rsid w:val="00865289"/>
    <w:pPr>
      <w:tabs>
        <w:tab w:val="num" w:pos="360"/>
      </w:tabs>
      <w:spacing w:before="240" w:after="0" w:line="259" w:lineRule="auto"/>
      <w:ind w:left="360" w:hanging="360"/>
      <w:outlineLvl w:val="9"/>
    </w:pPr>
    <w:rPr>
      <w:rFonts w:ascii="Calibri Light" w:eastAsia="Times New Roman" w:hAnsi="Calibri Light" w:cs="Times New Roman"/>
      <w:b/>
      <w:bCs/>
      <w:caps/>
      <w:color w:val="2E74B5"/>
      <w:sz w:val="32"/>
      <w:szCs w:val="32"/>
      <w:lang w:val="vi-VN"/>
    </w:rPr>
  </w:style>
  <w:style w:type="paragraph" w:customStyle="1" w:styleId="ColorfulShading-Accent11">
    <w:name w:val="Colorful Shading - Accent 11"/>
    <w:hidden/>
    <w:uiPriority w:val="99"/>
    <w:semiHidden/>
    <w:rsid w:val="00865289"/>
    <w:pPr>
      <w:spacing w:after="40" w:line="240" w:lineRule="auto"/>
    </w:pPr>
    <w:rPr>
      <w:rFonts w:ascii="Times New Roman" w:eastAsia="Calibri" w:hAnsi="Times New Roman" w:cs="Times New Roman"/>
      <w:kern w:val="0"/>
      <w:sz w:val="26"/>
      <w:szCs w:val="22"/>
      <w14:ligatures w14:val="none"/>
    </w:rPr>
  </w:style>
  <w:style w:type="paragraph" w:customStyle="1" w:styleId="Hinh">
    <w:name w:val="Hinh"/>
    <w:basedOn w:val="Caption"/>
    <w:qFormat/>
    <w:rsid w:val="00865289"/>
    <w:pPr>
      <w:keepLines/>
      <w:spacing w:before="0" w:line="240" w:lineRule="auto"/>
    </w:pPr>
    <w:rPr>
      <w:rFonts w:eastAsia="Calibri"/>
      <w:iCs/>
      <w:lang w:val="en-US" w:eastAsia="en-US"/>
    </w:rPr>
  </w:style>
  <w:style w:type="paragraph" w:customStyle="1" w:styleId="Tableinside">
    <w:name w:val="Table_inside"/>
    <w:basedOn w:val="Normal"/>
    <w:link w:val="TableinsideChar"/>
    <w:qFormat/>
    <w:rsid w:val="00865289"/>
    <w:pPr>
      <w:spacing w:after="120"/>
    </w:pPr>
    <w:rPr>
      <w:color w:val="000000"/>
      <w:kern w:val="32"/>
      <w:sz w:val="24"/>
      <w:szCs w:val="26"/>
      <w:lang w:val="vi-VN" w:eastAsia="x-none"/>
    </w:rPr>
  </w:style>
  <w:style w:type="character" w:customStyle="1" w:styleId="TableinsideChar">
    <w:name w:val="Table_inside Char"/>
    <w:link w:val="Tableinside"/>
    <w:rsid w:val="00865289"/>
    <w:rPr>
      <w:rFonts w:ascii="Times New Roman" w:eastAsia="Times New Roman" w:hAnsi="Times New Roman" w:cs="Times New Roman"/>
      <w:color w:val="000000"/>
      <w:kern w:val="32"/>
      <w:szCs w:val="26"/>
      <w:lang w:val="vi-VN" w:eastAsia="x-none"/>
      <w14:ligatures w14:val="none"/>
    </w:rPr>
  </w:style>
  <w:style w:type="paragraph" w:customStyle="1" w:styleId="GridTable21">
    <w:name w:val="Grid Table 21"/>
    <w:basedOn w:val="Normal"/>
    <w:next w:val="Normal"/>
    <w:uiPriority w:val="37"/>
    <w:unhideWhenUsed/>
    <w:rsid w:val="00865289"/>
    <w:pPr>
      <w:spacing w:after="120" w:line="288" w:lineRule="auto"/>
    </w:pPr>
    <w:rPr>
      <w:rFonts w:eastAsia="Calibri"/>
      <w:sz w:val="24"/>
    </w:rPr>
  </w:style>
  <w:style w:type="character" w:customStyle="1" w:styleId="tlid-translation">
    <w:name w:val="tlid-translation"/>
    <w:rsid w:val="00865289"/>
  </w:style>
  <w:style w:type="character" w:customStyle="1" w:styleId="capnhat1">
    <w:name w:val="capnhat1"/>
    <w:rsid w:val="00865289"/>
    <w:rPr>
      <w:rFonts w:ascii="Verdana" w:hAnsi="Verdana" w:hint="default"/>
      <w:strike w:val="0"/>
      <w:dstrike w:val="0"/>
      <w:color w:val="000080"/>
      <w:sz w:val="18"/>
      <w:szCs w:val="18"/>
      <w:u w:val="none"/>
      <w:effect w:val="none"/>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Normal"/>
    <w:rsid w:val="00865289"/>
    <w:pPr>
      <w:spacing w:after="160" w:line="240" w:lineRule="exact"/>
    </w:pPr>
    <w:rPr>
      <w:rFonts w:ascii="Tahoma" w:hAnsi="Tahoma"/>
      <w:sz w:val="20"/>
      <w:szCs w:val="20"/>
    </w:rPr>
  </w:style>
  <w:style w:type="paragraph" w:customStyle="1" w:styleId="txt-head">
    <w:name w:val="txt-head"/>
    <w:basedOn w:val="Normal"/>
    <w:rsid w:val="00865289"/>
    <w:pPr>
      <w:spacing w:before="100" w:beforeAutospacing="1" w:after="100" w:afterAutospacing="1"/>
    </w:pPr>
    <w:rPr>
      <w:rFonts w:ascii="Times" w:hAnsi="Times"/>
      <w:sz w:val="20"/>
      <w:szCs w:val="20"/>
    </w:rPr>
  </w:style>
  <w:style w:type="paragraph" w:customStyle="1" w:styleId="m2">
    <w:name w:val="m2"/>
    <w:basedOn w:val="Normal"/>
    <w:link w:val="m2Char"/>
    <w:rsid w:val="00865289"/>
    <w:pPr>
      <w:autoSpaceDE w:val="0"/>
      <w:autoSpaceDN w:val="0"/>
      <w:adjustRightInd w:val="0"/>
      <w:spacing w:after="170" w:line="288" w:lineRule="auto"/>
      <w:ind w:left="426" w:hanging="426"/>
      <w:textAlignment w:val="center"/>
      <w:outlineLvl w:val="0"/>
    </w:pPr>
    <w:rPr>
      <w:rFonts w:ascii="Arial" w:eastAsia="Calibri" w:hAnsi="Arial"/>
      <w:iCs/>
      <w:noProof/>
      <w:color w:val="0066AE"/>
      <w:sz w:val="32"/>
      <w:lang w:val="x-none" w:eastAsia="x-none"/>
    </w:rPr>
  </w:style>
  <w:style w:type="character" w:customStyle="1" w:styleId="m2Char">
    <w:name w:val="m2 Char"/>
    <w:link w:val="m2"/>
    <w:rsid w:val="00865289"/>
    <w:rPr>
      <w:rFonts w:ascii="Arial" w:eastAsia="Calibri" w:hAnsi="Arial" w:cs="Times New Roman"/>
      <w:iCs/>
      <w:noProof/>
      <w:color w:val="0066AE"/>
      <w:kern w:val="0"/>
      <w:sz w:val="32"/>
      <w:lang w:val="x-none" w:eastAsia="x-none"/>
      <w14:ligatures w14:val="none"/>
    </w:rPr>
  </w:style>
  <w:style w:type="paragraph" w:customStyle="1" w:styleId="m42">
    <w:name w:val="m4.2"/>
    <w:basedOn w:val="Normal"/>
    <w:link w:val="m42Char"/>
    <w:rsid w:val="00865289"/>
    <w:pPr>
      <w:numPr>
        <w:numId w:val="31"/>
      </w:numPr>
      <w:spacing w:after="170" w:line="288" w:lineRule="auto"/>
      <w:contextualSpacing/>
    </w:pPr>
    <w:rPr>
      <w:rFonts w:ascii="Arial" w:hAnsi="Arial"/>
      <w:b/>
      <w:i/>
      <w:sz w:val="21"/>
      <w:szCs w:val="21"/>
      <w:lang w:val="af-ZA" w:eastAsia="x-none"/>
    </w:rPr>
  </w:style>
  <w:style w:type="character" w:customStyle="1" w:styleId="m42Char">
    <w:name w:val="m4.2 Char"/>
    <w:link w:val="m42"/>
    <w:rsid w:val="00865289"/>
    <w:rPr>
      <w:rFonts w:ascii="Arial" w:eastAsia="Times New Roman" w:hAnsi="Arial" w:cs="Times New Roman"/>
      <w:b/>
      <w:i/>
      <w:kern w:val="0"/>
      <w:sz w:val="21"/>
      <w:szCs w:val="21"/>
      <w:lang w:val="af-ZA" w:eastAsia="x-none"/>
      <w14:ligatures w14:val="none"/>
    </w:rPr>
  </w:style>
  <w:style w:type="paragraph" w:customStyle="1" w:styleId="Tables">
    <w:name w:val="Tables"/>
    <w:basedOn w:val="Normal"/>
    <w:autoRedefine/>
    <w:qFormat/>
    <w:rsid w:val="00865289"/>
    <w:pPr>
      <w:numPr>
        <w:numId w:val="32"/>
      </w:numPr>
      <w:tabs>
        <w:tab w:val="left" w:pos="993"/>
      </w:tabs>
      <w:spacing w:before="120" w:after="0"/>
      <w:ind w:hanging="720"/>
    </w:pPr>
    <w:rPr>
      <w:rFonts w:eastAsia="Calibri"/>
      <w:b/>
    </w:rPr>
  </w:style>
  <w:style w:type="paragraph" w:customStyle="1" w:styleId="GridTable31">
    <w:name w:val="Grid Table 31"/>
    <w:basedOn w:val="Heading1"/>
    <w:next w:val="Normal"/>
    <w:uiPriority w:val="39"/>
    <w:unhideWhenUsed/>
    <w:qFormat/>
    <w:rsid w:val="00865289"/>
    <w:pPr>
      <w:keepLines w:val="0"/>
      <w:tabs>
        <w:tab w:val="left" w:pos="284"/>
      </w:tabs>
      <w:spacing w:before="0" w:after="0" w:line="276" w:lineRule="auto"/>
      <w:ind w:left="1985" w:hanging="1985"/>
      <w:jc w:val="both"/>
      <w:outlineLvl w:val="9"/>
    </w:pPr>
    <w:rPr>
      <w:rFonts w:ascii="Cambria" w:eastAsia="Times New Roman" w:hAnsi="Cambria" w:cs="Times New Roman"/>
      <w:color w:val="365F91"/>
      <w:kern w:val="32"/>
      <w:sz w:val="28"/>
      <w:szCs w:val="32"/>
      <w:lang w:val="nl-NL"/>
    </w:rPr>
  </w:style>
  <w:style w:type="paragraph" w:customStyle="1" w:styleId="19">
    <w:name w:val="段落1"/>
    <w:basedOn w:val="Heading1"/>
    <w:link w:val="1a"/>
    <w:rsid w:val="00865289"/>
    <w:pPr>
      <w:keepLines w:val="0"/>
      <w:widowControl w:val="0"/>
      <w:tabs>
        <w:tab w:val="left" w:pos="284"/>
        <w:tab w:val="left" w:pos="397"/>
      </w:tabs>
      <w:spacing w:before="0" w:after="0"/>
      <w:ind w:left="397" w:hanging="397"/>
      <w:jc w:val="both"/>
    </w:pPr>
    <w:rPr>
      <w:rFonts w:ascii="Century" w:eastAsia="MS Mincho" w:hAnsi="Times New Roman Bold" w:cs="Times New Roman"/>
      <w:b/>
      <w:caps/>
      <w:color w:val="auto"/>
      <w:sz w:val="24"/>
      <w:szCs w:val="24"/>
      <w:lang w:val="nl-NL" w:eastAsia="x-none"/>
    </w:rPr>
  </w:style>
  <w:style w:type="character" w:customStyle="1" w:styleId="1a">
    <w:name w:val="段落1 (文字)"/>
    <w:link w:val="19"/>
    <w:locked/>
    <w:rsid w:val="00865289"/>
    <w:rPr>
      <w:rFonts w:ascii="Century" w:eastAsia="MS Mincho" w:hAnsi="Times New Roman Bold" w:cs="Times New Roman"/>
      <w:b/>
      <w:caps/>
      <w:lang w:val="nl-NL" w:eastAsia="x-none"/>
      <w14:ligatures w14:val="none"/>
    </w:rPr>
  </w:style>
  <w:style w:type="paragraph" w:customStyle="1" w:styleId="20">
    <w:name w:val="段落2"/>
    <w:basedOn w:val="Heading2"/>
    <w:link w:val="22"/>
    <w:qFormat/>
    <w:rsid w:val="00865289"/>
    <w:pPr>
      <w:keepLines w:val="0"/>
      <w:widowControl w:val="0"/>
      <w:spacing w:before="0" w:after="160" w:line="276" w:lineRule="auto"/>
      <w:ind w:left="567" w:right="113" w:hanging="567"/>
      <w:jc w:val="both"/>
    </w:pPr>
    <w:rPr>
      <w:rFonts w:ascii="Century" w:eastAsia="MS Mincho" w:hAnsi="Century" w:cs="Times New Roman"/>
      <w:bCs/>
      <w:color w:val="auto"/>
      <w:sz w:val="24"/>
      <w:szCs w:val="20"/>
      <w:lang w:val="en-GB" w:eastAsia="x-none"/>
    </w:rPr>
  </w:style>
  <w:style w:type="character" w:customStyle="1" w:styleId="22">
    <w:name w:val="段落2 (文字)"/>
    <w:link w:val="20"/>
    <w:locked/>
    <w:rsid w:val="00865289"/>
    <w:rPr>
      <w:rFonts w:ascii="Century" w:eastAsia="MS Mincho" w:hAnsi="Century" w:cs="Times New Roman"/>
      <w:bCs/>
      <w:szCs w:val="20"/>
      <w:lang w:val="en-GB" w:eastAsia="x-none"/>
      <w14:ligatures w14:val="none"/>
    </w:rPr>
  </w:style>
  <w:style w:type="paragraph" w:customStyle="1" w:styleId="10">
    <w:name w:val="文章1"/>
    <w:basedOn w:val="Normal"/>
    <w:qFormat/>
    <w:rsid w:val="00865289"/>
    <w:pPr>
      <w:widowControl w:val="0"/>
      <w:numPr>
        <w:numId w:val="33"/>
      </w:numPr>
      <w:tabs>
        <w:tab w:val="left" w:pos="680"/>
      </w:tabs>
      <w:autoSpaceDE w:val="0"/>
      <w:autoSpaceDN w:val="0"/>
      <w:adjustRightInd w:val="0"/>
      <w:spacing w:after="0"/>
    </w:pPr>
    <w:rPr>
      <w:rFonts w:eastAsia="MS Mincho"/>
      <w:color w:val="000000"/>
      <w:sz w:val="22"/>
    </w:rPr>
  </w:style>
  <w:style w:type="paragraph" w:customStyle="1" w:styleId="30">
    <w:name w:val="段落3"/>
    <w:basedOn w:val="Heading3"/>
    <w:uiPriority w:val="99"/>
    <w:qFormat/>
    <w:rsid w:val="00865289"/>
    <w:pPr>
      <w:keepLines w:val="0"/>
      <w:widowControl w:val="0"/>
      <w:tabs>
        <w:tab w:val="left" w:pos="709"/>
      </w:tabs>
      <w:spacing w:before="0" w:after="0" w:line="276" w:lineRule="auto"/>
      <w:ind w:left="425" w:hanging="425"/>
    </w:pPr>
    <w:rPr>
      <w:rFonts w:eastAsia="MS Mincho" w:cs="Times New Roman"/>
      <w:bCs/>
      <w:i/>
      <w:color w:val="auto"/>
      <w:szCs w:val="22"/>
      <w:lang w:val="x-none"/>
    </w:rPr>
  </w:style>
  <w:style w:type="paragraph" w:customStyle="1" w:styleId="a3">
    <w:name w:val="a3"/>
    <w:basedOn w:val="Normal"/>
    <w:rsid w:val="00865289"/>
    <w:pPr>
      <w:tabs>
        <w:tab w:val="left" w:pos="2190"/>
      </w:tabs>
      <w:spacing w:before="240" w:after="120" w:line="288" w:lineRule="auto"/>
    </w:pPr>
    <w:rPr>
      <w:b/>
      <w:szCs w:val="20"/>
      <w:lang w:val="en-GB"/>
    </w:rPr>
  </w:style>
  <w:style w:type="table" w:styleId="MediumList2-Accent4">
    <w:name w:val="Medium List 2 Accent 4"/>
    <w:basedOn w:val="TableNormal"/>
    <w:uiPriority w:val="34"/>
    <w:rsid w:val="00865289"/>
    <w:pPr>
      <w:spacing w:after="0" w:line="240" w:lineRule="auto"/>
    </w:pPr>
    <w:rPr>
      <w:rFonts w:ascii="Calibri" w:eastAsia="MS Mincho" w:hAnsi="Calibri" w:cs="Times New Roman"/>
      <w:kern w:val="0"/>
      <w:sz w:val="28"/>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lastRow">
      <w:tblPr/>
      <w:tcPr>
        <w:tcBorders>
          <w:top w:val="single" w:sz="18" w:space="0" w:color="CF7B79"/>
        </w:tcBorders>
      </w:tcPr>
    </w:tblStylePr>
    <w:tblStylePr w:type="band1Vert">
      <w:tblPr/>
      <w:tcPr>
        <w:shd w:val="clear" w:color="auto" w:fill="DFA7A6"/>
      </w:tcPr>
    </w:tblStylePr>
    <w:tblStylePr w:type="band1Horz">
      <w:tblPr/>
      <w:tcPr>
        <w:shd w:val="clear" w:color="auto" w:fill="DFA7A6"/>
      </w:tcPr>
    </w:tblStylePr>
  </w:style>
  <w:style w:type="table" w:customStyle="1" w:styleId="GridTable5Dark-Accent11">
    <w:name w:val="Grid Table 5 Dark - Accent 11"/>
    <w:basedOn w:val="TableNormal"/>
    <w:uiPriority w:val="50"/>
    <w:rsid w:val="00865289"/>
    <w:pPr>
      <w:spacing w:after="0" w:line="240" w:lineRule="auto"/>
    </w:pPr>
    <w:rPr>
      <w:rFonts w:ascii="Times New Roman" w:eastAsia="Calibri" w:hAnsi="Times New Roman" w:cs="Times New Roman"/>
      <w:kern w:val="0"/>
      <w:sz w:val="28"/>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paragraph" w:customStyle="1" w:styleId="Bang1">
    <w:name w:val="Bang 1"/>
    <w:basedOn w:val="Normal"/>
    <w:rsid w:val="00865289"/>
    <w:pPr>
      <w:spacing w:before="120" w:after="120"/>
      <w:jc w:val="center"/>
    </w:pPr>
    <w:rPr>
      <w:rFonts w:eastAsia="Calibri"/>
      <w:b/>
      <w:sz w:val="24"/>
      <w:lang w:val="en-GB"/>
    </w:rPr>
  </w:style>
  <w:style w:type="table" w:customStyle="1" w:styleId="AEATableStyle">
    <w:name w:val="AEA Table Style"/>
    <w:basedOn w:val="TableNormal"/>
    <w:uiPriority w:val="99"/>
    <w:qFormat/>
    <w:rsid w:val="00865289"/>
    <w:pPr>
      <w:spacing w:before="20" w:after="20" w:line="240" w:lineRule="auto"/>
    </w:pPr>
    <w:rPr>
      <w:rFonts w:ascii="Arial" w:eastAsia="Times New Roman" w:hAnsi="Arial" w:cs="Times New Roman"/>
      <w:kern w:val="0"/>
      <w:sz w:val="20"/>
      <w:szCs w:val="20"/>
      <w:lang w:val="en-GB" w:eastAsia="en-GB"/>
      <w14:ligatures w14:val="none"/>
    </w:rPr>
    <w:tblPr>
      <w:tblStyleRowBandSize w:val="1"/>
      <w:tblStyleColBandSize w:val="1"/>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7" w:type="dxa"/>
        <w:right w:w="57" w:type="dxa"/>
      </w:tblCellMar>
    </w:tblPr>
    <w:tblStylePr w:type="firstRow">
      <w:pPr>
        <w:wordWrap/>
        <w:spacing w:beforeLines="0" w:beforeAutospacing="0" w:afterLines="0" w:afterAutospacing="0" w:line="240" w:lineRule="auto"/>
        <w:contextualSpacing w:val="0"/>
      </w:pPr>
      <w:rPr>
        <w:rFonts w:ascii="Arial" w:hAnsi="Arial"/>
        <w:b/>
        <w:color w:val="FFFFFF"/>
        <w:sz w:val="20"/>
      </w:rPr>
      <w:tblPr/>
      <w:tcPr>
        <w:shd w:val="clear" w:color="auto" w:fill="C00000"/>
      </w:tcPr>
    </w:tblStylePr>
    <w:tblStylePr w:type="firstCol">
      <w:rPr>
        <w:rFonts w:ascii="Arial" w:hAnsi="Arial"/>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pct15" w:color="auto" w:fill="auto"/>
      </w:tcPr>
    </w:tblStylePr>
  </w:style>
  <w:style w:type="table" w:customStyle="1" w:styleId="ListTable3-Accent11">
    <w:name w:val="List Table 3 - Accent 11"/>
    <w:basedOn w:val="TableNormal"/>
    <w:uiPriority w:val="48"/>
    <w:rsid w:val="00865289"/>
    <w:pPr>
      <w:spacing w:after="0" w:line="240" w:lineRule="auto"/>
    </w:pPr>
    <w:rPr>
      <w:rFonts w:ascii="Times New Roman" w:eastAsia="Calibri" w:hAnsi="Times New Roman" w:cs="Times New Roman"/>
      <w:kern w:val="0"/>
      <w:sz w:val="28"/>
      <w:szCs w:val="20"/>
      <w14:ligatures w14:val="none"/>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customStyle="1" w:styleId="GridTable6Colorful-Accent11">
    <w:name w:val="Grid Table 6 Colorful - Accent 11"/>
    <w:basedOn w:val="TableNormal"/>
    <w:uiPriority w:val="51"/>
    <w:rsid w:val="00865289"/>
    <w:pPr>
      <w:spacing w:after="0" w:line="240" w:lineRule="auto"/>
    </w:pPr>
    <w:rPr>
      <w:rFonts w:ascii="Times New Roman" w:eastAsia="Calibri" w:hAnsi="Times New Roman" w:cs="Times New Roman"/>
      <w:color w:val="2E74B5"/>
      <w:kern w:val="0"/>
      <w:sz w:val="28"/>
      <w:szCs w:val="20"/>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1Light-Accent11">
    <w:name w:val="Grid Table 1 Light - Accent 11"/>
    <w:basedOn w:val="TableNormal"/>
    <w:uiPriority w:val="46"/>
    <w:rsid w:val="00865289"/>
    <w:pPr>
      <w:spacing w:after="0" w:line="240" w:lineRule="auto"/>
    </w:pPr>
    <w:rPr>
      <w:rFonts w:ascii="Times New Roman" w:eastAsia="Calibri" w:hAnsi="Times New Roman" w:cs="Times New Roman"/>
      <w:kern w:val="0"/>
      <w:sz w:val="28"/>
      <w:szCs w:val="20"/>
      <w14:ligatures w14:val="none"/>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ListTable5Dark-Accent11">
    <w:name w:val="List Table 5 Dark - Accent 11"/>
    <w:basedOn w:val="TableNormal"/>
    <w:uiPriority w:val="50"/>
    <w:rsid w:val="00865289"/>
    <w:pPr>
      <w:spacing w:after="0" w:line="240" w:lineRule="auto"/>
    </w:pPr>
    <w:rPr>
      <w:rFonts w:ascii="Times New Roman" w:eastAsia="Calibri" w:hAnsi="Times New Roman" w:cs="Times New Roman"/>
      <w:color w:val="FFFFFF"/>
      <w:kern w:val="0"/>
      <w:sz w:val="28"/>
      <w:szCs w:val="20"/>
      <w14:ligatures w14:val="none"/>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4-Accent51">
    <w:name w:val="List Table 4 - Accent 51"/>
    <w:basedOn w:val="TableNormal"/>
    <w:uiPriority w:val="49"/>
    <w:rsid w:val="00865289"/>
    <w:pPr>
      <w:spacing w:after="0" w:line="240" w:lineRule="auto"/>
    </w:pPr>
    <w:rPr>
      <w:rFonts w:ascii="Times New Roman" w:eastAsia="Calibri" w:hAnsi="Times New Roman" w:cs="Times New Roman"/>
      <w:kern w:val="0"/>
      <w:sz w:val="28"/>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1">
    <w:name w:val="Grid Table 4 - Accent 51"/>
    <w:basedOn w:val="TableNormal"/>
    <w:uiPriority w:val="49"/>
    <w:rsid w:val="00865289"/>
    <w:pPr>
      <w:spacing w:after="0" w:line="240" w:lineRule="auto"/>
    </w:pPr>
    <w:rPr>
      <w:rFonts w:ascii="Times New Roman" w:eastAsia="Calibri" w:hAnsi="Times New Roman" w:cs="Times New Roman"/>
      <w:kern w:val="0"/>
      <w:sz w:val="28"/>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5Dark-Accent61">
    <w:name w:val="Grid Table 5 Dark - Accent 61"/>
    <w:basedOn w:val="TableNormal"/>
    <w:uiPriority w:val="50"/>
    <w:rsid w:val="00865289"/>
    <w:pPr>
      <w:spacing w:after="0" w:line="240" w:lineRule="auto"/>
    </w:pPr>
    <w:rPr>
      <w:rFonts w:ascii="Times New Roman" w:eastAsia="Calibri" w:hAnsi="Times New Roman" w:cs="Times New Roman"/>
      <w:kern w:val="0"/>
      <w:sz w:val="28"/>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character" w:customStyle="1" w:styleId="GridTable1Light1">
    <w:name w:val="Grid Table 1 Light1"/>
    <w:rsid w:val="00865289"/>
    <w:rPr>
      <w:b/>
      <w:bCs/>
      <w:smallCaps/>
      <w:spacing w:val="5"/>
    </w:rPr>
  </w:style>
  <w:style w:type="paragraph" w:customStyle="1" w:styleId="MediumGrid21">
    <w:name w:val="Medium Grid 21"/>
    <w:link w:val="MediumGrid2Char"/>
    <w:uiPriority w:val="1"/>
    <w:qFormat/>
    <w:rsid w:val="00865289"/>
    <w:pPr>
      <w:widowControl w:val="0"/>
      <w:spacing w:after="40" w:line="240" w:lineRule="auto"/>
      <w:jc w:val="both"/>
    </w:pPr>
    <w:rPr>
      <w:rFonts w:ascii="Times New Roman" w:eastAsia="MS Mincho" w:hAnsi="Times New Roman" w:cs="Times New Roman"/>
      <w:sz w:val="26"/>
      <w:szCs w:val="21"/>
      <w14:ligatures w14:val="none"/>
    </w:rPr>
  </w:style>
  <w:style w:type="character" w:customStyle="1" w:styleId="MediumGrid2Char">
    <w:name w:val="Medium Grid 2 Char"/>
    <w:link w:val="MediumGrid21"/>
    <w:uiPriority w:val="1"/>
    <w:locked/>
    <w:rsid w:val="00865289"/>
    <w:rPr>
      <w:rFonts w:ascii="Times New Roman" w:eastAsia="MS Mincho" w:hAnsi="Times New Roman" w:cs="Times New Roman"/>
      <w:sz w:val="26"/>
      <w:szCs w:val="21"/>
      <w14:ligatures w14:val="none"/>
    </w:rPr>
  </w:style>
  <w:style w:type="character" w:customStyle="1" w:styleId="MediumGrid11">
    <w:name w:val="Medium Grid 11"/>
    <w:uiPriority w:val="99"/>
    <w:semiHidden/>
    <w:rsid w:val="00865289"/>
    <w:rPr>
      <w:color w:val="808080"/>
    </w:rPr>
  </w:style>
  <w:style w:type="paragraph" w:customStyle="1" w:styleId="xAEAbackocverStyleRGB7015635LeftAfter10pt">
    <w:name w:val="xAEA back ocver Style (RGB(7015635)) Left After: 10 pt"/>
    <w:basedOn w:val="Normal"/>
    <w:uiPriority w:val="99"/>
    <w:semiHidden/>
    <w:rsid w:val="00865289"/>
    <w:pPr>
      <w:spacing w:after="240"/>
    </w:pPr>
    <w:rPr>
      <w:rFonts w:ascii="Arial" w:hAnsi="Arial"/>
      <w:color w:val="469C23"/>
      <w:sz w:val="20"/>
      <w:szCs w:val="20"/>
      <w:lang w:val="en-GB"/>
    </w:rPr>
  </w:style>
  <w:style w:type="paragraph" w:customStyle="1" w:styleId="Tableheading">
    <w:name w:val="Table heading"/>
    <w:basedOn w:val="Normal"/>
    <w:uiPriority w:val="1"/>
    <w:semiHidden/>
    <w:rsid w:val="00865289"/>
    <w:pPr>
      <w:spacing w:after="120"/>
    </w:pPr>
    <w:rPr>
      <w:rFonts w:ascii="Arial" w:hAnsi="Arial"/>
      <w:b/>
      <w:sz w:val="20"/>
      <w:lang w:val="en-GB"/>
    </w:rPr>
  </w:style>
  <w:style w:type="paragraph" w:customStyle="1" w:styleId="Tablecontent1">
    <w:name w:val="Table content"/>
    <w:basedOn w:val="Normal"/>
    <w:uiPriority w:val="1"/>
    <w:semiHidden/>
    <w:rsid w:val="00865289"/>
    <w:pPr>
      <w:spacing w:after="0"/>
    </w:pPr>
    <w:rPr>
      <w:rFonts w:ascii="Arial" w:hAnsi="Arial"/>
      <w:sz w:val="20"/>
      <w:szCs w:val="20"/>
      <w:lang w:val="en-GB"/>
    </w:rPr>
  </w:style>
  <w:style w:type="paragraph" w:customStyle="1" w:styleId="Bulletedtext">
    <w:name w:val="Bulleted text"/>
    <w:basedOn w:val="Normal"/>
    <w:uiPriority w:val="3"/>
    <w:semiHidden/>
    <w:rsid w:val="00865289"/>
    <w:rPr>
      <w:rFonts w:ascii="Arial" w:hAnsi="Arial"/>
      <w:sz w:val="20"/>
      <w:lang w:val="en-GB"/>
    </w:rPr>
  </w:style>
  <w:style w:type="paragraph" w:customStyle="1" w:styleId="QAQC-question">
    <w:name w:val="QA/QC - question"/>
    <w:uiPriority w:val="99"/>
    <w:semiHidden/>
    <w:rsid w:val="00865289"/>
    <w:pPr>
      <w:spacing w:after="120" w:line="240" w:lineRule="auto"/>
    </w:pPr>
    <w:rPr>
      <w:rFonts w:ascii="Arial" w:eastAsia="Times New Roman" w:hAnsi="Arial" w:cs="Times New Roman"/>
      <w:b/>
      <w:bCs/>
      <w:noProof/>
      <w:color w:val="008000"/>
      <w:kern w:val="0"/>
      <w:sz w:val="20"/>
      <w:szCs w:val="20"/>
      <w:lang w:val="en-GB"/>
      <w14:ligatures w14:val="none"/>
    </w:rPr>
  </w:style>
  <w:style w:type="paragraph" w:customStyle="1" w:styleId="Title-main-Coverpage">
    <w:name w:val="Title-main - Coverpage"/>
    <w:basedOn w:val="Header"/>
    <w:uiPriority w:val="3"/>
    <w:semiHidden/>
    <w:rsid w:val="00865289"/>
    <w:pPr>
      <w:widowControl/>
      <w:tabs>
        <w:tab w:val="clear" w:pos="4252"/>
        <w:tab w:val="clear" w:pos="8504"/>
        <w:tab w:val="right" w:pos="9072"/>
      </w:tabs>
      <w:snapToGrid/>
      <w:spacing w:after="240" w:line="240" w:lineRule="auto"/>
      <w:ind w:firstLine="0"/>
      <w:jc w:val="right"/>
    </w:pPr>
    <w:rPr>
      <w:rFonts w:ascii="Arial" w:eastAsia="Times New Roman" w:hAnsi="Arial"/>
      <w:b/>
      <w:bCs/>
      <w:color w:val="4D4D4D"/>
      <w:kern w:val="72"/>
      <w:sz w:val="52"/>
      <w:szCs w:val="20"/>
      <w:lang w:val="en-GB"/>
    </w:rPr>
  </w:style>
  <w:style w:type="paragraph" w:customStyle="1" w:styleId="Tital-sub-Coverpage">
    <w:name w:val="Tital-sub - Coverpage"/>
    <w:basedOn w:val="Header"/>
    <w:uiPriority w:val="3"/>
    <w:semiHidden/>
    <w:rsid w:val="00865289"/>
    <w:pPr>
      <w:widowControl/>
      <w:tabs>
        <w:tab w:val="clear" w:pos="4252"/>
        <w:tab w:val="clear" w:pos="8504"/>
        <w:tab w:val="right" w:pos="9072"/>
      </w:tabs>
      <w:snapToGrid/>
      <w:spacing w:line="240" w:lineRule="auto"/>
      <w:ind w:right="-1" w:firstLine="0"/>
      <w:jc w:val="right"/>
    </w:pPr>
    <w:rPr>
      <w:rFonts w:ascii="Arial" w:eastAsia="Times New Roman" w:hAnsi="Arial"/>
      <w:color w:val="008000"/>
      <w:kern w:val="72"/>
      <w:sz w:val="40"/>
      <w:szCs w:val="40"/>
      <w:lang w:val="en-GB"/>
    </w:rPr>
  </w:style>
  <w:style w:type="paragraph" w:customStyle="1" w:styleId="Title-Ref-Coverpage">
    <w:name w:val="Title-Ref - Coverpage"/>
    <w:basedOn w:val="Header"/>
    <w:uiPriority w:val="3"/>
    <w:semiHidden/>
    <w:rsid w:val="00865289"/>
    <w:pPr>
      <w:widowControl/>
      <w:tabs>
        <w:tab w:val="clear" w:pos="4252"/>
        <w:tab w:val="clear" w:pos="8504"/>
        <w:tab w:val="right" w:pos="9072"/>
      </w:tabs>
      <w:snapToGrid/>
      <w:spacing w:line="240" w:lineRule="auto"/>
      <w:ind w:right="-1" w:firstLine="0"/>
      <w:jc w:val="right"/>
    </w:pPr>
    <w:rPr>
      <w:rFonts w:ascii="Arial" w:eastAsia="Times New Roman" w:hAnsi="Arial"/>
      <w:color w:val="92D050"/>
      <w:kern w:val="72"/>
      <w:sz w:val="28"/>
      <w:szCs w:val="28"/>
      <w:lang w:val="en-GB"/>
    </w:rPr>
  </w:style>
  <w:style w:type="paragraph" w:customStyle="1" w:styleId="Heading-Appendix">
    <w:name w:val="Heading - Appendix"/>
    <w:next w:val="Normal"/>
    <w:uiPriority w:val="3"/>
    <w:semiHidden/>
    <w:qFormat/>
    <w:rsid w:val="00865289"/>
    <w:pPr>
      <w:keepNext/>
      <w:pageBreakBefore/>
      <w:spacing w:before="120" w:after="240" w:line="240" w:lineRule="auto"/>
    </w:pPr>
    <w:rPr>
      <w:rFonts w:ascii="Arial" w:eastAsia="Times New Roman" w:hAnsi="Arial" w:cs="Arial"/>
      <w:b/>
      <w:bCs/>
      <w:color w:val="008000"/>
      <w:kern w:val="0"/>
      <w:sz w:val="40"/>
      <w:szCs w:val="32"/>
      <w:lang w:val="en-GB"/>
      <w14:ligatures w14:val="none"/>
    </w:rPr>
  </w:style>
  <w:style w:type="paragraph" w:customStyle="1" w:styleId="Heading-TOC">
    <w:name w:val="Heading - TOC"/>
    <w:uiPriority w:val="3"/>
    <w:semiHidden/>
    <w:rsid w:val="00865289"/>
    <w:pPr>
      <w:spacing w:before="120" w:after="240" w:line="240" w:lineRule="auto"/>
    </w:pPr>
    <w:rPr>
      <w:rFonts w:ascii="Arial" w:eastAsia="Times New Roman" w:hAnsi="Arial" w:cs="Arial"/>
      <w:b/>
      <w:bCs/>
      <w:color w:val="008000"/>
      <w:kern w:val="0"/>
      <w:sz w:val="40"/>
      <w:szCs w:val="32"/>
      <w:lang w:val="en-GB"/>
      <w14:ligatures w14:val="none"/>
    </w:rPr>
  </w:style>
  <w:style w:type="paragraph" w:customStyle="1" w:styleId="AEAToC">
    <w:name w:val="AEA ToC"/>
    <w:uiPriority w:val="99"/>
    <w:semiHidden/>
    <w:rsid w:val="00865289"/>
    <w:pPr>
      <w:spacing w:after="200" w:line="276" w:lineRule="auto"/>
    </w:pPr>
    <w:rPr>
      <w:rFonts w:ascii="Calibri" w:eastAsia="Times New Roman" w:hAnsi="Calibri" w:cs="Times New Roman"/>
      <w:kern w:val="0"/>
      <w:sz w:val="22"/>
      <w:szCs w:val="22"/>
      <w14:ligatures w14:val="none"/>
    </w:rPr>
  </w:style>
  <w:style w:type="paragraph" w:customStyle="1" w:styleId="QA-Page">
    <w:name w:val="QA-Page"/>
    <w:uiPriority w:val="99"/>
    <w:semiHidden/>
    <w:rsid w:val="00865289"/>
    <w:pPr>
      <w:tabs>
        <w:tab w:val="left" w:pos="2366"/>
      </w:tabs>
      <w:spacing w:after="40" w:line="240" w:lineRule="auto"/>
    </w:pPr>
    <w:rPr>
      <w:rFonts w:ascii="Arial" w:eastAsia="Times New Roman" w:hAnsi="Arial" w:cs="Times New Roman"/>
      <w:kern w:val="0"/>
      <w:sz w:val="20"/>
      <w:lang w:val="en-GB"/>
      <w14:ligatures w14:val="none"/>
    </w:rPr>
  </w:style>
  <w:style w:type="paragraph" w:customStyle="1" w:styleId="CoverQA">
    <w:name w:val="CoverQA"/>
    <w:next w:val="Normal"/>
    <w:uiPriority w:val="99"/>
    <w:semiHidden/>
    <w:rsid w:val="00865289"/>
    <w:pPr>
      <w:spacing w:after="40" w:line="240" w:lineRule="auto"/>
    </w:pPr>
    <w:rPr>
      <w:rFonts w:ascii="Arial" w:eastAsia="Times New Roman" w:hAnsi="Arial" w:cs="Times New Roman"/>
      <w:color w:val="7F7F7F"/>
      <w:kern w:val="0"/>
      <w:sz w:val="20"/>
      <w:lang w:val="en-GB"/>
      <w14:ligatures w14:val="none"/>
    </w:rPr>
  </w:style>
  <w:style w:type="paragraph" w:customStyle="1" w:styleId="BalloonText1">
    <w:name w:val="Balloon Text1"/>
    <w:basedOn w:val="Normal"/>
    <w:uiPriority w:val="99"/>
    <w:semiHidden/>
    <w:rsid w:val="00865289"/>
    <w:pPr>
      <w:spacing w:after="0"/>
    </w:pPr>
    <w:rPr>
      <w:rFonts w:ascii="Tahoma" w:hAnsi="Tahoma" w:cs="Tahoma"/>
      <w:sz w:val="16"/>
      <w:szCs w:val="16"/>
      <w:lang w:val="en-GB" w:eastAsia="de-DE"/>
    </w:rPr>
  </w:style>
  <w:style w:type="character" w:customStyle="1" w:styleId="Heading-ExecSum">
    <w:name w:val="Heading - ExecSum"/>
    <w:uiPriority w:val="3"/>
    <w:rsid w:val="00865289"/>
    <w:rPr>
      <w:b/>
      <w:bCs/>
      <w:color w:val="008000"/>
      <w:sz w:val="40"/>
    </w:rPr>
  </w:style>
  <w:style w:type="character" w:customStyle="1" w:styleId="CoverHeader2">
    <w:name w:val="CoverHeader2"/>
    <w:uiPriority w:val="1"/>
    <w:qFormat/>
    <w:rsid w:val="00865289"/>
    <w:rPr>
      <w:b/>
      <w:bCs w:val="0"/>
      <w:color w:val="92D050"/>
      <w:sz w:val="36"/>
      <w:szCs w:val="40"/>
    </w:rPr>
  </w:style>
  <w:style w:type="character" w:customStyle="1" w:styleId="CoverHeader1">
    <w:name w:val="CoverHeader1"/>
    <w:uiPriority w:val="1"/>
    <w:qFormat/>
    <w:rsid w:val="00865289"/>
    <w:rPr>
      <w:b/>
      <w:bCs w:val="0"/>
      <w:color w:val="808080"/>
      <w:sz w:val="36"/>
      <w:szCs w:val="40"/>
    </w:rPr>
  </w:style>
  <w:style w:type="character" w:customStyle="1" w:styleId="QuotationsCallout">
    <w:name w:val="Quotations / Callout"/>
    <w:qFormat/>
    <w:rsid w:val="00865289"/>
    <w:rPr>
      <w:rFonts w:ascii="Calibri" w:hAnsi="Calibri" w:cs="Arial" w:hint="default"/>
      <w:color w:val="595959"/>
      <w:sz w:val="24"/>
    </w:rPr>
  </w:style>
  <w:style w:type="table" w:styleId="ColorfulGrid-Accent3">
    <w:name w:val="Colorful Grid Accent 3"/>
    <w:basedOn w:val="TableNormal"/>
    <w:uiPriority w:val="60"/>
    <w:rsid w:val="00865289"/>
    <w:pPr>
      <w:spacing w:after="0" w:line="240" w:lineRule="auto"/>
    </w:pPr>
    <w:rPr>
      <w:rFonts w:ascii="Arial" w:eastAsia="Times New Roman" w:hAnsi="Arial" w:cs="Times New Roman"/>
      <w:color w:val="C45911"/>
      <w:kern w:val="0"/>
      <w:sz w:val="20"/>
      <w:szCs w:val="20"/>
      <w:lang w:val="en-GB" w:eastAsia="en-GB"/>
      <w14:ligatures w14:val="none"/>
    </w:rPr>
    <w:tblPr>
      <w:tblStyleRowBandSize w:val="1"/>
      <w:tblStyleColBandSize w:val="1"/>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ColorfulGrid-Accent4">
    <w:name w:val="Colorful Grid Accent 4"/>
    <w:basedOn w:val="TableNormal"/>
    <w:uiPriority w:val="60"/>
    <w:rsid w:val="00865289"/>
    <w:pPr>
      <w:spacing w:after="0" w:line="240" w:lineRule="auto"/>
    </w:pPr>
    <w:rPr>
      <w:rFonts w:ascii="Arial" w:eastAsia="Times New Roman" w:hAnsi="Arial" w:cs="Times New Roman"/>
      <w:color w:val="7B7B7B"/>
      <w:kern w:val="0"/>
      <w:sz w:val="20"/>
      <w:szCs w:val="20"/>
      <w:lang w:val="en-GB" w:eastAsia="en-GB"/>
      <w14:ligatures w14:val="none"/>
    </w:rPr>
    <w:tblPr>
      <w:tblStyleRowBandSize w:val="1"/>
      <w:tblStyleColBandSize w:val="1"/>
      <w:tblBorders>
        <w:top w:val="single" w:sz="8" w:space="0" w:color="A5A5A5"/>
        <w:bottom w:val="single" w:sz="8" w:space="0" w:color="A5A5A5"/>
      </w:tblBorders>
    </w:tblPr>
    <w:tblStylePr w:type="firstRow">
      <w:pPr>
        <w:spacing w:beforeLines="0" w:beforeAutospacing="0" w:afterLines="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ColorfulGrid-Accent5">
    <w:name w:val="Colorful Grid Accent 5"/>
    <w:basedOn w:val="TableNormal"/>
    <w:uiPriority w:val="60"/>
    <w:rsid w:val="00865289"/>
    <w:pPr>
      <w:spacing w:after="0" w:line="240" w:lineRule="auto"/>
    </w:pPr>
    <w:rPr>
      <w:rFonts w:ascii="Arial" w:eastAsia="Times New Roman" w:hAnsi="Arial" w:cs="Times New Roman"/>
      <w:color w:val="BF8F00"/>
      <w:kern w:val="0"/>
      <w:sz w:val="20"/>
      <w:szCs w:val="20"/>
      <w:lang w:val="en-GB" w:eastAsia="en-GB"/>
      <w14:ligatures w14:val="none"/>
    </w:rPr>
    <w:tblPr>
      <w:tblStyleRowBandSize w:val="1"/>
      <w:tblStyleColBandSize w:val="1"/>
      <w:tblBorders>
        <w:top w:val="single" w:sz="8" w:space="0" w:color="FFC000"/>
        <w:bottom w:val="single" w:sz="8" w:space="0" w:color="FFC000"/>
      </w:tblBorders>
    </w:tblPr>
    <w:tblStylePr w:type="firstRow">
      <w:pPr>
        <w:spacing w:beforeLines="0" w:beforeAutospacing="0" w:afterLines="0" w:afterAutospacing="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paragraph" w:customStyle="1" w:styleId="Tablecolumnheading">
    <w:name w:val="Table column heading"/>
    <w:basedOn w:val="Tablecontent1"/>
    <w:uiPriority w:val="1"/>
    <w:semiHidden/>
    <w:rsid w:val="00865289"/>
    <w:rPr>
      <w:b/>
      <w:color w:val="FFFFFF"/>
    </w:rPr>
  </w:style>
  <w:style w:type="table" w:styleId="LightGrid-Accent4">
    <w:name w:val="Light Grid Accent 4"/>
    <w:basedOn w:val="TableNormal"/>
    <w:uiPriority w:val="63"/>
    <w:rsid w:val="00865289"/>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styleId="LightList-Accent6">
    <w:name w:val="Light List Accent 6"/>
    <w:basedOn w:val="TableNormal"/>
    <w:uiPriority w:val="63"/>
    <w:rsid w:val="00865289"/>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Vrinda" w:eastAsia="Times New Roman" w:hAnsi="Vrinda"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Vrinda" w:eastAsia="Times New Roman" w:hAnsi="Vrinda"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Vrinda" w:eastAsia="Times New Roman" w:hAnsi="Vrinda" w:cs="Times New Roman"/>
        <w:b/>
        <w:bCs/>
      </w:rPr>
    </w:tblStylePr>
    <w:tblStylePr w:type="lastCol">
      <w:rPr>
        <w:rFonts w:ascii="Vrinda" w:eastAsia="Times New Roman" w:hAnsi="Vrinda"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GridTable4-Accent52">
    <w:name w:val="Grid Table 4 - Accent 52"/>
    <w:basedOn w:val="TableNormal"/>
    <w:uiPriority w:val="49"/>
    <w:rsid w:val="00865289"/>
    <w:pPr>
      <w:spacing w:after="0" w:line="240" w:lineRule="auto"/>
    </w:pPr>
    <w:rPr>
      <w:rFonts w:ascii="Calibri" w:eastAsia="Calibri" w:hAnsi="Calibri" w:cs="Calibri"/>
      <w:kern w:val="0"/>
      <w:sz w:val="22"/>
      <w:szCs w:val="22"/>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font0">
    <w:name w:val="font0"/>
    <w:basedOn w:val="Normal"/>
    <w:rsid w:val="00865289"/>
    <w:pPr>
      <w:spacing w:before="100" w:beforeAutospacing="1" w:after="100" w:afterAutospacing="1"/>
    </w:pPr>
    <w:rPr>
      <w:rFonts w:ascii="Calibri" w:hAnsi="Calibri" w:cs="Calibri"/>
      <w:color w:val="000000"/>
    </w:rPr>
  </w:style>
  <w:style w:type="paragraph" w:customStyle="1" w:styleId="xl73">
    <w:name w:val="xl73"/>
    <w:basedOn w:val="Normal"/>
    <w:rsid w:val="00865289"/>
    <w:pPr>
      <w:spacing w:before="100" w:beforeAutospacing="1" w:after="100" w:afterAutospacing="1"/>
      <w:jc w:val="center"/>
      <w:textAlignment w:val="top"/>
    </w:pPr>
  </w:style>
  <w:style w:type="paragraph" w:customStyle="1" w:styleId="xl74">
    <w:name w:val="xl74"/>
    <w:basedOn w:val="Normal"/>
    <w:rsid w:val="00865289"/>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top"/>
    </w:pPr>
  </w:style>
  <w:style w:type="paragraph" w:customStyle="1" w:styleId="xl75">
    <w:name w:val="xl75"/>
    <w:basedOn w:val="Normal"/>
    <w:rsid w:val="00865289"/>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center"/>
      <w:textAlignment w:val="top"/>
    </w:pPr>
  </w:style>
  <w:style w:type="paragraph" w:customStyle="1" w:styleId="xl76">
    <w:name w:val="xl76"/>
    <w:basedOn w:val="Normal"/>
    <w:rsid w:val="00865289"/>
    <w:pPr>
      <w:spacing w:before="100" w:beforeAutospacing="1" w:after="100" w:afterAutospacing="1"/>
      <w:jc w:val="center"/>
      <w:textAlignment w:val="top"/>
    </w:pPr>
  </w:style>
  <w:style w:type="paragraph" w:customStyle="1" w:styleId="xl77">
    <w:name w:val="xl77"/>
    <w:basedOn w:val="Normal"/>
    <w:rsid w:val="00865289"/>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textAlignment w:val="top"/>
    </w:pPr>
  </w:style>
  <w:style w:type="paragraph" w:customStyle="1" w:styleId="xl78">
    <w:name w:val="xl78"/>
    <w:basedOn w:val="Normal"/>
    <w:rsid w:val="00865289"/>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jc w:val="center"/>
      <w:textAlignment w:val="top"/>
    </w:pPr>
  </w:style>
  <w:style w:type="paragraph" w:customStyle="1" w:styleId="xl79">
    <w:name w:val="xl79"/>
    <w:basedOn w:val="Normal"/>
    <w:rsid w:val="00865289"/>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jc w:val="right"/>
      <w:textAlignment w:val="top"/>
    </w:pPr>
  </w:style>
  <w:style w:type="paragraph" w:customStyle="1" w:styleId="xl80">
    <w:name w:val="xl80"/>
    <w:basedOn w:val="Normal"/>
    <w:rsid w:val="00865289"/>
    <w:pPr>
      <w:pBdr>
        <w:top w:val="single" w:sz="4" w:space="0" w:color="auto"/>
        <w:left w:val="single" w:sz="4" w:space="0" w:color="auto"/>
        <w:bottom w:val="single" w:sz="4" w:space="0" w:color="auto"/>
        <w:right w:val="single" w:sz="4" w:space="0" w:color="auto"/>
      </w:pBdr>
      <w:shd w:val="clear" w:color="000000" w:fill="EFE0EF"/>
      <w:spacing w:before="100" w:beforeAutospacing="1" w:after="100" w:afterAutospacing="1"/>
      <w:textAlignment w:val="top"/>
    </w:pPr>
  </w:style>
  <w:style w:type="paragraph" w:customStyle="1" w:styleId="xl81">
    <w:name w:val="xl81"/>
    <w:basedOn w:val="Normal"/>
    <w:rsid w:val="00865289"/>
    <w:pPr>
      <w:pBdr>
        <w:top w:val="single" w:sz="4" w:space="0" w:color="auto"/>
        <w:left w:val="single" w:sz="4" w:space="0" w:color="auto"/>
        <w:bottom w:val="single" w:sz="4" w:space="0" w:color="auto"/>
        <w:right w:val="single" w:sz="4" w:space="0" w:color="auto"/>
      </w:pBdr>
      <w:shd w:val="clear" w:color="000000" w:fill="EFE0EF"/>
      <w:spacing w:before="100" w:beforeAutospacing="1" w:after="100" w:afterAutospacing="1"/>
      <w:jc w:val="center"/>
      <w:textAlignment w:val="top"/>
    </w:pPr>
  </w:style>
  <w:style w:type="paragraph" w:customStyle="1" w:styleId="xl82">
    <w:name w:val="xl82"/>
    <w:basedOn w:val="Normal"/>
    <w:rsid w:val="00865289"/>
    <w:pPr>
      <w:pBdr>
        <w:top w:val="single" w:sz="4" w:space="0" w:color="auto"/>
        <w:left w:val="single" w:sz="4" w:space="0" w:color="auto"/>
        <w:bottom w:val="single" w:sz="4" w:space="0" w:color="auto"/>
        <w:right w:val="single" w:sz="4" w:space="0" w:color="auto"/>
      </w:pBdr>
      <w:shd w:val="clear" w:color="000000" w:fill="EFE0EF"/>
      <w:spacing w:before="100" w:beforeAutospacing="1" w:after="100" w:afterAutospacing="1"/>
      <w:jc w:val="right"/>
      <w:textAlignment w:val="top"/>
    </w:pPr>
  </w:style>
  <w:style w:type="paragraph" w:customStyle="1" w:styleId="xl83">
    <w:name w:val="xl83"/>
    <w:basedOn w:val="Normal"/>
    <w:rsid w:val="00865289"/>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top"/>
    </w:pPr>
  </w:style>
  <w:style w:type="paragraph" w:customStyle="1" w:styleId="xl84">
    <w:name w:val="xl84"/>
    <w:basedOn w:val="Normal"/>
    <w:rsid w:val="00865289"/>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top"/>
    </w:pPr>
  </w:style>
  <w:style w:type="paragraph" w:customStyle="1" w:styleId="xl85">
    <w:name w:val="xl85"/>
    <w:basedOn w:val="Normal"/>
    <w:rsid w:val="00865289"/>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top"/>
    </w:pPr>
  </w:style>
  <w:style w:type="paragraph" w:customStyle="1" w:styleId="xl86">
    <w:name w:val="xl86"/>
    <w:basedOn w:val="Normal"/>
    <w:rsid w:val="00865289"/>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sz w:val="16"/>
      <w:szCs w:val="16"/>
      <w:lang w:val="en-AU" w:eastAsia="en-AU"/>
    </w:rPr>
  </w:style>
  <w:style w:type="paragraph" w:customStyle="1" w:styleId="xl87">
    <w:name w:val="xl87"/>
    <w:basedOn w:val="Normal"/>
    <w:rsid w:val="0086528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lang w:val="en-AU" w:eastAsia="en-AU"/>
    </w:rPr>
  </w:style>
  <w:style w:type="paragraph" w:customStyle="1" w:styleId="ColorfulList-Accent14">
    <w:name w:val="Colorful List - Accent 14"/>
    <w:basedOn w:val="Normal"/>
    <w:uiPriority w:val="1"/>
    <w:qFormat/>
    <w:rsid w:val="00865289"/>
    <w:pPr>
      <w:ind w:left="720"/>
    </w:pPr>
  </w:style>
  <w:style w:type="paragraph" w:customStyle="1" w:styleId="GridTable34">
    <w:name w:val="Grid Table 34"/>
    <w:basedOn w:val="Heading1"/>
    <w:next w:val="Normal"/>
    <w:uiPriority w:val="39"/>
    <w:semiHidden/>
    <w:unhideWhenUsed/>
    <w:qFormat/>
    <w:rsid w:val="00865289"/>
    <w:pPr>
      <w:spacing w:before="480" w:after="0" w:line="276" w:lineRule="auto"/>
      <w:outlineLvl w:val="9"/>
    </w:pPr>
    <w:rPr>
      <w:rFonts w:ascii="Cambria" w:eastAsia="Times New Roman" w:hAnsi="Cambria" w:cs="Times New Roman"/>
      <w:b/>
      <w:bCs/>
      <w:color w:val="365F91"/>
      <w:sz w:val="28"/>
      <w:szCs w:val="28"/>
    </w:rPr>
  </w:style>
  <w:style w:type="numbering" w:customStyle="1" w:styleId="NoList7">
    <w:name w:val="No List7"/>
    <w:next w:val="NoList"/>
    <w:uiPriority w:val="99"/>
    <w:semiHidden/>
    <w:unhideWhenUsed/>
    <w:rsid w:val="00865289"/>
  </w:style>
  <w:style w:type="table" w:customStyle="1" w:styleId="CZMTableGrid1">
    <w:name w:val="CZM Table Grid1"/>
    <w:basedOn w:val="TableNormal"/>
    <w:next w:val="TableGrid"/>
    <w:uiPriority w:val="39"/>
    <w:rsid w:val="0086528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
    <w:name w:val="I"/>
    <w:basedOn w:val="Normal"/>
    <w:qFormat/>
    <w:rsid w:val="00865289"/>
    <w:pPr>
      <w:spacing w:before="120" w:after="0"/>
      <w:ind w:left="709"/>
      <w:jc w:val="both"/>
    </w:pPr>
    <w:rPr>
      <w:rFonts w:eastAsia="MS Mincho"/>
      <w:b/>
    </w:rPr>
  </w:style>
  <w:style w:type="table" w:customStyle="1" w:styleId="TableGrid21">
    <w:name w:val="Table Grid21"/>
    <w:basedOn w:val="TableNormal"/>
    <w:next w:val="TableGrid"/>
    <w:rsid w:val="00865289"/>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5">
    <w:name w:val="Light List Accent 5"/>
    <w:basedOn w:val="TableNormal"/>
    <w:uiPriority w:val="34"/>
    <w:rsid w:val="00865289"/>
    <w:pPr>
      <w:spacing w:after="0" w:line="240" w:lineRule="auto"/>
    </w:pPr>
    <w:rPr>
      <w:rFonts w:ascii="Calibri" w:eastAsia="MS Mincho" w:hAnsi="Calibri" w:cs="Times New Roman"/>
      <w:kern w:val="0"/>
      <w:sz w:val="28"/>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lastRow">
      <w:tblPr/>
      <w:tcPr>
        <w:tcBorders>
          <w:top w:val="single" w:sz="18" w:space="0" w:color="CF7B79"/>
        </w:tcBorders>
      </w:tcPr>
    </w:tblStylePr>
    <w:tblStylePr w:type="band1Vert">
      <w:tblPr/>
      <w:tcPr>
        <w:shd w:val="clear" w:color="auto" w:fill="DFA7A6"/>
      </w:tcPr>
    </w:tblStylePr>
    <w:tblStylePr w:type="band1Horz">
      <w:tblPr/>
      <w:tcPr>
        <w:shd w:val="clear" w:color="auto" w:fill="DFA7A6"/>
      </w:tcPr>
    </w:tblStylePr>
  </w:style>
  <w:style w:type="table" w:customStyle="1" w:styleId="AEATableStyle1">
    <w:name w:val="AEA Table Style1"/>
    <w:basedOn w:val="TableNormal"/>
    <w:uiPriority w:val="99"/>
    <w:qFormat/>
    <w:rsid w:val="00865289"/>
    <w:pPr>
      <w:spacing w:before="20" w:after="20" w:line="240" w:lineRule="auto"/>
    </w:pPr>
    <w:rPr>
      <w:rFonts w:ascii="Arial" w:eastAsia="Times New Roman" w:hAnsi="Arial" w:cs="Times New Roman"/>
      <w:kern w:val="0"/>
      <w:sz w:val="20"/>
      <w:szCs w:val="20"/>
      <w:lang w:val="en-GB" w:eastAsia="en-GB"/>
      <w14:ligatures w14:val="none"/>
    </w:rPr>
    <w:tblPr>
      <w:tblStyleRowBandSize w:val="1"/>
      <w:tblStyleColBandSize w:val="1"/>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7" w:type="dxa"/>
        <w:right w:w="57" w:type="dxa"/>
      </w:tblCellMar>
    </w:tblPr>
    <w:tblStylePr w:type="firstRow">
      <w:pPr>
        <w:wordWrap/>
        <w:spacing w:beforeLines="0" w:beforeAutospacing="0" w:afterLines="0" w:afterAutospacing="0" w:line="240" w:lineRule="auto"/>
        <w:contextualSpacing w:val="0"/>
      </w:pPr>
      <w:rPr>
        <w:rFonts w:ascii="Arial" w:hAnsi="Arial"/>
        <w:b/>
        <w:color w:val="FFFFFF"/>
        <w:sz w:val="20"/>
      </w:rPr>
      <w:tblPr/>
      <w:tcPr>
        <w:shd w:val="clear" w:color="auto" w:fill="C00000"/>
      </w:tcPr>
    </w:tblStylePr>
    <w:tblStylePr w:type="firstCol">
      <w:rPr>
        <w:rFonts w:ascii="Arial" w:hAnsi="Arial"/>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pct15" w:color="auto" w:fill="auto"/>
      </w:tcPr>
    </w:tblStylePr>
  </w:style>
  <w:style w:type="numbering" w:customStyle="1" w:styleId="NIR2005style2">
    <w:name w:val="NIR 2005 style2"/>
    <w:rsid w:val="00865289"/>
    <w:pPr>
      <w:numPr>
        <w:numId w:val="17"/>
      </w:numPr>
    </w:pPr>
  </w:style>
  <w:style w:type="numbering" w:customStyle="1" w:styleId="13">
    <w:name w:val="スタイル13"/>
    <w:rsid w:val="00865289"/>
    <w:pPr>
      <w:numPr>
        <w:numId w:val="19"/>
      </w:numPr>
    </w:pPr>
  </w:style>
  <w:style w:type="table" w:customStyle="1" w:styleId="214">
    <w:name w:val="表 (青)  214"/>
    <w:basedOn w:val="TableNormal"/>
    <w:rsid w:val="00865289"/>
    <w:pPr>
      <w:spacing w:after="0" w:line="240" w:lineRule="auto"/>
    </w:pPr>
    <w:rPr>
      <w:rFonts w:ascii="Century" w:eastAsia="MS Mincho" w:hAnsi="Century" w:cs="Times New Roman"/>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numbering" w:customStyle="1" w:styleId="NoList13">
    <w:name w:val="No List13"/>
    <w:next w:val="NoList"/>
    <w:uiPriority w:val="99"/>
    <w:semiHidden/>
    <w:rsid w:val="00865289"/>
  </w:style>
  <w:style w:type="numbering" w:customStyle="1" w:styleId="ch3f3fng11111111">
    <w:name w:val="chư3fơ3fng 1./ 1./1.1 / 1.1.11"/>
    <w:basedOn w:val="NoList"/>
    <w:next w:val="111111"/>
    <w:rsid w:val="00865289"/>
    <w:pPr>
      <w:numPr>
        <w:numId w:val="24"/>
      </w:numPr>
    </w:pPr>
  </w:style>
  <w:style w:type="numbering" w:customStyle="1" w:styleId="112">
    <w:name w:val="スタイル112"/>
    <w:rsid w:val="00865289"/>
    <w:pPr>
      <w:numPr>
        <w:numId w:val="18"/>
      </w:numPr>
    </w:pPr>
  </w:style>
  <w:style w:type="table" w:customStyle="1" w:styleId="2113">
    <w:name w:val="表 (青)  2113"/>
    <w:basedOn w:val="TableNormal"/>
    <w:rsid w:val="00865289"/>
    <w:pPr>
      <w:spacing w:after="0" w:line="240" w:lineRule="auto"/>
    </w:pPr>
    <w:rPr>
      <w:rFonts w:ascii="Century" w:eastAsia="MS Mincho" w:hAnsi="Century" w:cs="Times New Roman"/>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numbering" w:customStyle="1" w:styleId="1110">
    <w:name w:val="1 / 11"/>
    <w:rsid w:val="00865289"/>
  </w:style>
  <w:style w:type="numbering" w:customStyle="1" w:styleId="31">
    <w:name w:val="スタイル31"/>
    <w:uiPriority w:val="99"/>
    <w:rsid w:val="00865289"/>
    <w:pPr>
      <w:numPr>
        <w:numId w:val="26"/>
      </w:numPr>
    </w:pPr>
  </w:style>
  <w:style w:type="numbering" w:customStyle="1" w:styleId="NoList21">
    <w:name w:val="No List21"/>
    <w:next w:val="NoList"/>
    <w:uiPriority w:val="99"/>
    <w:semiHidden/>
    <w:unhideWhenUsed/>
    <w:rsid w:val="00865289"/>
  </w:style>
  <w:style w:type="table" w:customStyle="1" w:styleId="LightList-Accent112">
    <w:name w:val="Light List - Accent 112"/>
    <w:basedOn w:val="TableNormal"/>
    <w:uiPriority w:val="61"/>
    <w:rsid w:val="00865289"/>
    <w:pPr>
      <w:spacing w:after="0" w:line="240" w:lineRule="auto"/>
    </w:pPr>
    <w:rPr>
      <w:rFonts w:ascii="Calibri" w:eastAsia="Calibri" w:hAnsi="Calibri" w:cs="Times New Roman"/>
      <w:kern w:val="0"/>
      <w:sz w:val="20"/>
      <w:szCs w:val="20"/>
      <w:lang w:val="vi-VN"/>
      <w14:ligatures w14:val="none"/>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numbering" w:customStyle="1" w:styleId="NoList31">
    <w:name w:val="No List31"/>
    <w:next w:val="NoList"/>
    <w:uiPriority w:val="99"/>
    <w:semiHidden/>
    <w:unhideWhenUsed/>
    <w:rsid w:val="00865289"/>
  </w:style>
  <w:style w:type="numbering" w:customStyle="1" w:styleId="NoList111">
    <w:name w:val="No List111"/>
    <w:next w:val="NoList"/>
    <w:uiPriority w:val="99"/>
    <w:semiHidden/>
    <w:rsid w:val="00865289"/>
  </w:style>
  <w:style w:type="numbering" w:customStyle="1" w:styleId="11111111">
    <w:name w:val="1 / 1.1 / 1.1.111"/>
    <w:basedOn w:val="NoList"/>
    <w:next w:val="111111"/>
    <w:rsid w:val="00865289"/>
    <w:pPr>
      <w:numPr>
        <w:numId w:val="25"/>
      </w:numPr>
    </w:pPr>
  </w:style>
  <w:style w:type="numbering" w:customStyle="1" w:styleId="NoList41">
    <w:name w:val="No List41"/>
    <w:next w:val="NoList"/>
    <w:uiPriority w:val="99"/>
    <w:semiHidden/>
    <w:unhideWhenUsed/>
    <w:rsid w:val="00865289"/>
  </w:style>
  <w:style w:type="numbering" w:customStyle="1" w:styleId="NIR2005style11">
    <w:name w:val="NIR 2005 style11"/>
    <w:rsid w:val="00865289"/>
    <w:pPr>
      <w:numPr>
        <w:numId w:val="27"/>
      </w:numPr>
    </w:pPr>
  </w:style>
  <w:style w:type="numbering" w:customStyle="1" w:styleId="121">
    <w:name w:val="スタイル121"/>
    <w:rsid w:val="00865289"/>
    <w:pPr>
      <w:numPr>
        <w:numId w:val="29"/>
      </w:numPr>
    </w:pPr>
  </w:style>
  <w:style w:type="table" w:customStyle="1" w:styleId="2122">
    <w:name w:val="表 (青)  2122"/>
    <w:basedOn w:val="TableNormal"/>
    <w:rsid w:val="00865289"/>
    <w:pPr>
      <w:spacing w:after="0" w:line="240" w:lineRule="auto"/>
    </w:pPr>
    <w:rPr>
      <w:rFonts w:ascii="Century" w:eastAsia="MS Mincho" w:hAnsi="Century" w:cs="Times New Roman"/>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numbering" w:customStyle="1" w:styleId="NoList121">
    <w:name w:val="No List121"/>
    <w:next w:val="NoList"/>
    <w:uiPriority w:val="99"/>
    <w:semiHidden/>
    <w:rsid w:val="00865289"/>
  </w:style>
  <w:style w:type="numbering" w:customStyle="1" w:styleId="11111121">
    <w:name w:val="1 / 1.1 / 1.1.121"/>
    <w:basedOn w:val="NoList"/>
    <w:next w:val="111111"/>
    <w:rsid w:val="00865289"/>
    <w:pPr>
      <w:numPr>
        <w:numId w:val="23"/>
      </w:numPr>
    </w:pPr>
  </w:style>
  <w:style w:type="numbering" w:customStyle="1" w:styleId="1111">
    <w:name w:val="スタイル1111"/>
    <w:rsid w:val="00865289"/>
    <w:pPr>
      <w:numPr>
        <w:numId w:val="28"/>
      </w:numPr>
    </w:pPr>
  </w:style>
  <w:style w:type="table" w:customStyle="1" w:styleId="21112">
    <w:name w:val="表 (青)  21112"/>
    <w:basedOn w:val="TableNormal"/>
    <w:rsid w:val="00865289"/>
    <w:pPr>
      <w:spacing w:after="0" w:line="240" w:lineRule="auto"/>
    </w:pPr>
    <w:rPr>
      <w:rFonts w:ascii="Century" w:eastAsia="MS Mincho" w:hAnsi="Century" w:cs="Times New Roman"/>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numbering" w:customStyle="1" w:styleId="1112">
    <w:name w:val="111"/>
    <w:rsid w:val="00865289"/>
  </w:style>
  <w:style w:type="table" w:styleId="MediumGrid2-Accent4">
    <w:name w:val="Medium Grid 2 Accent 4"/>
    <w:basedOn w:val="TableNormal"/>
    <w:uiPriority w:val="60"/>
    <w:rsid w:val="00865289"/>
    <w:pPr>
      <w:spacing w:after="0" w:line="240" w:lineRule="auto"/>
    </w:pPr>
    <w:rPr>
      <w:rFonts w:ascii="Arial" w:eastAsia="Times New Roman" w:hAnsi="Arial" w:cs="Times New Roman"/>
      <w:color w:val="C45911"/>
      <w:kern w:val="0"/>
      <w:sz w:val="20"/>
      <w:szCs w:val="20"/>
      <w:lang w:val="en-GB" w:eastAsia="en-GB"/>
      <w14:ligatures w14:val="none"/>
    </w:rPr>
    <w:tblPr>
      <w:tblStyleRowBandSize w:val="1"/>
      <w:tblStyleColBandSize w:val="1"/>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MediumGrid2-Accent5">
    <w:name w:val="Medium Grid 2 Accent 5"/>
    <w:basedOn w:val="TableNormal"/>
    <w:uiPriority w:val="60"/>
    <w:rsid w:val="00865289"/>
    <w:pPr>
      <w:spacing w:after="0" w:line="240" w:lineRule="auto"/>
    </w:pPr>
    <w:rPr>
      <w:rFonts w:ascii="Arial" w:eastAsia="Times New Roman" w:hAnsi="Arial" w:cs="Times New Roman"/>
      <w:color w:val="7B7B7B"/>
      <w:kern w:val="0"/>
      <w:sz w:val="20"/>
      <w:szCs w:val="20"/>
      <w:lang w:val="en-GB" w:eastAsia="en-GB"/>
      <w14:ligatures w14:val="none"/>
    </w:rPr>
    <w:tblPr>
      <w:tblStyleRowBandSize w:val="1"/>
      <w:tblStyleColBandSize w:val="1"/>
      <w:tblBorders>
        <w:top w:val="single" w:sz="8" w:space="0" w:color="A5A5A5"/>
        <w:bottom w:val="single" w:sz="8" w:space="0" w:color="A5A5A5"/>
      </w:tblBorders>
    </w:tblPr>
    <w:tblStylePr w:type="firstRow">
      <w:pPr>
        <w:spacing w:beforeLines="0" w:beforeAutospacing="0" w:afterLines="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MediumGrid2-Accent6">
    <w:name w:val="Medium Grid 2 Accent 6"/>
    <w:basedOn w:val="TableNormal"/>
    <w:uiPriority w:val="60"/>
    <w:rsid w:val="00865289"/>
    <w:pPr>
      <w:spacing w:after="0" w:line="240" w:lineRule="auto"/>
    </w:pPr>
    <w:rPr>
      <w:rFonts w:ascii="Arial" w:eastAsia="Times New Roman" w:hAnsi="Arial" w:cs="Times New Roman"/>
      <w:color w:val="BF8F00"/>
      <w:kern w:val="0"/>
      <w:sz w:val="20"/>
      <w:szCs w:val="20"/>
      <w:lang w:val="en-GB" w:eastAsia="en-GB"/>
      <w14:ligatures w14:val="none"/>
    </w:rPr>
    <w:tblPr>
      <w:tblStyleRowBandSize w:val="1"/>
      <w:tblStyleColBandSize w:val="1"/>
      <w:tblBorders>
        <w:top w:val="single" w:sz="8" w:space="0" w:color="FFC000"/>
        <w:bottom w:val="single" w:sz="8" w:space="0" w:color="FFC000"/>
      </w:tblBorders>
    </w:tblPr>
    <w:tblStylePr w:type="firstRow">
      <w:pPr>
        <w:spacing w:beforeLines="0" w:beforeAutospacing="0" w:afterLines="0" w:afterAutospacing="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styleId="ColorfulShading-Accent4">
    <w:name w:val="Colorful Shading Accent 4"/>
    <w:basedOn w:val="TableNormal"/>
    <w:uiPriority w:val="63"/>
    <w:rsid w:val="00865289"/>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styleId="DarkList-Accent6">
    <w:name w:val="Dark List Accent 6"/>
    <w:basedOn w:val="TableNormal"/>
    <w:uiPriority w:val="63"/>
    <w:rsid w:val="00865289"/>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Vrinda" w:eastAsia="Times New Roman" w:hAnsi="Vrinda"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Vrinda" w:eastAsia="Times New Roman" w:hAnsi="Vrinda"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Vrinda" w:eastAsia="Times New Roman" w:hAnsi="Vrinda" w:cs="Times New Roman"/>
        <w:b/>
        <w:bCs/>
      </w:rPr>
    </w:tblStylePr>
    <w:tblStylePr w:type="lastCol">
      <w:rPr>
        <w:rFonts w:ascii="Vrinda" w:eastAsia="Times New Roman" w:hAnsi="Vrinda"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paragraph" w:customStyle="1" w:styleId="GridTable5Dark-Accent12">
    <w:name w:val="Grid Table 5 Dark - Accent 12"/>
    <w:basedOn w:val="Heading1"/>
    <w:next w:val="Normal"/>
    <w:uiPriority w:val="39"/>
    <w:unhideWhenUsed/>
    <w:qFormat/>
    <w:rsid w:val="00865289"/>
    <w:pPr>
      <w:spacing w:before="240" w:after="0" w:line="259" w:lineRule="auto"/>
      <w:ind w:left="1985" w:hanging="1985"/>
      <w:jc w:val="both"/>
      <w:outlineLvl w:val="9"/>
    </w:pPr>
    <w:rPr>
      <w:rFonts w:ascii="Cambria" w:eastAsia="Times New Roman" w:hAnsi="Cambria" w:cs="Times New Roman"/>
      <w:caps/>
      <w:color w:val="365F91"/>
      <w:sz w:val="32"/>
      <w:szCs w:val="32"/>
    </w:rPr>
  </w:style>
  <w:style w:type="character" w:customStyle="1" w:styleId="GridTable3-Accent11">
    <w:name w:val="Grid Table 3 - Accent 11"/>
    <w:rsid w:val="00865289"/>
    <w:rPr>
      <w:b/>
      <w:bCs/>
      <w:smallCaps/>
      <w:spacing w:val="5"/>
    </w:rPr>
  </w:style>
  <w:style w:type="paragraph" w:customStyle="1" w:styleId="MediumShading1-Accent11">
    <w:name w:val="Medium Shading 1 - Accent 11"/>
    <w:link w:val="MediumShading1-Accent1Char"/>
    <w:uiPriority w:val="1"/>
    <w:qFormat/>
    <w:rsid w:val="00865289"/>
    <w:pPr>
      <w:widowControl w:val="0"/>
      <w:spacing w:after="0" w:line="240" w:lineRule="auto"/>
      <w:jc w:val="both"/>
    </w:pPr>
    <w:rPr>
      <w:rFonts w:ascii="Times New Roman" w:eastAsia="MS Mincho" w:hAnsi="Times New Roman" w:cs="Times New Roman"/>
      <w:sz w:val="26"/>
      <w:szCs w:val="21"/>
      <w:lang w:eastAsia="ja-JP"/>
      <w14:ligatures w14:val="none"/>
    </w:rPr>
  </w:style>
  <w:style w:type="character" w:customStyle="1" w:styleId="MediumShading1-Accent1Char">
    <w:name w:val="Medium Shading 1 - Accent 1 Char"/>
    <w:link w:val="MediumShading1-Accent11"/>
    <w:uiPriority w:val="1"/>
    <w:locked/>
    <w:rsid w:val="00865289"/>
    <w:rPr>
      <w:rFonts w:ascii="Times New Roman" w:eastAsia="MS Mincho" w:hAnsi="Times New Roman" w:cs="Times New Roman"/>
      <w:sz w:val="26"/>
      <w:szCs w:val="21"/>
      <w:lang w:eastAsia="ja-JP"/>
      <w14:ligatures w14:val="none"/>
    </w:rPr>
  </w:style>
  <w:style w:type="character" w:customStyle="1" w:styleId="LightGrid-Accent11">
    <w:name w:val="Light Grid - Accent 11"/>
    <w:uiPriority w:val="99"/>
    <w:semiHidden/>
    <w:rsid w:val="00865289"/>
    <w:rPr>
      <w:color w:val="808080"/>
    </w:rPr>
  </w:style>
  <w:style w:type="table" w:customStyle="1" w:styleId="MediumShading2-Accent31">
    <w:name w:val="Medium Shading 2 - Accent 31"/>
    <w:basedOn w:val="TableNormal"/>
    <w:next w:val="ColorfulGrid-Accent3"/>
    <w:uiPriority w:val="60"/>
    <w:rsid w:val="00865289"/>
    <w:pPr>
      <w:spacing w:after="0" w:line="240" w:lineRule="auto"/>
    </w:pPr>
    <w:rPr>
      <w:rFonts w:ascii="Arial" w:eastAsia="Times New Roman" w:hAnsi="Arial" w:cs="Times New Roman"/>
      <w:color w:val="C45911"/>
      <w:kern w:val="0"/>
      <w:sz w:val="20"/>
      <w:szCs w:val="20"/>
      <w:lang w:val="en-GB" w:eastAsia="en-GB"/>
      <w14:ligatures w14:val="none"/>
    </w:rPr>
    <w:tblPr>
      <w:tblStyleRowBandSize w:val="1"/>
      <w:tblStyleColBandSize w:val="1"/>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MediumShading2-Accent41">
    <w:name w:val="Medium Shading 2 - Accent 41"/>
    <w:basedOn w:val="TableNormal"/>
    <w:next w:val="ColorfulGrid-Accent4"/>
    <w:uiPriority w:val="60"/>
    <w:rsid w:val="00865289"/>
    <w:pPr>
      <w:spacing w:after="0" w:line="240" w:lineRule="auto"/>
    </w:pPr>
    <w:rPr>
      <w:rFonts w:ascii="Arial" w:eastAsia="Times New Roman" w:hAnsi="Arial" w:cs="Times New Roman"/>
      <w:color w:val="7B7B7B"/>
      <w:kern w:val="0"/>
      <w:sz w:val="20"/>
      <w:szCs w:val="20"/>
      <w:lang w:val="en-GB" w:eastAsia="en-GB"/>
      <w14:ligatures w14:val="none"/>
    </w:rPr>
    <w:tblPr>
      <w:tblStyleRowBandSize w:val="1"/>
      <w:tblStyleColBandSize w:val="1"/>
      <w:tblBorders>
        <w:top w:val="single" w:sz="8" w:space="0" w:color="A5A5A5"/>
        <w:bottom w:val="single" w:sz="8" w:space="0" w:color="A5A5A5"/>
      </w:tblBorders>
    </w:tblPr>
    <w:tblStylePr w:type="firstRow">
      <w:pPr>
        <w:spacing w:beforeLines="0" w:beforeAutospacing="0" w:afterLines="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MediumShading2-Accent51">
    <w:name w:val="Medium Shading 2 - Accent 51"/>
    <w:basedOn w:val="TableNormal"/>
    <w:next w:val="ColorfulGrid-Accent5"/>
    <w:uiPriority w:val="60"/>
    <w:rsid w:val="00865289"/>
    <w:pPr>
      <w:spacing w:after="0" w:line="240" w:lineRule="auto"/>
    </w:pPr>
    <w:rPr>
      <w:rFonts w:ascii="Arial" w:eastAsia="Times New Roman" w:hAnsi="Arial" w:cs="Times New Roman"/>
      <w:color w:val="BF8F00"/>
      <w:kern w:val="0"/>
      <w:sz w:val="20"/>
      <w:szCs w:val="20"/>
      <w:lang w:val="en-GB" w:eastAsia="en-GB"/>
      <w14:ligatures w14:val="none"/>
    </w:rPr>
    <w:tblPr>
      <w:tblStyleRowBandSize w:val="1"/>
      <w:tblStyleColBandSize w:val="1"/>
      <w:tblBorders>
        <w:top w:val="single" w:sz="8" w:space="0" w:color="FFC000"/>
        <w:bottom w:val="single" w:sz="8" w:space="0" w:color="FFC000"/>
      </w:tblBorders>
    </w:tblPr>
    <w:tblStylePr w:type="firstRow">
      <w:pPr>
        <w:spacing w:beforeLines="0" w:beforeAutospacing="0" w:afterLines="0" w:afterAutospacing="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customStyle="1" w:styleId="MediumGrid1-Accent31">
    <w:name w:val="Medium Grid 1 - Accent 31"/>
    <w:basedOn w:val="TableNormal"/>
    <w:next w:val="LightGrid-Accent4"/>
    <w:uiPriority w:val="63"/>
    <w:rsid w:val="00865289"/>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customStyle="1" w:styleId="MediumList2-Accent51">
    <w:name w:val="Medium List 2 - Accent 51"/>
    <w:basedOn w:val="TableNormal"/>
    <w:next w:val="LightList-Accent6"/>
    <w:uiPriority w:val="62"/>
    <w:rsid w:val="00865289"/>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Raavi" w:eastAsia="Times New Roman" w:hAnsi="Raavi"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Raavi" w:eastAsia="Times New Roman" w:hAnsi="Raavi"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Raavi" w:eastAsia="Times New Roman" w:hAnsi="Raavi" w:cs="Times New Roman"/>
        <w:b/>
        <w:bCs/>
      </w:rPr>
    </w:tblStylePr>
    <w:tblStylePr w:type="lastCol">
      <w:rPr>
        <w:rFonts w:ascii="Raavi" w:eastAsia="Times New Roman" w:hAnsi="Raavi"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paragraph" w:customStyle="1" w:styleId="ColorfulShading-Accent13">
    <w:name w:val="Colorful Shading - Accent 13"/>
    <w:hidden/>
    <w:uiPriority w:val="99"/>
    <w:semiHidden/>
    <w:rsid w:val="00865289"/>
    <w:pPr>
      <w:spacing w:after="0" w:line="240" w:lineRule="auto"/>
    </w:pPr>
    <w:rPr>
      <w:rFonts w:ascii="Times New Roman" w:eastAsia="Times New Roman" w:hAnsi="Times New Roman" w:cs="Times New Roman"/>
      <w:kern w:val="0"/>
      <w:sz w:val="28"/>
      <w14:ligatures w14:val="none"/>
    </w:rPr>
  </w:style>
  <w:style w:type="paragraph" w:customStyle="1" w:styleId="xl88">
    <w:name w:val="xl88"/>
    <w:basedOn w:val="Normal"/>
    <w:rsid w:val="00865289"/>
    <w:pPr>
      <w:pBdr>
        <w:top w:val="single" w:sz="4" w:space="0" w:color="auto"/>
        <w:left w:val="single" w:sz="4" w:space="21" w:color="auto"/>
        <w:bottom w:val="single" w:sz="4" w:space="0" w:color="auto"/>
        <w:right w:val="single" w:sz="4" w:space="0" w:color="auto"/>
      </w:pBdr>
      <w:spacing w:before="100" w:beforeAutospacing="1" w:after="100" w:afterAutospacing="1"/>
      <w:ind w:firstLineChars="300" w:firstLine="300"/>
      <w:textAlignment w:val="center"/>
    </w:pPr>
    <w:rPr>
      <w:sz w:val="16"/>
      <w:szCs w:val="16"/>
      <w:lang w:val="en-AU" w:eastAsia="en-AU"/>
    </w:rPr>
  </w:style>
  <w:style w:type="table" w:styleId="PlainTable3">
    <w:name w:val="Plain Table 3"/>
    <w:basedOn w:val="TableNormal"/>
    <w:uiPriority w:val="34"/>
    <w:qFormat/>
    <w:rsid w:val="00865289"/>
    <w:pPr>
      <w:spacing w:after="0" w:line="240" w:lineRule="auto"/>
    </w:pPr>
    <w:rPr>
      <w:rFonts w:ascii="Calibri" w:eastAsia="MS Mincho" w:hAnsi="Calibri" w:cs="Times New Roman"/>
      <w:kern w:val="0"/>
      <w:sz w:val="28"/>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lastRow">
      <w:tblPr/>
      <w:tcPr>
        <w:tcBorders>
          <w:top w:val="single" w:sz="18" w:space="0" w:color="CF7B79"/>
        </w:tcBorders>
      </w:tcPr>
    </w:tblStylePr>
    <w:tblStylePr w:type="band1Vert">
      <w:tblPr/>
      <w:tcPr>
        <w:shd w:val="clear" w:color="auto" w:fill="DFA7A6"/>
      </w:tcPr>
    </w:tblStylePr>
    <w:tblStylePr w:type="band1Horz">
      <w:tblPr/>
      <w:tcPr>
        <w:shd w:val="clear" w:color="auto" w:fill="DFA7A6"/>
      </w:tcPr>
    </w:tblStylePr>
  </w:style>
  <w:style w:type="table" w:styleId="GridTable4">
    <w:name w:val="Grid Table 4"/>
    <w:basedOn w:val="TableNormal"/>
    <w:uiPriority w:val="60"/>
    <w:rsid w:val="00865289"/>
    <w:pPr>
      <w:spacing w:after="0" w:line="240" w:lineRule="auto"/>
    </w:pPr>
    <w:rPr>
      <w:rFonts w:ascii="Arial" w:eastAsia="Times New Roman" w:hAnsi="Arial" w:cs="Times New Roman"/>
      <w:color w:val="7B7B7B"/>
      <w:kern w:val="0"/>
      <w:sz w:val="20"/>
      <w:szCs w:val="20"/>
      <w:lang w:val="en-GB" w:eastAsia="en-GB"/>
      <w14:ligatures w14:val="none"/>
    </w:rPr>
    <w:tblPr>
      <w:tblStyleRowBandSize w:val="1"/>
      <w:tblStyleColBandSize w:val="1"/>
      <w:tblBorders>
        <w:top w:val="single" w:sz="8" w:space="0" w:color="A5A5A5"/>
        <w:bottom w:val="single" w:sz="8" w:space="0" w:color="A5A5A5"/>
      </w:tblBorders>
    </w:tblPr>
    <w:tblStylePr w:type="firstRow">
      <w:pPr>
        <w:spacing w:beforeLines="0" w:beforeAutospacing="0" w:afterLines="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GridTable4-Accent2">
    <w:name w:val="Grid Table 4 Accent 2"/>
    <w:basedOn w:val="TableNormal"/>
    <w:uiPriority w:val="60"/>
    <w:qFormat/>
    <w:rsid w:val="00865289"/>
    <w:pPr>
      <w:spacing w:after="0" w:line="240" w:lineRule="auto"/>
    </w:pPr>
    <w:rPr>
      <w:rFonts w:ascii="Arial" w:eastAsia="Times New Roman" w:hAnsi="Arial" w:cs="Times New Roman"/>
      <w:color w:val="BF8F00"/>
      <w:kern w:val="0"/>
      <w:sz w:val="20"/>
      <w:szCs w:val="20"/>
      <w:lang w:val="en-GB" w:eastAsia="en-GB"/>
      <w14:ligatures w14:val="none"/>
    </w:rPr>
    <w:tblPr>
      <w:tblStyleRowBandSize w:val="1"/>
      <w:tblStyleColBandSize w:val="1"/>
      <w:tblBorders>
        <w:top w:val="single" w:sz="8" w:space="0" w:color="FFC000"/>
        <w:bottom w:val="single" w:sz="8" w:space="0" w:color="FFC000"/>
      </w:tblBorders>
    </w:tblPr>
    <w:tblStylePr w:type="firstRow">
      <w:pPr>
        <w:spacing w:beforeLines="0" w:beforeAutospacing="0" w:afterLines="0" w:afterAutospacing="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styleId="GridTable6Colorful-Accent2">
    <w:name w:val="Grid Table 6 Colorful Accent 2"/>
    <w:basedOn w:val="TableNormal"/>
    <w:uiPriority w:val="62"/>
    <w:rsid w:val="00865289"/>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Raavi" w:eastAsia="Times New Roman" w:hAnsi="Raavi"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Raavi" w:eastAsia="Times New Roman" w:hAnsi="Raavi"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Raavi" w:eastAsia="Times New Roman" w:hAnsi="Raavi" w:cs="Times New Roman"/>
        <w:b/>
        <w:bCs/>
      </w:rPr>
    </w:tblStylePr>
    <w:tblStylePr w:type="lastCol">
      <w:rPr>
        <w:rFonts w:ascii="Raavi" w:eastAsia="Times New Roman" w:hAnsi="Raavi"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styleId="MediumGrid1-Accent6">
    <w:name w:val="Medium Grid 1 Accent 6"/>
    <w:basedOn w:val="TableNormal"/>
    <w:uiPriority w:val="60"/>
    <w:rsid w:val="00865289"/>
    <w:pPr>
      <w:spacing w:after="0" w:line="240" w:lineRule="auto"/>
    </w:pPr>
    <w:rPr>
      <w:rFonts w:ascii="Arial" w:eastAsia="Times New Roman" w:hAnsi="Arial" w:cs="Times New Roman"/>
      <w:color w:val="C45911"/>
      <w:kern w:val="0"/>
      <w:sz w:val="20"/>
      <w:szCs w:val="20"/>
      <w:lang w:val="en-GB" w:eastAsia="en-GB"/>
      <w14:ligatures w14:val="none"/>
    </w:rPr>
    <w:tblPr>
      <w:tblStyleRowBandSize w:val="1"/>
      <w:tblStyleColBandSize w:val="1"/>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PlainTable1">
    <w:name w:val="Plain Table 1"/>
    <w:basedOn w:val="TableNormal"/>
    <w:uiPriority w:val="60"/>
    <w:rsid w:val="00865289"/>
    <w:pPr>
      <w:spacing w:after="0" w:line="240" w:lineRule="auto"/>
    </w:pPr>
    <w:rPr>
      <w:rFonts w:ascii="Arial" w:eastAsia="Times New Roman" w:hAnsi="Arial" w:cs="Times New Roman"/>
      <w:color w:val="7B7B7B"/>
      <w:kern w:val="0"/>
      <w:sz w:val="20"/>
      <w:szCs w:val="20"/>
      <w:lang w:val="en-GB" w:eastAsia="en-GB"/>
      <w14:ligatures w14:val="none"/>
    </w:rPr>
    <w:tblPr>
      <w:tblStyleRowBandSize w:val="1"/>
      <w:tblStyleColBandSize w:val="1"/>
      <w:tblBorders>
        <w:top w:val="single" w:sz="8" w:space="0" w:color="A5A5A5"/>
        <w:bottom w:val="single" w:sz="8" w:space="0" w:color="A5A5A5"/>
      </w:tblBorders>
    </w:tblPr>
    <w:tblStylePr w:type="firstRow">
      <w:pPr>
        <w:spacing w:beforeLines="0" w:beforeAutospacing="0" w:afterLines="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GridTable2-Accent1">
    <w:name w:val="Grid Table 2 Accent 1"/>
    <w:basedOn w:val="TableNormal"/>
    <w:uiPriority w:val="60"/>
    <w:qFormat/>
    <w:rsid w:val="00865289"/>
    <w:pPr>
      <w:spacing w:after="0" w:line="240" w:lineRule="auto"/>
    </w:pPr>
    <w:rPr>
      <w:rFonts w:ascii="Arial" w:eastAsia="Times New Roman" w:hAnsi="Arial" w:cs="Times New Roman"/>
      <w:color w:val="BF8F00"/>
      <w:kern w:val="0"/>
      <w:sz w:val="20"/>
      <w:szCs w:val="20"/>
      <w:lang w:val="en-GB" w:eastAsia="en-GB"/>
      <w14:ligatures w14:val="none"/>
    </w:rPr>
    <w:tblPr>
      <w:tblStyleRowBandSize w:val="1"/>
      <w:tblStyleColBandSize w:val="1"/>
      <w:tblBorders>
        <w:top w:val="single" w:sz="8" w:space="0" w:color="FFC000"/>
        <w:bottom w:val="single" w:sz="8" w:space="0" w:color="FFC000"/>
      </w:tblBorders>
    </w:tblPr>
    <w:tblStylePr w:type="firstRow">
      <w:pPr>
        <w:spacing w:beforeLines="0" w:beforeAutospacing="0" w:afterLines="0" w:afterAutospacing="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styleId="GridTable4-Accent1">
    <w:name w:val="Grid Table 4 Accent 1"/>
    <w:basedOn w:val="TableNormal"/>
    <w:uiPriority w:val="62"/>
    <w:rsid w:val="00865289"/>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Shruti" w:eastAsia="Times New Roman" w:hAnsi="Shruti"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Shruti" w:eastAsia="Times New Roman" w:hAnsi="Shruti"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Shruti" w:eastAsia="Times New Roman" w:hAnsi="Shruti" w:cs="Times New Roman"/>
        <w:b/>
        <w:bCs/>
      </w:rPr>
    </w:tblStylePr>
    <w:tblStylePr w:type="lastCol">
      <w:rPr>
        <w:rFonts w:ascii="Shruti" w:eastAsia="Times New Roman" w:hAnsi="Shruti"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paragraph" w:customStyle="1" w:styleId="GridTable5Dark-Accent13">
    <w:name w:val="Grid Table 5 Dark - Accent 13"/>
    <w:basedOn w:val="Heading1"/>
    <w:next w:val="Normal"/>
    <w:uiPriority w:val="39"/>
    <w:unhideWhenUsed/>
    <w:qFormat/>
    <w:rsid w:val="00865289"/>
    <w:pPr>
      <w:spacing w:before="240" w:after="0" w:line="259" w:lineRule="auto"/>
      <w:ind w:left="1985" w:hanging="1985"/>
      <w:jc w:val="both"/>
      <w:outlineLvl w:val="9"/>
    </w:pPr>
    <w:rPr>
      <w:rFonts w:ascii="Cambria" w:eastAsia="Times New Roman" w:hAnsi="Cambria" w:cs="Times New Roman"/>
      <w:b/>
      <w:caps/>
      <w:color w:val="365F91"/>
      <w:sz w:val="32"/>
      <w:szCs w:val="32"/>
      <w:lang w:eastAsia="x-none"/>
    </w:rPr>
  </w:style>
  <w:style w:type="character" w:customStyle="1" w:styleId="GridTable3-Accent12">
    <w:name w:val="Grid Table 3 - Accent 12"/>
    <w:rsid w:val="00865289"/>
    <w:rPr>
      <w:b/>
      <w:bCs/>
      <w:smallCaps/>
      <w:spacing w:val="5"/>
    </w:rPr>
  </w:style>
  <w:style w:type="table" w:styleId="ColorfulList-Accent5">
    <w:name w:val="Colorful List Accent 5"/>
    <w:basedOn w:val="TableNormal"/>
    <w:uiPriority w:val="60"/>
    <w:rsid w:val="00865289"/>
    <w:pPr>
      <w:spacing w:after="0" w:line="240" w:lineRule="auto"/>
    </w:pPr>
    <w:rPr>
      <w:rFonts w:ascii="Arial" w:eastAsia="Times New Roman" w:hAnsi="Arial" w:cs="Times New Roman"/>
      <w:color w:val="C45911"/>
      <w:kern w:val="0"/>
      <w:sz w:val="20"/>
      <w:szCs w:val="20"/>
      <w:lang w:val="en-GB" w:eastAsia="en-GB"/>
      <w14:ligatures w14:val="none"/>
    </w:rPr>
    <w:tblPr>
      <w:tblStyleRowBandSize w:val="1"/>
      <w:tblStyleColBandSize w:val="1"/>
      <w:tblBorders>
        <w:top w:val="single" w:sz="8" w:space="0" w:color="ED7D31"/>
        <w:bottom w:val="single" w:sz="8" w:space="0" w:color="ED7D31"/>
      </w:tblBorders>
    </w:tblPr>
    <w:tblStylePr w:type="fir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ColorfulList-Accent6">
    <w:name w:val="Colorful List Accent 6"/>
    <w:basedOn w:val="TableNormal"/>
    <w:uiPriority w:val="60"/>
    <w:rsid w:val="00865289"/>
    <w:pPr>
      <w:spacing w:after="0" w:line="240" w:lineRule="auto"/>
    </w:pPr>
    <w:rPr>
      <w:rFonts w:ascii="Arial" w:eastAsia="Times New Roman" w:hAnsi="Arial" w:cs="Times New Roman"/>
      <w:color w:val="7B7B7B"/>
      <w:kern w:val="0"/>
      <w:sz w:val="20"/>
      <w:szCs w:val="20"/>
      <w:lang w:val="en-GB" w:eastAsia="en-GB"/>
      <w14:ligatures w14:val="none"/>
    </w:rPr>
    <w:tblPr>
      <w:tblStyleRowBandSize w:val="1"/>
      <w:tblStyleColBandSize w:val="1"/>
      <w:tblBorders>
        <w:top w:val="single" w:sz="8" w:space="0" w:color="A5A5A5"/>
        <w:bottom w:val="single" w:sz="8" w:space="0" w:color="A5A5A5"/>
      </w:tblBorders>
    </w:tblPr>
    <w:tblStylePr w:type="firstRow">
      <w:pPr>
        <w:spacing w:beforeLines="0" w:beforeAutospacing="0" w:afterLines="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TableGridLight">
    <w:name w:val="Grid Table Light"/>
    <w:basedOn w:val="TableNormal"/>
    <w:uiPriority w:val="60"/>
    <w:qFormat/>
    <w:rsid w:val="00865289"/>
    <w:pPr>
      <w:spacing w:after="0" w:line="240" w:lineRule="auto"/>
    </w:pPr>
    <w:rPr>
      <w:rFonts w:ascii="Arial" w:eastAsia="Times New Roman" w:hAnsi="Arial" w:cs="Times New Roman"/>
      <w:color w:val="BF8F00"/>
      <w:kern w:val="0"/>
      <w:sz w:val="20"/>
      <w:szCs w:val="20"/>
      <w:lang w:val="en-GB" w:eastAsia="en-GB"/>
      <w14:ligatures w14:val="none"/>
    </w:rPr>
    <w:tblPr>
      <w:tblStyleRowBandSize w:val="1"/>
      <w:tblStyleColBandSize w:val="1"/>
      <w:tblBorders>
        <w:top w:val="single" w:sz="8" w:space="0" w:color="FFC000"/>
        <w:bottom w:val="single" w:sz="8" w:space="0" w:color="FFC000"/>
      </w:tblBorders>
    </w:tblPr>
    <w:tblStylePr w:type="firstRow">
      <w:pPr>
        <w:spacing w:beforeLines="0" w:beforeAutospacing="0" w:afterLines="0" w:afterAutospacing="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styleId="GridTable2">
    <w:name w:val="Grid Table 2"/>
    <w:basedOn w:val="TableNormal"/>
    <w:uiPriority w:val="62"/>
    <w:rsid w:val="00865289"/>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Shruti" w:eastAsia="Times New Roman" w:hAnsi="Shruti"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Shruti" w:eastAsia="Times New Roman" w:hAnsi="Shruti"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Shruti" w:eastAsia="Times New Roman" w:hAnsi="Shruti" w:cs="Times New Roman"/>
        <w:b/>
        <w:bCs/>
      </w:rPr>
    </w:tblStylePr>
    <w:tblStylePr w:type="lastCol">
      <w:rPr>
        <w:rFonts w:ascii="Shruti" w:eastAsia="Times New Roman" w:hAnsi="Shruti"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styleId="MediumGrid1-Accent3">
    <w:name w:val="Medium Grid 1 Accent 3"/>
    <w:basedOn w:val="TableNormal"/>
    <w:uiPriority w:val="1"/>
    <w:qFormat/>
    <w:rsid w:val="00865289"/>
    <w:pPr>
      <w:spacing w:after="0" w:line="240" w:lineRule="auto"/>
    </w:pPr>
    <w:rPr>
      <w:rFonts w:ascii="Times New Roman" w:eastAsia="MS Mincho" w:hAnsi="Times New Roman" w:cs="Times New Roman"/>
      <w:sz w:val="26"/>
      <w:szCs w:val="21"/>
      <w:lang w:val="x-none" w:eastAsia="ja-JP" w:bidi="x-none"/>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styleId="UnresolvedMention">
    <w:name w:val="Unresolved Mention"/>
    <w:uiPriority w:val="99"/>
    <w:semiHidden/>
    <w:unhideWhenUsed/>
    <w:rsid w:val="00865289"/>
    <w:rPr>
      <w:color w:val="605E5C"/>
      <w:shd w:val="clear" w:color="auto" w:fill="E1DFDD"/>
    </w:rPr>
  </w:style>
  <w:style w:type="paragraph" w:styleId="Revision">
    <w:name w:val="Revision"/>
    <w:hidden/>
    <w:uiPriority w:val="71"/>
    <w:rsid w:val="00865289"/>
    <w:pPr>
      <w:spacing w:after="0" w:line="240" w:lineRule="auto"/>
    </w:pPr>
    <w:rPr>
      <w:rFonts w:ascii="Times New Roman" w:eastAsia="Times New Roman" w:hAnsi="Times New Roman" w:cs="Times New Roman"/>
      <w:kern w:val="0"/>
      <w:sz w:val="28"/>
      <w14:ligatures w14:val="none"/>
    </w:rPr>
  </w:style>
  <w:style w:type="paragraph" w:styleId="TOCHeading">
    <w:name w:val="TOC Heading"/>
    <w:basedOn w:val="Heading1"/>
    <w:next w:val="Normal"/>
    <w:uiPriority w:val="39"/>
    <w:semiHidden/>
    <w:unhideWhenUsed/>
    <w:qFormat/>
    <w:rsid w:val="00865289"/>
    <w:pPr>
      <w:spacing w:before="480" w:after="0" w:line="276" w:lineRule="auto"/>
      <w:outlineLvl w:val="9"/>
    </w:pPr>
    <w:rPr>
      <w:rFonts w:ascii="Cambria" w:eastAsia="Times New Roman" w:hAnsi="Cambria" w:cs="Times New Roman"/>
      <w:b/>
      <w:bCs/>
      <w:color w:val="365F91"/>
      <w:sz w:val="28"/>
      <w:szCs w:val="28"/>
    </w:rPr>
  </w:style>
  <w:style w:type="paragraph" w:customStyle="1" w:styleId="Btb">
    <w:name w:val="Btb"/>
    <w:basedOn w:val="Normal"/>
    <w:link w:val="BtbChar"/>
    <w:qFormat/>
    <w:rsid w:val="00865289"/>
    <w:pPr>
      <w:widowControl w:val="0"/>
      <w:autoSpaceDE w:val="0"/>
      <w:autoSpaceDN w:val="0"/>
      <w:adjustRightInd w:val="0"/>
      <w:spacing w:after="0"/>
      <w:jc w:val="center"/>
    </w:pPr>
    <w:rPr>
      <w:rFonts w:eastAsia="Calibri"/>
      <w:color w:val="242021"/>
      <w:kern w:val="2"/>
      <w:sz w:val="24"/>
    </w:rPr>
  </w:style>
  <w:style w:type="character" w:customStyle="1" w:styleId="BtbChar">
    <w:name w:val="Btb Char"/>
    <w:link w:val="Btb"/>
    <w:rsid w:val="00865289"/>
    <w:rPr>
      <w:rFonts w:ascii="Times New Roman" w:eastAsia="Calibri" w:hAnsi="Times New Roman" w:cs="Times New Roman"/>
      <w:color w:val="242021"/>
      <w14:ligatures w14:val="none"/>
    </w:rPr>
  </w:style>
  <w:style w:type="table" w:customStyle="1" w:styleId="TableGrid9">
    <w:name w:val="Table Grid9"/>
    <w:basedOn w:val="TableNormal"/>
    <w:next w:val="TableGrid"/>
    <w:uiPriority w:val="39"/>
    <w:rsid w:val="00865289"/>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865289"/>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865289"/>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865289"/>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865289"/>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d1">
    <w:name w:val="Hd1"/>
    <w:basedOn w:val="Normal"/>
    <w:qFormat/>
    <w:rsid w:val="00865289"/>
    <w:pPr>
      <w:spacing w:before="120" w:after="120" w:line="276" w:lineRule="auto"/>
      <w:jc w:val="both"/>
      <w:outlineLvl w:val="0"/>
    </w:pPr>
    <w:rPr>
      <w:rFonts w:eastAsia="Calibri"/>
      <w:b/>
      <w:sz w:val="26"/>
      <w:szCs w:val="22"/>
    </w:rPr>
  </w:style>
  <w:style w:type="paragraph" w:customStyle="1" w:styleId="Hd2">
    <w:name w:val="Hd2"/>
    <w:basedOn w:val="Hd1"/>
    <w:qFormat/>
    <w:rsid w:val="00865289"/>
    <w:pPr>
      <w:outlineLvl w:val="1"/>
    </w:pPr>
  </w:style>
  <w:style w:type="paragraph" w:customStyle="1" w:styleId="Hd3">
    <w:name w:val="Hd3"/>
    <w:basedOn w:val="Hd2"/>
    <w:qFormat/>
    <w:rsid w:val="00865289"/>
    <w:pPr>
      <w:tabs>
        <w:tab w:val="num" w:pos="851"/>
      </w:tabs>
      <w:outlineLvl w:val="2"/>
    </w:pPr>
  </w:style>
  <w:style w:type="paragraph" w:customStyle="1" w:styleId="N1">
    <w:name w:val="N1"/>
    <w:basedOn w:val="Normal"/>
    <w:rsid w:val="00865289"/>
    <w:pPr>
      <w:spacing w:before="120" w:after="0" w:line="276" w:lineRule="auto"/>
      <w:jc w:val="both"/>
    </w:pPr>
    <w:rPr>
      <w:rFonts w:eastAsia="Calibri"/>
      <w:sz w:val="26"/>
      <w:szCs w:val="22"/>
    </w:rPr>
  </w:style>
  <w:style w:type="paragraph" w:customStyle="1" w:styleId="N2">
    <w:name w:val="N2"/>
    <w:basedOn w:val="N1"/>
    <w:link w:val="N2Char"/>
    <w:qFormat/>
    <w:rsid w:val="00865289"/>
    <w:pPr>
      <w:ind w:left="568" w:hanging="284"/>
    </w:pPr>
  </w:style>
  <w:style w:type="character" w:customStyle="1" w:styleId="N2Char">
    <w:name w:val="N2 Char"/>
    <w:link w:val="N2"/>
    <w:rsid w:val="00865289"/>
    <w:rPr>
      <w:rFonts w:ascii="Times New Roman" w:eastAsia="Calibri" w:hAnsi="Times New Roman" w:cs="Times New Roman"/>
      <w:kern w:val="0"/>
      <w:sz w:val="26"/>
      <w:szCs w:val="22"/>
      <w14:ligatures w14:val="none"/>
    </w:rPr>
  </w:style>
  <w:style w:type="paragraph" w:customStyle="1" w:styleId="Hd5">
    <w:name w:val="Hd5"/>
    <w:basedOn w:val="Hd3"/>
    <w:qFormat/>
    <w:rsid w:val="00865289"/>
    <w:pPr>
      <w:tabs>
        <w:tab w:val="clear" w:pos="851"/>
      </w:tabs>
      <w:outlineLvl w:val="3"/>
    </w:pPr>
  </w:style>
  <w:style w:type="paragraph" w:customStyle="1" w:styleId="Hd6">
    <w:name w:val="Hd6"/>
    <w:basedOn w:val="Hd5"/>
    <w:qFormat/>
    <w:rsid w:val="00865289"/>
    <w:pPr>
      <w:ind w:left="283" w:firstLine="215"/>
      <w:outlineLvl w:val="4"/>
    </w:pPr>
    <w:rPr>
      <w:b w:val="0"/>
      <w:i/>
    </w:rPr>
  </w:style>
  <w:style w:type="paragraph" w:customStyle="1" w:styleId="Hd7">
    <w:name w:val="Hd7"/>
    <w:basedOn w:val="Hd2"/>
    <w:qFormat/>
    <w:rsid w:val="00865289"/>
    <w:pPr>
      <w:ind w:left="283"/>
      <w:outlineLvl w:val="5"/>
    </w:pPr>
    <w:rPr>
      <w:b w:val="0"/>
      <w:i/>
    </w:rPr>
  </w:style>
  <w:style w:type="table" w:customStyle="1" w:styleId="TableGrid16">
    <w:name w:val="Table Grid16"/>
    <w:basedOn w:val="TableNormal"/>
    <w:next w:val="TableGrid"/>
    <w:uiPriority w:val="39"/>
    <w:rsid w:val="00865289"/>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531688">
      <w:bodyDiv w:val="1"/>
      <w:marLeft w:val="0"/>
      <w:marRight w:val="0"/>
      <w:marTop w:val="0"/>
      <w:marBottom w:val="0"/>
      <w:divBdr>
        <w:top w:val="none" w:sz="0" w:space="0" w:color="auto"/>
        <w:left w:val="none" w:sz="0" w:space="0" w:color="auto"/>
        <w:bottom w:val="none" w:sz="0" w:space="0" w:color="auto"/>
        <w:right w:val="none" w:sz="0" w:space="0" w:color="auto"/>
      </w:divBdr>
    </w:div>
    <w:div w:id="2084796567">
      <w:bodyDiv w:val="1"/>
      <w:marLeft w:val="0"/>
      <w:marRight w:val="0"/>
      <w:marTop w:val="0"/>
      <w:marBottom w:val="0"/>
      <w:divBdr>
        <w:top w:val="none" w:sz="0" w:space="0" w:color="auto"/>
        <w:left w:val="none" w:sz="0" w:space="0" w:color="auto"/>
        <w:bottom w:val="none" w:sz="0" w:space="0" w:color="auto"/>
        <w:right w:val="none" w:sz="0" w:space="0" w:color="auto"/>
      </w:divBdr>
    </w:div>
    <w:div w:id="2092389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oleObject" Target="embeddings/oleObject1.bin"/><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3.wmf"/><Relationship Id="rId2" Type="http://schemas.openxmlformats.org/officeDocument/2006/relationships/numbering" Target="numbering.xml"/><Relationship Id="rId16" Type="http://schemas.openxmlformats.org/officeDocument/2006/relationships/oleObject" Target="embeddings/Microsoft_Excel_97-2003_Worksheet1.xls"/><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2.png"/><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oleObject" Target="embeddings/Microsoft_Excel_97-2003_Worksheet.xl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293F7-8419-40CE-89E6-83FF9D33A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915</TotalTime>
  <Pages>40</Pages>
  <Words>8346</Words>
  <Characters>47578</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Pham</dc:creator>
  <cp:keywords/>
  <dc:description/>
  <cp:lastModifiedBy>Anh Pham</cp:lastModifiedBy>
  <cp:revision>155</cp:revision>
  <dcterms:created xsi:type="dcterms:W3CDTF">2025-04-26T14:38:00Z</dcterms:created>
  <dcterms:modified xsi:type="dcterms:W3CDTF">2025-11-08T16:38:00Z</dcterms:modified>
</cp:coreProperties>
</file>